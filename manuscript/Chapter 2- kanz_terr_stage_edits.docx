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000001E" w14:textId="590FE23C"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024FC">
        <w:rPr>
          <w:rFonts w:ascii="Times New Roman" w:eastAsia="Times New Roman" w:hAnsi="Times New Roman" w:cs="Times New Roman"/>
          <w:sz w:val="24"/>
          <w:szCs w:val="24"/>
        </w:rPr>
        <w:t xml:space="preserve">Fish are often top predators in freshwater ecosystems, yet a substantial proportion of their prey can come from </w:t>
      </w:r>
      <w:r w:rsidR="00B9653E">
        <w:rPr>
          <w:rFonts w:ascii="Times New Roman" w:eastAsia="Times New Roman" w:hAnsi="Times New Roman" w:cs="Times New Roman"/>
          <w:sz w:val="24"/>
          <w:szCs w:val="24"/>
        </w:rPr>
        <w:t>non-aquatic sources such as terrestrial subsidies</w:t>
      </w:r>
      <w:r w:rsidR="003024FC">
        <w:rPr>
          <w:rFonts w:ascii="Times New Roman" w:eastAsia="Times New Roman" w:hAnsi="Times New Roman" w:cs="Times New Roman"/>
          <w:sz w:val="24"/>
          <w:szCs w:val="24"/>
        </w:rPr>
        <w:t xml:space="preserve">, the importance of which is tied to fish foraging domain and behavior. However, the same fish traits (e.g., propensity for surface feeding), may also </w:t>
      </w:r>
      <w:r w:rsidR="00B9653E">
        <w:rPr>
          <w:rFonts w:ascii="Times New Roman" w:eastAsia="Times New Roman" w:hAnsi="Times New Roman" w:cs="Times New Roman"/>
          <w:sz w:val="24"/>
          <w:szCs w:val="24"/>
        </w:rPr>
        <w:t>alter how fish consume the remaining fraction of aquatic prey, such as the life-stages of aquatic insects that are eaten</w:t>
      </w:r>
      <w:r w:rsidR="003024FC">
        <w:rPr>
          <w:rFonts w:ascii="Times New Roman" w:eastAsia="Times New Roman" w:hAnsi="Times New Roman" w:cs="Times New Roman"/>
          <w:sz w:val="24"/>
          <w:szCs w:val="24"/>
        </w:rPr>
        <w:t xml:space="preserve">. This is potentially ecologically important, since aquatic insects stop feeding at later developmental stages, such as pupae and adults, and are also most susceptible to predation during this transition. </w:t>
      </w:r>
      <w:r>
        <w:rPr>
          <w:rFonts w:ascii="Times New Roman" w:eastAsia="Times New Roman" w:hAnsi="Times New Roman" w:cs="Times New Roman"/>
          <w:sz w:val="24"/>
          <w:szCs w:val="24"/>
        </w:rPr>
        <w:t xml:space="preserve">We hypothesized that </w:t>
      </w:r>
      <w:r w:rsidR="003024FC">
        <w:rPr>
          <w:rFonts w:ascii="Times New Roman" w:eastAsia="Times New Roman" w:hAnsi="Times New Roman" w:cs="Times New Roman"/>
          <w:sz w:val="24"/>
          <w:szCs w:val="24"/>
        </w:rPr>
        <w:t xml:space="preserve">fish </w:t>
      </w:r>
      <w:r>
        <w:rPr>
          <w:rFonts w:ascii="Times New Roman" w:eastAsia="Times New Roman" w:hAnsi="Times New Roman" w:cs="Times New Roman"/>
          <w:sz w:val="24"/>
          <w:szCs w:val="24"/>
        </w:rPr>
        <w:t>feeding domain</w:t>
      </w:r>
      <w:r w:rsidR="003024FC">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the vertical microhabitat used for feeding</w:t>
      </w:r>
      <w:r w:rsidR="003024FC">
        <w:rPr>
          <w:rFonts w:ascii="Times New Roman" w:eastAsia="Times New Roman" w:hAnsi="Times New Roman" w:cs="Times New Roman"/>
          <w:sz w:val="24"/>
          <w:szCs w:val="24"/>
        </w:rPr>
        <w:t xml:space="preserve"> – would be associated with both the fraction of terrestrial prey consumed and the fraction of aquatic prey eaten in non-feeding life-stages</w:t>
      </w:r>
      <w:r>
        <w:rPr>
          <w:rFonts w:ascii="Times New Roman" w:eastAsia="Times New Roman" w:hAnsi="Times New Roman" w:cs="Times New Roman"/>
          <w:sz w:val="24"/>
          <w:szCs w:val="24"/>
        </w:rPr>
        <w:t>. Fish diets (n = 606</w:t>
      </w:r>
      <w:r w:rsidR="00DE3BF4">
        <w:rPr>
          <w:rFonts w:ascii="Times New Roman" w:eastAsia="Times New Roman" w:hAnsi="Times New Roman" w:cs="Times New Roman"/>
          <w:sz w:val="24"/>
          <w:szCs w:val="24"/>
        </w:rPr>
        <w:t xml:space="preserve"> diet samples from </w:t>
      </w:r>
      <w:r w:rsidR="009371A6">
        <w:rPr>
          <w:rFonts w:ascii="Times New Roman" w:eastAsia="Times New Roman" w:hAnsi="Times New Roman" w:cs="Times New Roman"/>
          <w:sz w:val="24"/>
          <w:szCs w:val="24"/>
        </w:rPr>
        <w:t>22 fish species</w:t>
      </w:r>
      <w:r>
        <w:rPr>
          <w:rFonts w:ascii="Times New Roman" w:eastAsia="Times New Roman" w:hAnsi="Times New Roman" w:cs="Times New Roman"/>
          <w:sz w:val="24"/>
          <w:szCs w:val="24"/>
        </w:rPr>
        <w:t xml:space="preserve">) were collected from two backwater and two stream sites repeatedly over two months in the summer. </w:t>
      </w:r>
      <w:r w:rsidR="003024FC">
        <w:rPr>
          <w:rFonts w:ascii="Times New Roman" w:eastAsia="Times New Roman" w:hAnsi="Times New Roman" w:cs="Times New Roman"/>
          <w:sz w:val="24"/>
          <w:szCs w:val="24"/>
        </w:rPr>
        <w:t>Fish</w:t>
      </w:r>
      <w:r w:rsidR="0062550D">
        <w:rPr>
          <w:rFonts w:ascii="Times New Roman" w:eastAsia="Times New Roman" w:hAnsi="Times New Roman" w:cs="Times New Roman"/>
          <w:sz w:val="24"/>
          <w:szCs w:val="24"/>
        </w:rPr>
        <w:t xml:space="preserve"> ate similar amounts of prey, regardless of foraging domain, but differed in the fraction of terrestrial prey consumed. </w:t>
      </w:r>
      <w:r w:rsidR="009371A6">
        <w:rPr>
          <w:rFonts w:ascii="Times New Roman" w:eastAsia="Times New Roman" w:hAnsi="Times New Roman" w:cs="Times New Roman"/>
          <w:sz w:val="24"/>
          <w:szCs w:val="24"/>
        </w:rPr>
        <w:t xml:space="preserve">For fish pre-classified as </w:t>
      </w:r>
      <w:r w:rsidR="0062550D">
        <w:rPr>
          <w:rFonts w:ascii="Times New Roman" w:eastAsia="Times New Roman" w:hAnsi="Times New Roman" w:cs="Times New Roman"/>
          <w:sz w:val="24"/>
          <w:szCs w:val="24"/>
        </w:rPr>
        <w:t xml:space="preserve">surface </w:t>
      </w:r>
      <w:ins w:id="2" w:author="Abraham" w:date="2021-04-25T22:00:00Z">
        <w:r w:rsidR="00077F15">
          <w:rPr>
            <w:rFonts w:ascii="Times New Roman" w:eastAsia="Times New Roman" w:hAnsi="Times New Roman" w:cs="Times New Roman"/>
            <w:sz w:val="24"/>
            <w:szCs w:val="24"/>
          </w:rPr>
          <w:t>forager</w:t>
        </w:r>
      </w:ins>
      <w:del w:id="3" w:author="Abraham" w:date="2021-04-25T22:00:00Z">
        <w:r w:rsidR="0062550D" w:rsidDel="00077F15">
          <w:rPr>
            <w:rFonts w:ascii="Times New Roman" w:eastAsia="Times New Roman" w:hAnsi="Times New Roman" w:cs="Times New Roman"/>
            <w:sz w:val="24"/>
            <w:szCs w:val="24"/>
          </w:rPr>
          <w:delText>feeder</w:delText>
        </w:r>
      </w:del>
      <w:r w:rsidR="0062550D">
        <w:rPr>
          <w:rFonts w:ascii="Times New Roman" w:eastAsia="Times New Roman" w:hAnsi="Times New Roman" w:cs="Times New Roman"/>
          <w:sz w:val="24"/>
          <w:szCs w:val="24"/>
        </w:rPr>
        <w:t xml:space="preserve">s and intermediate </w:t>
      </w:r>
      <w:ins w:id="4" w:author="Abraham" w:date="2021-04-25T22:00:00Z">
        <w:r w:rsidR="00077F15">
          <w:rPr>
            <w:rFonts w:ascii="Times New Roman" w:eastAsia="Times New Roman" w:hAnsi="Times New Roman" w:cs="Times New Roman"/>
            <w:sz w:val="24"/>
            <w:szCs w:val="24"/>
          </w:rPr>
          <w:t>forag</w:t>
        </w:r>
      </w:ins>
      <w:del w:id="5" w:author="Abraham" w:date="2021-04-25T22:00:00Z">
        <w:r w:rsidR="0062550D" w:rsidDel="00077F15">
          <w:rPr>
            <w:rFonts w:ascii="Times New Roman" w:eastAsia="Times New Roman" w:hAnsi="Times New Roman" w:cs="Times New Roman"/>
            <w:sz w:val="24"/>
            <w:szCs w:val="24"/>
          </w:rPr>
          <w:delText>feed</w:delText>
        </w:r>
      </w:del>
      <w:r w:rsidR="0062550D">
        <w:rPr>
          <w:rFonts w:ascii="Times New Roman" w:eastAsia="Times New Roman" w:hAnsi="Times New Roman" w:cs="Times New Roman"/>
          <w:sz w:val="24"/>
          <w:szCs w:val="24"/>
        </w:rPr>
        <w:t xml:space="preserve">ers, </w:t>
      </w:r>
      <w:r w:rsidR="009371A6">
        <w:rPr>
          <w:rFonts w:ascii="Times New Roman" w:eastAsia="Times New Roman" w:hAnsi="Times New Roman" w:cs="Times New Roman"/>
          <w:sz w:val="24"/>
          <w:szCs w:val="24"/>
        </w:rPr>
        <w:t>~12% (by dry mass) of their prey were terrestrial on average</w:t>
      </w:r>
      <w:r w:rsidR="00B9653E">
        <w:rPr>
          <w:rFonts w:ascii="Times New Roman" w:eastAsia="Times New Roman" w:hAnsi="Times New Roman" w:cs="Times New Roman"/>
          <w:sz w:val="24"/>
          <w:szCs w:val="24"/>
        </w:rPr>
        <w:t xml:space="preserve">, ranging </w:t>
      </w:r>
      <w:r w:rsidR="009371A6">
        <w:rPr>
          <w:rFonts w:ascii="Times New Roman" w:eastAsia="Times New Roman" w:hAnsi="Times New Roman" w:cs="Times New Roman"/>
          <w:sz w:val="24"/>
          <w:szCs w:val="24"/>
        </w:rPr>
        <w:t xml:space="preserve">up to 44% for individual fish species. In comparison, the same fraction was only </w:t>
      </w:r>
      <w:r w:rsidR="0062550D">
        <w:rPr>
          <w:rFonts w:ascii="Times New Roman" w:eastAsia="Times New Roman" w:hAnsi="Times New Roman" w:cs="Times New Roman"/>
          <w:sz w:val="24"/>
          <w:szCs w:val="24"/>
        </w:rPr>
        <w:t xml:space="preserve">3% for </w:t>
      </w:r>
      <w:r w:rsidR="009371A6">
        <w:rPr>
          <w:rFonts w:ascii="Times New Roman" w:eastAsia="Times New Roman" w:hAnsi="Times New Roman" w:cs="Times New Roman"/>
          <w:sz w:val="24"/>
          <w:szCs w:val="24"/>
        </w:rPr>
        <w:t xml:space="preserve">fish pre-classified as </w:t>
      </w:r>
      <w:r w:rsidR="0062550D">
        <w:rPr>
          <w:rFonts w:ascii="Times New Roman" w:eastAsia="Times New Roman" w:hAnsi="Times New Roman" w:cs="Times New Roman"/>
          <w:sz w:val="24"/>
          <w:szCs w:val="24"/>
        </w:rPr>
        <w:t xml:space="preserve">benthic </w:t>
      </w:r>
      <w:ins w:id="6" w:author="Abraham" w:date="2021-04-25T22:00:00Z">
        <w:r w:rsidR="00077F15">
          <w:rPr>
            <w:rFonts w:ascii="Times New Roman" w:eastAsia="Times New Roman" w:hAnsi="Times New Roman" w:cs="Times New Roman"/>
            <w:sz w:val="24"/>
            <w:szCs w:val="24"/>
          </w:rPr>
          <w:t>forager</w:t>
        </w:r>
      </w:ins>
      <w:del w:id="7" w:author="Abraham" w:date="2021-04-25T22:00:00Z">
        <w:r w:rsidR="0062550D" w:rsidDel="00077F15">
          <w:rPr>
            <w:rFonts w:ascii="Times New Roman" w:eastAsia="Times New Roman" w:hAnsi="Times New Roman" w:cs="Times New Roman"/>
            <w:sz w:val="24"/>
            <w:szCs w:val="24"/>
          </w:rPr>
          <w:delText>feeder</w:delText>
        </w:r>
      </w:del>
      <w:r w:rsidR="0062550D">
        <w:rPr>
          <w:rFonts w:ascii="Times New Roman" w:eastAsia="Times New Roman" w:hAnsi="Times New Roman" w:cs="Times New Roman"/>
          <w:sz w:val="24"/>
          <w:szCs w:val="24"/>
        </w:rPr>
        <w:t xml:space="preserve">s. </w:t>
      </w:r>
      <w:r w:rsidR="00B9653E">
        <w:rPr>
          <w:rFonts w:ascii="Times New Roman" w:eastAsia="Times New Roman" w:hAnsi="Times New Roman" w:cs="Times New Roman"/>
          <w:sz w:val="24"/>
          <w:szCs w:val="24"/>
        </w:rPr>
        <w:t>Similarly,</w:t>
      </w:r>
      <w:r w:rsidR="007D6506">
        <w:rPr>
          <w:rFonts w:ascii="Times New Roman" w:eastAsia="Times New Roman" w:hAnsi="Times New Roman" w:cs="Times New Roman"/>
          <w:sz w:val="24"/>
          <w:szCs w:val="24"/>
        </w:rPr>
        <w:t xml:space="preserve"> for the remaining aquatic fraction, intermediate and surface-feeding fishes ate non-consumer life-stages at a rate (5-8% of aquatic prey) that was ~5-8 times higher than for benthic fishes (~1%).</w:t>
      </w:r>
      <w:r w:rsidR="00B965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results indicate that stage-structured feeding is not only common in freshwater food webs, but also varies predictably by the foraging domain of fishes.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69AAC808" w:rsidR="00A01730" w:rsidRDefault="004D08DC" w:rsidP="00CC56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8" w:name="_Hlk48637343"/>
      <w:r w:rsidR="00CF2B33">
        <w:rPr>
          <w:rFonts w:ascii="Times New Roman" w:eastAsia="Times New Roman" w:hAnsi="Times New Roman" w:cs="Times New Roman"/>
          <w:sz w:val="24"/>
          <w:szCs w:val="24"/>
        </w:rPr>
        <w:t xml:space="preserve">Approximately </w:t>
      </w:r>
      <w:r w:rsidR="00EA156E">
        <w:rPr>
          <w:rFonts w:ascii="Times New Roman" w:eastAsia="Times New Roman" w:hAnsi="Times New Roman" w:cs="Times New Roman"/>
          <w:sz w:val="24"/>
          <w:szCs w:val="24"/>
        </w:rPr>
        <w:t xml:space="preserve">40% of freshwater fish species are at risk of extinction or are already extinct (Jelks et al. 2008, </w:t>
      </w:r>
      <w:proofErr w:type="spellStart"/>
      <w:r w:rsidR="00EA156E">
        <w:rPr>
          <w:rFonts w:ascii="Times New Roman" w:eastAsia="Times New Roman" w:hAnsi="Times New Roman" w:cs="Times New Roman"/>
          <w:sz w:val="24"/>
          <w:szCs w:val="24"/>
        </w:rPr>
        <w:t>Darwall</w:t>
      </w:r>
      <w:proofErr w:type="spellEnd"/>
      <w:r w:rsidR="00EA156E">
        <w:rPr>
          <w:rFonts w:ascii="Times New Roman" w:eastAsia="Times New Roman" w:hAnsi="Times New Roman" w:cs="Times New Roman"/>
          <w:sz w:val="24"/>
          <w:szCs w:val="24"/>
        </w:rPr>
        <w:t xml:space="preserve"> and </w:t>
      </w:r>
      <w:proofErr w:type="spellStart"/>
      <w:r w:rsidR="00EA156E">
        <w:rPr>
          <w:rFonts w:ascii="Times New Roman" w:eastAsia="Times New Roman" w:hAnsi="Times New Roman" w:cs="Times New Roman"/>
          <w:sz w:val="24"/>
          <w:szCs w:val="24"/>
        </w:rPr>
        <w:t>Freyhoff</w:t>
      </w:r>
      <w:proofErr w:type="spellEnd"/>
      <w:r w:rsidR="00EA156E">
        <w:rPr>
          <w:rFonts w:ascii="Times New Roman" w:eastAsia="Times New Roman" w:hAnsi="Times New Roman" w:cs="Times New Roman"/>
          <w:sz w:val="24"/>
          <w:szCs w:val="24"/>
        </w:rPr>
        <w:t xml:space="preserve"> 2016).</w:t>
      </w:r>
      <w:r w:rsidR="0077473D">
        <w:rPr>
          <w:rFonts w:ascii="Times New Roman" w:eastAsia="Times New Roman" w:hAnsi="Times New Roman" w:cs="Times New Roman"/>
          <w:sz w:val="24"/>
          <w:szCs w:val="24"/>
        </w:rPr>
        <w:t xml:space="preserve"> Because of the importance of fishes in </w:t>
      </w:r>
      <w:r w:rsidR="0077473D">
        <w:rPr>
          <w:rFonts w:ascii="Times New Roman" w:eastAsia="Times New Roman" w:hAnsi="Times New Roman" w:cs="Times New Roman"/>
          <w:sz w:val="24"/>
          <w:szCs w:val="24"/>
        </w:rPr>
        <w:lastRenderedPageBreak/>
        <w:t xml:space="preserve">freshwater ecosystem functioning, this loss has the potential to alter </w:t>
      </w:r>
      <w:r w:rsidR="00A4064A">
        <w:rPr>
          <w:rFonts w:ascii="Times New Roman" w:eastAsia="Times New Roman" w:hAnsi="Times New Roman" w:cs="Times New Roman"/>
          <w:sz w:val="24"/>
          <w:szCs w:val="24"/>
        </w:rPr>
        <w:t xml:space="preserve">the functioning of freshwater food webs (Hargrave 2009, </w:t>
      </w:r>
      <w:proofErr w:type="spellStart"/>
      <w:r w:rsidR="00A4064A">
        <w:rPr>
          <w:rFonts w:ascii="Times New Roman" w:eastAsia="Times New Roman" w:hAnsi="Times New Roman" w:cs="Times New Roman"/>
          <w:sz w:val="24"/>
          <w:szCs w:val="24"/>
        </w:rPr>
        <w:t>Vanni</w:t>
      </w:r>
      <w:proofErr w:type="spellEnd"/>
      <w:r w:rsidR="00A4064A">
        <w:rPr>
          <w:rFonts w:ascii="Times New Roman" w:eastAsia="Times New Roman" w:hAnsi="Times New Roman" w:cs="Times New Roman"/>
          <w:sz w:val="24"/>
          <w:szCs w:val="24"/>
        </w:rPr>
        <w:t xml:space="preserve"> 2010) in addition to linked riparian food webs (Baxter et al. 2005, Wesner 2012). </w:t>
      </w:r>
      <w:proofErr w:type="gramStart"/>
      <w:r w:rsidR="00A4064A">
        <w:rPr>
          <w:rFonts w:ascii="Times New Roman" w:eastAsia="Times New Roman" w:hAnsi="Times New Roman" w:cs="Times New Roman"/>
          <w:sz w:val="24"/>
          <w:szCs w:val="24"/>
        </w:rPr>
        <w:t>In particular, changes</w:t>
      </w:r>
      <w:proofErr w:type="gramEnd"/>
      <w:r w:rsidR="00A4064A">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However, despite the near ubiquity of fish-insect interactions in freshwater food webs, evidence for consistent top-down control of invertebrates by fish is mixed (Matthews 1998, Dahl and Greenberg 1996, Wesner 2016).</w:t>
      </w:r>
      <w:r w:rsidR="00977347">
        <w:rPr>
          <w:rFonts w:ascii="Times New Roman" w:eastAsia="Times New Roman" w:hAnsi="Times New Roman" w:cs="Times New Roman"/>
          <w:sz w:val="24"/>
          <w:szCs w:val="24"/>
        </w:rPr>
        <w:t xml:space="preserve"> </w:t>
      </w:r>
    </w:p>
    <w:p w14:paraId="3220ADFE" w14:textId="4BDFB5EB" w:rsidR="00977347" w:rsidRDefault="00A01730" w:rsidP="00A017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1981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r w:rsidR="00287FD9">
        <w:rPr>
          <w:rFonts w:ascii="Times New Roman" w:eastAsia="Times New Roman" w:hAnsi="Times New Roman" w:cs="Times New Roman"/>
          <w:sz w:val="24"/>
          <w:szCs w:val="24"/>
        </w:rPr>
        <w:t>Such feeding may be ecologically important, because</w:t>
      </w:r>
      <w:r w:rsidR="004A6A13">
        <w:rPr>
          <w:rFonts w:ascii="Times New Roman" w:eastAsia="Times New Roman" w:hAnsi="Times New Roman" w:cs="Times New Roman"/>
          <w:sz w:val="24"/>
          <w:szCs w:val="24"/>
        </w:rPr>
        <w:t xml:space="preserve"> pupae and adult insects 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(Krause et al. 2014), </w:t>
      </w:r>
      <w:r w:rsidR="00287FD9">
        <w:rPr>
          <w:rFonts w:ascii="Times New Roman" w:eastAsia="Times New Roman" w:hAnsi="Times New Roman" w:cs="Times New Roman"/>
          <w:sz w:val="24"/>
          <w:szCs w:val="24"/>
        </w:rPr>
        <w:t>so</w:t>
      </w:r>
      <w:ins w:id="9" w:author="Abraham" w:date="2021-04-25T15:37:00Z">
        <w:r w:rsidR="0015444C">
          <w:rPr>
            <w:rFonts w:ascii="Times New Roman" w:eastAsia="Times New Roman" w:hAnsi="Times New Roman" w:cs="Times New Roman"/>
            <w:sz w:val="24"/>
            <w:szCs w:val="24"/>
          </w:rPr>
          <w:t xml:space="preserve"> it</w:t>
        </w:r>
      </w:ins>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012D7FDE"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10" w:name="_Hlk48641726"/>
      <w:bookmarkEnd w:id="8"/>
      <w:r>
        <w:rPr>
          <w:rFonts w:ascii="Times New Roman" w:eastAsia="Times New Roman" w:hAnsi="Times New Roman" w:cs="Times New Roman"/>
          <w:sz w:val="24"/>
          <w:szCs w:val="24"/>
        </w:rPr>
        <w:lastRenderedPageBreak/>
        <w:t>We refer to this type of feeding as stage-structured predation. That is, predation in which 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10"/>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2016,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0F4D7820"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r w:rsidR="007D6506">
        <w:rPr>
          <w:rFonts w:ascii="Times New Roman" w:eastAsia="Times New Roman" w:hAnsi="Times New Roman" w:cs="Times New Roman"/>
          <w:sz w:val="24"/>
          <w:szCs w:val="24"/>
        </w:rPr>
        <w:t xml:space="preserve">either as terrestrial prey or as aquatic prey in </w:t>
      </w:r>
      <w:r>
        <w:rPr>
          <w:rFonts w:ascii="Times New Roman" w:eastAsia="Times New Roman" w:hAnsi="Times New Roman" w:cs="Times New Roman"/>
          <w:sz w:val="24"/>
          <w:szCs w:val="24"/>
        </w:rPr>
        <w:t>“non-consumer” life-stages (</w:t>
      </w:r>
      <w:r w:rsidR="003F0BA9">
        <w:rPr>
          <w:rFonts w:ascii="Times New Roman" w:eastAsia="Times New Roman" w:hAnsi="Times New Roman" w:cs="Times New Roman"/>
          <w:sz w:val="24"/>
          <w:szCs w:val="24"/>
        </w:rPr>
        <w:t xml:space="preserve">e.g., pupae or larvae; </w:t>
      </w:r>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both</w:t>
      </w:r>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be substantial, with the latter fraction (% non-consumers) increasing</w:t>
      </w:r>
      <w:r>
        <w:rPr>
          <w:rFonts w:ascii="Times New Roman" w:eastAsia="Times New Roman" w:hAnsi="Times New Roman" w:cs="Times New Roman"/>
          <w:sz w:val="24"/>
          <w:szCs w:val="24"/>
        </w:rPr>
        <w:t xml:space="preserve"> during periods of high insect emergence, and that </w:t>
      </w:r>
      <w:r w:rsidR="007D6506">
        <w:rPr>
          <w:rFonts w:ascii="Times New Roman" w:eastAsia="Times New Roman" w:hAnsi="Times New Roman" w:cs="Times New Roman"/>
          <w:sz w:val="24"/>
          <w:szCs w:val="24"/>
        </w:rPr>
        <w:t xml:space="preserve">both fractions </w:t>
      </w:r>
      <w:r>
        <w:rPr>
          <w:rFonts w:ascii="Times New Roman" w:eastAsia="Times New Roman" w:hAnsi="Times New Roman" w:cs="Times New Roman"/>
          <w:sz w:val="24"/>
          <w:szCs w:val="24"/>
        </w:rPr>
        <w:t xml:space="preserve">would </w:t>
      </w:r>
      <w:r w:rsidR="007D6506">
        <w:rPr>
          <w:rFonts w:ascii="Times New Roman" w:eastAsia="Times New Roman" w:hAnsi="Times New Roman" w:cs="Times New Roman"/>
          <w:sz w:val="24"/>
          <w:szCs w:val="24"/>
        </w:rPr>
        <w:t>vary predictably a</w:t>
      </w:r>
      <w:r>
        <w:rPr>
          <w:rFonts w:ascii="Times New Roman" w:eastAsia="Times New Roman" w:hAnsi="Times New Roman" w:cs="Times New Roman"/>
          <w:sz w:val="24"/>
          <w:szCs w:val="24"/>
        </w:rPr>
        <w:t xml:space="preserve">ccording to fish </w:t>
      </w:r>
      <w:ins w:id="11" w:author="Abraham" w:date="2021-04-25T22:01:00Z">
        <w:r w:rsidR="00077F15">
          <w:rPr>
            <w:rFonts w:ascii="Times New Roman" w:eastAsia="Times New Roman" w:hAnsi="Times New Roman" w:cs="Times New Roman"/>
            <w:sz w:val="24"/>
            <w:szCs w:val="24"/>
          </w:rPr>
          <w:t>forag</w:t>
        </w:r>
      </w:ins>
      <w:del w:id="12" w:author="Abraham" w:date="2021-04-25T22:01: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domains.</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Namely, we </w:t>
      </w:r>
      <w:r w:rsidR="003F0BA9">
        <w:rPr>
          <w:rFonts w:ascii="Times New Roman" w:eastAsia="Times New Roman" w:hAnsi="Times New Roman" w:cs="Times New Roman"/>
          <w:sz w:val="24"/>
          <w:szCs w:val="24"/>
        </w:rPr>
        <w:t>predicted</w:t>
      </w:r>
      <w:r w:rsidR="00F760C7">
        <w:rPr>
          <w:rFonts w:ascii="Times New Roman" w:eastAsia="Times New Roman" w:hAnsi="Times New Roman" w:cs="Times New Roman"/>
          <w:sz w:val="24"/>
          <w:szCs w:val="24"/>
        </w:rPr>
        <w:t xml:space="preserve"> that the fraction of total fish diets </w:t>
      </w:r>
      <w:r w:rsidR="0074793C">
        <w:rPr>
          <w:rFonts w:ascii="Times New Roman" w:eastAsia="Times New Roman" w:hAnsi="Times New Roman" w:cs="Times New Roman"/>
          <w:sz w:val="24"/>
          <w:szCs w:val="24"/>
        </w:rPr>
        <w:t>containing</w:t>
      </w:r>
      <w:r w:rsidR="007D6506">
        <w:rPr>
          <w:rFonts w:ascii="Times New Roman" w:eastAsia="Times New Roman" w:hAnsi="Times New Roman" w:cs="Times New Roman"/>
          <w:sz w:val="24"/>
          <w:szCs w:val="24"/>
        </w:rPr>
        <w:t xml:space="preserve"> terrestrial or</w:t>
      </w:r>
      <w:r w:rsidR="00F760C7">
        <w:rPr>
          <w:rFonts w:ascii="Times New Roman" w:eastAsia="Times New Roman" w:hAnsi="Times New Roman" w:cs="Times New Roman"/>
          <w:sz w:val="24"/>
          <w:szCs w:val="24"/>
        </w:rPr>
        <w:t xml:space="preserve"> non-consumer prey would be lowest in benthic-feeding fish</w:t>
      </w:r>
      <w:r>
        <w:rPr>
          <w:rFonts w:ascii="Times New Roman" w:eastAsia="Times New Roman" w:hAnsi="Times New Roman" w:cs="Times New Roman"/>
          <w:sz w:val="24"/>
          <w:szCs w:val="24"/>
        </w:rPr>
        <w:t xml:space="preserve">, </w:t>
      </w:r>
      <w:r w:rsidR="00F760C7">
        <w:rPr>
          <w:rFonts w:ascii="Times New Roman" w:eastAsia="Times New Roman" w:hAnsi="Times New Roman" w:cs="Times New Roman"/>
          <w:sz w:val="24"/>
          <w:szCs w:val="24"/>
        </w:rPr>
        <w:t>highest in surface-feeding fish</w:t>
      </w:r>
      <w:r>
        <w:rPr>
          <w:rFonts w:ascii="Times New Roman" w:eastAsia="Times New Roman" w:hAnsi="Times New Roman" w:cs="Times New Roman"/>
          <w:sz w:val="24"/>
          <w:szCs w:val="24"/>
        </w:rPr>
        <w:t>, and intermediate in fishes that feed at all levels of the water column (intermediate feeders)</w:t>
      </w:r>
      <w:r w:rsidR="00F760C7">
        <w:rPr>
          <w:rFonts w:ascii="Times New Roman" w:eastAsia="Times New Roman" w:hAnsi="Times New Roman" w:cs="Times New Roman"/>
          <w:sz w:val="24"/>
          <w:szCs w:val="24"/>
        </w:rPr>
        <w:t xml:space="preserve">. </w:t>
      </w:r>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0DFB4362" w:rsidR="009D0C37" w:rsidRDefault="004D08DC" w:rsidP="009D0C37">
      <w:pPr>
        <w:spacing w:after="0" w:line="480" w:lineRule="auto"/>
        <w:ind w:firstLine="720"/>
        <w:rPr>
          <w:rFonts w:ascii="Times New Roman" w:eastAsia="Times New Roman" w:hAnsi="Times New Roman" w:cs="Times New Roman"/>
          <w:sz w:val="24"/>
          <w:szCs w:val="24"/>
        </w:rPr>
      </w:pPr>
      <w:bookmarkStart w:id="13"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13"/>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w:t>
      </w:r>
      <w:r>
        <w:rPr>
          <w:rFonts w:ascii="Times New Roman" w:eastAsia="Times New Roman" w:hAnsi="Times New Roman" w:cs="Times New Roman"/>
          <w:sz w:val="24"/>
          <w:szCs w:val="24"/>
        </w:rPr>
        <w:lastRenderedPageBreak/>
        <w:t>backwater (latitude: 42°44'56.56"N, longitude: 96°57'12.08"W). Stream sites were at different locations along the same ephemeral stream system, a first order tributary of the Vermillion river called Spirit Mound Creek, with a width less than 3m and a depth of ~1m (fluctuating with precipitation). The stream sites were upstream (latitude: 42°52'4.29"N, longitude: 96°57'16.25"W) and downstream (latitude: 42°51'7.39"N, longitude: 96°56'39.28"W).</w:t>
      </w:r>
      <w:r w:rsidR="00AD561A">
        <w:rPr>
          <w:rFonts w:ascii="Times New Roman" w:eastAsia="Times New Roman" w:hAnsi="Times New Roman" w:cs="Times New Roman"/>
          <w:sz w:val="24"/>
          <w:szCs w:val="24"/>
        </w:rPr>
        <w:t xml:space="preserve"> </w:t>
      </w:r>
      <w:bookmarkStart w:id="14"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14"/>
    </w:p>
    <w:p w14:paraId="6C40A1D8" w14:textId="1F520C99"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Weekly gut sampling of fish was conducted at each of the four study sites</w:t>
      </w:r>
      <w:r w:rsidR="001D1238">
        <w:rPr>
          <w:rFonts w:ascii="Times New Roman" w:hAnsi="Times New Roman" w:cs="Times New Roman"/>
          <w:sz w:val="24"/>
          <w:szCs w:val="24"/>
        </w:rPr>
        <w:t xml:space="preserve"> starting on June 6, 2019</w:t>
      </w:r>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Finally, all collected fish were released back into the </w:t>
      </w:r>
      <w:r w:rsidRPr="003259A2">
        <w:rPr>
          <w:rFonts w:ascii="Times New Roman" w:hAnsi="Times New Roman" w:cs="Times New Roman"/>
          <w:sz w:val="24"/>
          <w:szCs w:val="24"/>
        </w:rPr>
        <w:t xml:space="preserve">study site.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sampled, number of individuals sampled, and the </w:t>
      </w:r>
      <w:ins w:id="15" w:author="Abraham" w:date="2021-04-25T22:01:00Z">
        <w:r w:rsidR="00077F15">
          <w:rPr>
            <w:rFonts w:ascii="Times New Roman" w:hAnsi="Times New Roman" w:cs="Times New Roman"/>
            <w:sz w:val="24"/>
            <w:szCs w:val="24"/>
          </w:rPr>
          <w:t>forag</w:t>
        </w:r>
      </w:ins>
      <w:del w:id="16" w:author="Abraham" w:date="2021-04-25T22:01:00Z">
        <w:r w:rsidR="00614FA1" w:rsidRPr="00063AE2" w:rsidDel="00077F15">
          <w:rPr>
            <w:rFonts w:ascii="Times New Roman" w:hAnsi="Times New Roman" w:cs="Times New Roman"/>
            <w:sz w:val="24"/>
            <w:szCs w:val="24"/>
          </w:rPr>
          <w:delText>feed</w:delText>
        </w:r>
      </w:del>
      <w:r w:rsidR="00614FA1" w:rsidRPr="00063AE2">
        <w:rPr>
          <w:rFonts w:ascii="Times New Roman" w:hAnsi="Times New Roman" w:cs="Times New Roman"/>
          <w:sz w:val="24"/>
          <w:szCs w:val="24"/>
        </w:rPr>
        <w:t xml:space="preserve">ing domains of these fishes </w:t>
      </w:r>
      <w:r w:rsidR="00AB163C">
        <w:rPr>
          <w:rFonts w:ascii="Times New Roman" w:hAnsi="Times New Roman" w:cs="Times New Roman"/>
          <w:sz w:val="24"/>
          <w:szCs w:val="24"/>
        </w:rPr>
        <w:t>are shown</w:t>
      </w:r>
      <w:r w:rsidR="00614FA1" w:rsidRPr="00063AE2">
        <w:rPr>
          <w:rFonts w:ascii="Times New Roman" w:hAnsi="Times New Roman" w:cs="Times New Roman"/>
          <w:sz w:val="24"/>
          <w:szCs w:val="24"/>
        </w:rPr>
        <w:t xml:space="preserve"> i</w:t>
      </w:r>
      <w:r w:rsidR="00614FA1">
        <w:rPr>
          <w:rFonts w:ascii="Times New Roman" w:hAnsi="Times New Roman" w:cs="Times New Roman"/>
          <w:sz w:val="24"/>
          <w:szCs w:val="24"/>
        </w:rPr>
        <w:t xml:space="preserve">n </w:t>
      </w:r>
      <w:r w:rsidR="00614FA1" w:rsidRPr="00063AE2">
        <w:rPr>
          <w:rFonts w:ascii="Times New Roman" w:hAnsi="Times New Roman" w:cs="Times New Roman"/>
          <w:sz w:val="24"/>
          <w:szCs w:val="24"/>
        </w:rPr>
        <w:t>Fig. 1.</w:t>
      </w:r>
    </w:p>
    <w:p w14:paraId="3D0E9312" w14:textId="336FA08B"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 xml:space="preserve">Prey were further classified as aquatic or terrestrial (based on their larval </w:t>
      </w:r>
      <w:r w:rsidR="00614FA1">
        <w:rPr>
          <w:rFonts w:ascii="Times New Roman" w:hAnsi="Times New Roman" w:cs="Times New Roman"/>
          <w:sz w:val="24"/>
          <w:szCs w:val="24"/>
        </w:rPr>
        <w:lastRenderedPageBreak/>
        <w:t xml:space="preserve">habitat) and as either a consumer or non-consumer, indicating their trophic status in aquatic food webs. Pupae and adult stages of aquatic insects along with all terrestrial insects were classified as non-consumers, while aquatic larvae were classified as consumers. </w:t>
      </w:r>
    </w:p>
    <w:p w14:paraId="00000028" w14:textId="2FEFD55B"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to also increase. </w:t>
      </w:r>
      <w:bookmarkStart w:id="17"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18"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18"/>
      <w:r>
        <w:rPr>
          <w:rFonts w:ascii="Times New Roman" w:eastAsia="Times New Roman" w:hAnsi="Times New Roman" w:cs="Times New Roman"/>
          <w:sz w:val="24"/>
          <w:szCs w:val="24"/>
        </w:rPr>
        <w:t>Samples were frozen upon collection</w:t>
      </w:r>
      <w:bookmarkEnd w:id="17"/>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p>
    <w:p w14:paraId="00000029" w14:textId="1ACA0ACD" w:rsidR="00C85381" w:rsidRDefault="00077F15">
      <w:pPr>
        <w:spacing w:after="0" w:line="480" w:lineRule="auto"/>
        <w:ind w:firstLine="720"/>
        <w:rPr>
          <w:rFonts w:ascii="Times New Roman" w:eastAsia="Times New Roman" w:hAnsi="Times New Roman" w:cs="Times New Roman"/>
          <w:sz w:val="24"/>
          <w:szCs w:val="24"/>
        </w:rPr>
      </w:pPr>
      <w:ins w:id="19" w:author="Abraham" w:date="2021-04-25T22:01:00Z">
        <w:r>
          <w:rPr>
            <w:rFonts w:ascii="Times New Roman" w:eastAsia="Times New Roman" w:hAnsi="Times New Roman" w:cs="Times New Roman"/>
            <w:sz w:val="24"/>
            <w:szCs w:val="24"/>
          </w:rPr>
          <w:t>Forag</w:t>
        </w:r>
      </w:ins>
      <w:del w:id="20" w:author="Abraham" w:date="2021-04-25T22:01:00Z">
        <w:r w:rsidR="000911F1" w:rsidDel="00077F15">
          <w:rPr>
            <w:rFonts w:ascii="Times New Roman" w:eastAsia="Times New Roman" w:hAnsi="Times New Roman" w:cs="Times New Roman"/>
            <w:sz w:val="24"/>
            <w:szCs w:val="24"/>
          </w:rPr>
          <w:delText>Feed</w:delText>
        </w:r>
      </w:del>
      <w:r w:rsidR="000911F1">
        <w:rPr>
          <w:rFonts w:ascii="Times New Roman" w:eastAsia="Times New Roman" w:hAnsi="Times New Roman" w:cs="Times New Roman"/>
          <w:sz w:val="24"/>
          <w:szCs w:val="24"/>
        </w:rPr>
        <w:t xml:space="preserve">ing domain of fishes was assigned based on previous literature studies of each species in our dataset </w:t>
      </w:r>
      <w:r w:rsidR="004D08DC">
        <w:rPr>
          <w:rFonts w:ascii="Times New Roman" w:eastAsia="Times New Roman" w:hAnsi="Times New Roman" w:cs="Times New Roman"/>
          <w:sz w:val="24"/>
          <w:szCs w:val="24"/>
        </w:rPr>
        <w:t>(</w:t>
      </w:r>
      <w:proofErr w:type="spellStart"/>
      <w:r w:rsidR="004D08DC">
        <w:rPr>
          <w:rFonts w:ascii="Times New Roman" w:eastAsia="Times New Roman" w:hAnsi="Times New Roman" w:cs="Times New Roman"/>
          <w:sz w:val="24"/>
          <w:szCs w:val="24"/>
        </w:rPr>
        <w:t>Poff</w:t>
      </w:r>
      <w:proofErr w:type="spellEnd"/>
      <w:r w:rsidR="004D08DC">
        <w:rPr>
          <w:rFonts w:ascii="Times New Roman" w:eastAsia="Times New Roman" w:hAnsi="Times New Roman" w:cs="Times New Roman"/>
          <w:sz w:val="24"/>
          <w:szCs w:val="24"/>
        </w:rPr>
        <w:t xml:space="preserve"> and Allan 1995, Ross 2013). We used three categories of </w:t>
      </w:r>
      <w:ins w:id="21" w:author="Abraham" w:date="2021-04-25T22:01:00Z">
        <w:r>
          <w:rPr>
            <w:rFonts w:ascii="Times New Roman" w:eastAsia="Times New Roman" w:hAnsi="Times New Roman" w:cs="Times New Roman"/>
            <w:sz w:val="24"/>
            <w:szCs w:val="24"/>
          </w:rPr>
          <w:t>forag</w:t>
        </w:r>
      </w:ins>
      <w:del w:id="22" w:author="Abraham" w:date="2021-04-25T22:01: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ing domain to classify fishes within this study: surface </w:t>
      </w:r>
      <w:ins w:id="23" w:author="Abraham" w:date="2021-04-25T22:01:00Z">
        <w:r>
          <w:rPr>
            <w:rFonts w:ascii="Times New Roman" w:eastAsia="Times New Roman" w:hAnsi="Times New Roman" w:cs="Times New Roman"/>
            <w:sz w:val="24"/>
            <w:szCs w:val="24"/>
          </w:rPr>
          <w:t>forage</w:t>
        </w:r>
      </w:ins>
      <w:del w:id="24" w:author="Abraham" w:date="2021-04-25T22:01:00Z">
        <w:r w:rsidR="004D08DC" w:rsidDel="00077F15">
          <w:rPr>
            <w:rFonts w:ascii="Times New Roman" w:eastAsia="Times New Roman" w:hAnsi="Times New Roman" w:cs="Times New Roman"/>
            <w:sz w:val="24"/>
            <w:szCs w:val="24"/>
          </w:rPr>
          <w:delText>feede</w:delText>
        </w:r>
      </w:del>
      <w:r w:rsidR="004D08DC">
        <w:rPr>
          <w:rFonts w:ascii="Times New Roman" w:eastAsia="Times New Roman" w:hAnsi="Times New Roman" w:cs="Times New Roman"/>
          <w:sz w:val="24"/>
          <w:szCs w:val="24"/>
        </w:rPr>
        <w:t xml:space="preserve">rs, intermediate </w:t>
      </w:r>
      <w:ins w:id="25" w:author="Abraham" w:date="2021-04-25T22:01:00Z">
        <w:r>
          <w:rPr>
            <w:rFonts w:ascii="Times New Roman" w:eastAsia="Times New Roman" w:hAnsi="Times New Roman" w:cs="Times New Roman"/>
            <w:sz w:val="24"/>
            <w:szCs w:val="24"/>
          </w:rPr>
          <w:t>forager</w:t>
        </w:r>
      </w:ins>
      <w:del w:id="26" w:author="Abraham" w:date="2021-04-25T22:01:00Z">
        <w:r w:rsidR="004D08DC" w:rsidDel="00077F15">
          <w:rPr>
            <w:rFonts w:ascii="Times New Roman" w:eastAsia="Times New Roman" w:hAnsi="Times New Roman" w:cs="Times New Roman"/>
            <w:sz w:val="24"/>
            <w:szCs w:val="24"/>
          </w:rPr>
          <w:delText>feeder</w:delText>
        </w:r>
      </w:del>
      <w:r w:rsidR="004D08DC">
        <w:rPr>
          <w:rFonts w:ascii="Times New Roman" w:eastAsia="Times New Roman" w:hAnsi="Times New Roman" w:cs="Times New Roman"/>
          <w:sz w:val="24"/>
          <w:szCs w:val="24"/>
        </w:rPr>
        <w:t xml:space="preserve">s, and benthic </w:t>
      </w:r>
      <w:ins w:id="27" w:author="Abraham" w:date="2021-04-25T22:01:00Z">
        <w:r>
          <w:rPr>
            <w:rFonts w:ascii="Times New Roman" w:eastAsia="Times New Roman" w:hAnsi="Times New Roman" w:cs="Times New Roman"/>
            <w:sz w:val="24"/>
            <w:szCs w:val="24"/>
          </w:rPr>
          <w:t>forag</w:t>
        </w:r>
      </w:ins>
      <w:del w:id="28" w:author="Abraham" w:date="2021-04-25T22:01: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Surface </w:t>
      </w:r>
      <w:ins w:id="29" w:author="Abraham" w:date="2021-04-25T22:02:00Z">
        <w:r>
          <w:rPr>
            <w:rFonts w:ascii="Times New Roman" w:eastAsia="Times New Roman" w:hAnsi="Times New Roman" w:cs="Times New Roman"/>
            <w:sz w:val="24"/>
            <w:szCs w:val="24"/>
          </w:rPr>
          <w:t>forag</w:t>
        </w:r>
      </w:ins>
      <w:del w:id="30" w:author="Abraham" w:date="2021-04-25T22:02: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w:t>
      </w:r>
      <w:r w:rsidR="004D08DC">
        <w:rPr>
          <w:rFonts w:ascii="Times New Roman" w:eastAsia="Times New Roman" w:hAnsi="Times New Roman" w:cs="Times New Roman"/>
          <w:sz w:val="24"/>
          <w:szCs w:val="24"/>
        </w:rPr>
        <w:t xml:space="preserve"> fish that feed primarily at the surface or within approximately the top half of the water column. </w:t>
      </w:r>
      <w:bookmarkStart w:id="31" w:name="_Hlk49157527"/>
      <w:r w:rsidR="004D08DC">
        <w:rPr>
          <w:rFonts w:ascii="Times New Roman" w:eastAsia="Times New Roman" w:hAnsi="Times New Roman" w:cs="Times New Roman"/>
          <w:sz w:val="24"/>
          <w:szCs w:val="24"/>
        </w:rPr>
        <w:t xml:space="preserve">Intermediate </w:t>
      </w:r>
      <w:ins w:id="32" w:author="Abraham" w:date="2021-04-25T22:02:00Z">
        <w:r>
          <w:rPr>
            <w:rFonts w:ascii="Times New Roman" w:eastAsia="Times New Roman" w:hAnsi="Times New Roman" w:cs="Times New Roman"/>
            <w:sz w:val="24"/>
            <w:szCs w:val="24"/>
          </w:rPr>
          <w:t>forag</w:t>
        </w:r>
      </w:ins>
      <w:del w:id="33" w:author="Abraham" w:date="2021-04-25T22:02:00Z">
        <w:r w:rsidR="004D08DC" w:rsidDel="00077F15">
          <w:rPr>
            <w:rFonts w:ascii="Times New Roman" w:eastAsia="Times New Roman" w:hAnsi="Times New Roman" w:cs="Times New Roman"/>
            <w:sz w:val="24"/>
            <w:szCs w:val="24"/>
          </w:rPr>
          <w:delText>feed</w:delText>
        </w:r>
      </w:del>
      <w:r w:rsidR="004D08DC">
        <w:rPr>
          <w:rFonts w:ascii="Times New Roman" w:eastAsia="Times New Roman" w:hAnsi="Times New Roman" w:cs="Times New Roman"/>
          <w:sz w:val="24"/>
          <w:szCs w:val="24"/>
        </w:rPr>
        <w:t xml:space="preserve">ers </w:t>
      </w:r>
      <w:r w:rsidR="00A3352C">
        <w:rPr>
          <w:rFonts w:ascii="Times New Roman" w:eastAsia="Times New Roman" w:hAnsi="Times New Roman" w:cs="Times New Roman"/>
          <w:sz w:val="24"/>
          <w:szCs w:val="24"/>
        </w:rPr>
        <w:t>were fish</w:t>
      </w:r>
      <w:r w:rsidR="004D08DC">
        <w:rPr>
          <w:rFonts w:ascii="Times New Roman" w:eastAsia="Times New Roman" w:hAnsi="Times New Roman" w:cs="Times New Roman"/>
          <w:sz w:val="24"/>
          <w:szCs w:val="24"/>
        </w:rPr>
        <w:t xml:space="preserve"> that will feed approximately equally between the surface, benthos, and water column</w:t>
      </w:r>
      <w:r w:rsidR="00366574">
        <w:rPr>
          <w:rFonts w:ascii="Times New Roman" w:eastAsia="Times New Roman" w:hAnsi="Times New Roman" w:cs="Times New Roman"/>
          <w:sz w:val="24"/>
          <w:szCs w:val="24"/>
        </w:rPr>
        <w:t xml:space="preserve"> (this included piscivorous species)</w:t>
      </w:r>
      <w:r w:rsidR="004D08DC">
        <w:rPr>
          <w:rFonts w:ascii="Times New Roman" w:eastAsia="Times New Roman" w:hAnsi="Times New Roman" w:cs="Times New Roman"/>
          <w:sz w:val="24"/>
          <w:szCs w:val="24"/>
        </w:rPr>
        <w:t xml:space="preserve">. </w:t>
      </w:r>
      <w:bookmarkEnd w:id="31"/>
      <w:r w:rsidR="00A3352C">
        <w:rPr>
          <w:rFonts w:ascii="Times New Roman" w:eastAsia="Times New Roman" w:hAnsi="Times New Roman" w:cs="Times New Roman"/>
          <w:sz w:val="24"/>
          <w:szCs w:val="24"/>
        </w:rPr>
        <w:t>B</w:t>
      </w:r>
      <w:r w:rsidR="00765F7E">
        <w:rPr>
          <w:rFonts w:ascii="Times New Roman" w:eastAsia="Times New Roman" w:hAnsi="Times New Roman" w:cs="Times New Roman"/>
          <w:sz w:val="24"/>
          <w:szCs w:val="24"/>
        </w:rPr>
        <w:t xml:space="preserve">enthic </w:t>
      </w:r>
      <w:ins w:id="34" w:author="Abraham" w:date="2021-04-25T22:02:00Z">
        <w:r>
          <w:rPr>
            <w:rFonts w:ascii="Times New Roman" w:eastAsia="Times New Roman" w:hAnsi="Times New Roman" w:cs="Times New Roman"/>
            <w:sz w:val="24"/>
            <w:szCs w:val="24"/>
          </w:rPr>
          <w:t>forag</w:t>
        </w:r>
      </w:ins>
      <w:del w:id="35" w:author="Abraham" w:date="2021-04-25T22:02:00Z">
        <w:r w:rsidR="00765F7E" w:rsidDel="00077F15">
          <w:rPr>
            <w:rFonts w:ascii="Times New Roman" w:eastAsia="Times New Roman" w:hAnsi="Times New Roman" w:cs="Times New Roman"/>
            <w:sz w:val="24"/>
            <w:szCs w:val="24"/>
          </w:rPr>
          <w:delText>feed</w:delText>
        </w:r>
      </w:del>
      <w:r w:rsidR="00765F7E">
        <w:rPr>
          <w:rFonts w:ascii="Times New Roman" w:eastAsia="Times New Roman" w:hAnsi="Times New Roman" w:cs="Times New Roman"/>
          <w:sz w:val="24"/>
          <w:szCs w:val="24"/>
        </w:rPr>
        <w:t>ers</w:t>
      </w:r>
      <w:r w:rsidR="00A3352C">
        <w:rPr>
          <w:rFonts w:ascii="Times New Roman" w:eastAsia="Times New Roman" w:hAnsi="Times New Roman" w:cs="Times New Roman"/>
          <w:sz w:val="24"/>
          <w:szCs w:val="24"/>
        </w:rPr>
        <w:t xml:space="preserve"> were</w:t>
      </w:r>
      <w:r w:rsidR="00765F7E">
        <w:rPr>
          <w:rFonts w:ascii="Times New Roman" w:eastAsia="Times New Roman" w:hAnsi="Times New Roman" w:cs="Times New Roman"/>
          <w:sz w:val="24"/>
          <w:szCs w:val="24"/>
        </w:rPr>
        <w:t xml:space="preserve"> fish that primarily feed at or near the benthos</w:t>
      </w:r>
      <w:r w:rsidR="00614FA1">
        <w:rPr>
          <w:rFonts w:ascii="Times New Roman" w:eastAsia="Times New Roman" w:hAnsi="Times New Roman" w:cs="Times New Roman"/>
          <w:sz w:val="24"/>
          <w:szCs w:val="24"/>
        </w:rPr>
        <w:t>.</w:t>
      </w:r>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w:t>
      </w:r>
      <w:commentRangeStart w:id="36"/>
      <w:r>
        <w:rPr>
          <w:rFonts w:ascii="Times New Roman" w:eastAsia="Times New Roman" w:hAnsi="Times New Roman" w:cs="Times New Roman"/>
          <w:b/>
          <w:sz w:val="24"/>
          <w:szCs w:val="24"/>
        </w:rPr>
        <w:t>s</w:t>
      </w:r>
      <w:commentRangeEnd w:id="36"/>
      <w:r w:rsidR="000C2313">
        <w:rPr>
          <w:rStyle w:val="CommentReference"/>
        </w:rPr>
        <w:commentReference w:id="36"/>
      </w:r>
    </w:p>
    <w:p w14:paraId="212A565E" w14:textId="198D8F9C" w:rsidR="000C55BA" w:rsidRDefault="004D08DC"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1F4B">
        <w:rPr>
          <w:rFonts w:ascii="Times New Roman" w:eastAsia="Times New Roman" w:hAnsi="Times New Roman" w:cs="Times New Roman"/>
          <w:sz w:val="24"/>
          <w:szCs w:val="24"/>
        </w:rPr>
        <w:t xml:space="preserve">To determine whether the proportion of non-feeding prey in diets varied across fish </w:t>
      </w:r>
      <w:ins w:id="37" w:author="Abraham" w:date="2021-04-25T22:02:00Z">
        <w:r w:rsidR="00077F15">
          <w:rPr>
            <w:rFonts w:ascii="Times New Roman" w:eastAsia="Times New Roman" w:hAnsi="Times New Roman" w:cs="Times New Roman"/>
            <w:sz w:val="24"/>
            <w:szCs w:val="24"/>
          </w:rPr>
          <w:t>forag</w:t>
        </w:r>
      </w:ins>
      <w:del w:id="38" w:author="Abraham" w:date="2021-04-25T22:02:00Z">
        <w:r w:rsidR="003A1F4B" w:rsidDel="00077F15">
          <w:rPr>
            <w:rFonts w:ascii="Times New Roman" w:eastAsia="Times New Roman" w:hAnsi="Times New Roman" w:cs="Times New Roman"/>
            <w:sz w:val="24"/>
            <w:szCs w:val="24"/>
          </w:rPr>
          <w:delText>feed</w:delText>
        </w:r>
      </w:del>
      <w:r w:rsidR="003A1F4B">
        <w:rPr>
          <w:rFonts w:ascii="Times New Roman" w:eastAsia="Times New Roman" w:hAnsi="Times New Roman" w:cs="Times New Roman"/>
          <w:sz w:val="24"/>
          <w:szCs w:val="24"/>
        </w:rPr>
        <w:t xml:space="preserve">ing domains, we fit a generalized linear mixed model with prey mass per stomach (mg dry mass) as the response variable, date, fish domain, prey feeding stage (consumer/non-consumer), </w:t>
      </w:r>
      <w:r w:rsidR="00101924">
        <w:rPr>
          <w:rFonts w:ascii="Times New Roman" w:eastAsia="Times New Roman" w:hAnsi="Times New Roman" w:cs="Times New Roman"/>
          <w:sz w:val="24"/>
          <w:szCs w:val="24"/>
        </w:rPr>
        <w:t xml:space="preserve">and prey origin (aquatic/terrestrial), </w:t>
      </w:r>
      <w:r w:rsidR="003A1F4B">
        <w:rPr>
          <w:rFonts w:ascii="Times New Roman" w:eastAsia="Times New Roman" w:hAnsi="Times New Roman" w:cs="Times New Roman"/>
          <w:sz w:val="24"/>
          <w:szCs w:val="24"/>
        </w:rPr>
        <w:t xml:space="preserve">and their interactions as the predictor variables, and site and </w:t>
      </w:r>
      <w:r w:rsidR="003A1F4B">
        <w:rPr>
          <w:rFonts w:ascii="Times New Roman" w:eastAsia="Times New Roman" w:hAnsi="Times New Roman" w:cs="Times New Roman"/>
          <w:sz w:val="24"/>
          <w:szCs w:val="24"/>
        </w:rPr>
        <w:lastRenderedPageBreak/>
        <w:t>fish species as random intercepts. We used a Gamma likelihood with a log link, since prey mass is a positive, continuous measure. We used this model to compare both total prey mass per fish</w:t>
      </w:r>
      <w:r w:rsidR="00101924">
        <w:rPr>
          <w:rFonts w:ascii="Times New Roman" w:eastAsia="Times New Roman" w:hAnsi="Times New Roman" w:cs="Times New Roman"/>
          <w:sz w:val="24"/>
          <w:szCs w:val="24"/>
        </w:rPr>
        <w:t xml:space="preserve">, the proportion of prey that were terrestrial, and </w:t>
      </w:r>
      <w:r w:rsidR="003A1F4B">
        <w:rPr>
          <w:rFonts w:ascii="Times New Roman" w:eastAsia="Times New Roman" w:hAnsi="Times New Roman" w:cs="Times New Roman"/>
          <w:sz w:val="24"/>
          <w:szCs w:val="24"/>
        </w:rPr>
        <w:t>the proportion of prey mass that were non-consumers among fish domains.</w:t>
      </w:r>
      <w:r w:rsidR="00EA4D64">
        <w:rPr>
          <w:rFonts w:ascii="Times New Roman" w:eastAsia="Times New Roman" w:hAnsi="Times New Roman" w:cs="Times New Roman"/>
          <w:sz w:val="24"/>
          <w:szCs w:val="24"/>
        </w:rPr>
        <w:t xml:space="preserve"> </w:t>
      </w:r>
    </w:p>
    <w:p w14:paraId="414FDCBD" w14:textId="3C1FF025"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r w:rsidR="000C55BA">
        <w:rPr>
          <w:rFonts w:ascii="Times New Roman" w:eastAsia="Times New Roman" w:hAnsi="Times New Roman" w:cs="Times New Roman"/>
          <w:sz w:val="24"/>
          <w:szCs w:val="24"/>
        </w:rPr>
        <w:t>Finally, we fit similar models as above for each fish species (rather than for fish domain only). Th</w:t>
      </w:r>
      <w:r>
        <w:rPr>
          <w:rFonts w:ascii="Times New Roman" w:eastAsia="Times New Roman" w:hAnsi="Times New Roman" w:cs="Times New Roman"/>
          <w:sz w:val="24"/>
          <w:szCs w:val="24"/>
        </w:rPr>
        <w:t>e</w:t>
      </w:r>
      <w:r w:rsidR="000C55BA">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t>models allowed us to estimate the fraction of terrestrial or consumer prey eaten by individual fish species, rather than just fish domains.</w:t>
      </w:r>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determine the whether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allowed us to determine whether our results were impacted by the lack of life-stage information available for some taxa in the complete dataset, since chironomids are relatively easy to </w:t>
      </w:r>
      <w:r>
        <w:rPr>
          <w:rFonts w:ascii="Times New Roman" w:eastAsia="Times New Roman" w:hAnsi="Times New Roman" w:cs="Times New Roman"/>
          <w:sz w:val="24"/>
          <w:szCs w:val="24"/>
        </w:rPr>
        <w:lastRenderedPageBreak/>
        <w:t>differentiate by life stage (larva, pupa, adult) and hence feeding stage (larvae feed in aquatic food webs, pupae and adults do not).</w:t>
      </w:r>
    </w:p>
    <w:p w14:paraId="0000002E" w14:textId="6CDF49A2"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r w:rsidR="004D08DC">
        <w:rPr>
          <w:rFonts w:ascii="Times New Roman" w:eastAsia="Times New Roman" w:hAnsi="Times New Roman" w:cs="Times New Roman"/>
          <w:sz w:val="24"/>
          <w:szCs w:val="24"/>
        </w:rPr>
        <w:t xml:space="preserve"> All code and data can be found at: https://github.com/Abrahamkanz/stageguildms</w:t>
      </w:r>
    </w:p>
    <w:p w14:paraId="063BE703" w14:textId="7125CAB3" w:rsidR="00335E83"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1DE1D5E" w14:textId="7AD995A9" w:rsidR="00335E83" w:rsidRDefault="00335E83">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Fish Sampled</w:t>
      </w:r>
    </w:p>
    <w:p w14:paraId="084F6FA8" w14:textId="556C78FA" w:rsidR="00335E83" w:rsidRPr="00335E83" w:rsidRDefault="00E07252" w:rsidP="00E0725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a total of 606 diet samples from 22 fish species (Table 1).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was the most commonly sampled fish (n = 95 samples), followed by Johnny Darter (</w:t>
      </w:r>
      <w:proofErr w:type="spellStart"/>
      <w:r>
        <w:rPr>
          <w:rFonts w:ascii="Times New Roman" w:eastAsia="Times New Roman" w:hAnsi="Times New Roman" w:cs="Times New Roman"/>
          <w:i/>
          <w:sz w:val="24"/>
          <w:szCs w:val="24"/>
        </w:rPr>
        <w:t>Etheostoma</w:t>
      </w:r>
      <w:proofErr w:type="spellEnd"/>
      <w:r>
        <w:rPr>
          <w:rFonts w:ascii="Times New Roman" w:eastAsia="Times New Roman" w:hAnsi="Times New Roman" w:cs="Times New Roman"/>
          <w:i/>
          <w:sz w:val="24"/>
          <w:szCs w:val="24"/>
        </w:rPr>
        <w:t xml:space="preserve"> nigrum</w:t>
      </w:r>
      <w:r>
        <w:rPr>
          <w:rFonts w:ascii="Times New Roman" w:eastAsia="Times New Roman" w:hAnsi="Times New Roman" w:cs="Times New Roman"/>
          <w:sz w:val="24"/>
          <w:szCs w:val="24"/>
        </w:rPr>
        <w:t>, n = 74), and Smallmouth Buffalo (</w:t>
      </w:r>
      <w:r>
        <w:rPr>
          <w:rFonts w:ascii="Times New Roman" w:eastAsia="Times New Roman" w:hAnsi="Times New Roman" w:cs="Times New Roman"/>
          <w:i/>
          <w:sz w:val="24"/>
          <w:szCs w:val="24"/>
        </w:rPr>
        <w:t xml:space="preserve">Ictiobus </w:t>
      </w:r>
      <w:proofErr w:type="spellStart"/>
      <w:r>
        <w:rPr>
          <w:rFonts w:ascii="Times New Roman" w:eastAsia="Times New Roman" w:hAnsi="Times New Roman" w:cs="Times New Roman"/>
          <w:i/>
          <w:sz w:val="24"/>
          <w:szCs w:val="24"/>
        </w:rPr>
        <w:t>cyprinellus</w:t>
      </w:r>
      <w:proofErr w:type="spellEnd"/>
      <w:r>
        <w:rPr>
          <w:rFonts w:ascii="Times New Roman" w:eastAsia="Times New Roman" w:hAnsi="Times New Roman" w:cs="Times New Roman"/>
          <w:sz w:val="24"/>
          <w:szCs w:val="24"/>
        </w:rPr>
        <w:t xml:space="preserve">, n = 73). Among foraging </w:t>
      </w:r>
      <w:ins w:id="39" w:author="Abraham" w:date="2021-04-25T21:55:00Z">
        <w:r w:rsidR="00077F15">
          <w:rPr>
            <w:rFonts w:ascii="Times New Roman" w:eastAsia="Times New Roman" w:hAnsi="Times New Roman" w:cs="Times New Roman"/>
            <w:sz w:val="24"/>
            <w:szCs w:val="24"/>
          </w:rPr>
          <w:t>domain</w:t>
        </w:r>
      </w:ins>
      <w:del w:id="40" w:author="Abraham" w:date="2021-04-25T21:55:00Z">
        <w:r w:rsidDel="00077F15">
          <w:rPr>
            <w:rFonts w:ascii="Times New Roman" w:eastAsia="Times New Roman" w:hAnsi="Times New Roman" w:cs="Times New Roman"/>
            <w:sz w:val="24"/>
            <w:szCs w:val="24"/>
          </w:rPr>
          <w:delText>guild</w:delText>
        </w:r>
      </w:del>
      <w:r>
        <w:rPr>
          <w:rFonts w:ascii="Times New Roman" w:eastAsia="Times New Roman" w:hAnsi="Times New Roman" w:cs="Times New Roman"/>
          <w:sz w:val="24"/>
          <w:szCs w:val="24"/>
        </w:rPr>
        <w:t>s, surface feeding fishes were the most commonly sampled (n = 265), followed by benthic fishes (n = 203) and intermediate fishes (n = 138) (Table 1).</w:t>
      </w:r>
    </w:p>
    <w:p w14:paraId="6CB117B9" w14:textId="4B408BB1"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01C5DBE7"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 xml:space="preserve">hironomids </w:t>
      </w:r>
      <w:r>
        <w:rPr>
          <w:rFonts w:ascii="Times New Roman" w:eastAsia="Times New Roman" w:hAnsi="Times New Roman" w:cs="Times New Roman"/>
          <w:sz w:val="24"/>
          <w:szCs w:val="24"/>
        </w:rPr>
        <w:t>dominated</w:t>
      </w:r>
      <w:r w:rsidR="002C38D5">
        <w:rPr>
          <w:rFonts w:ascii="Times New Roman" w:eastAsia="Times New Roman" w:hAnsi="Times New Roman" w:cs="Times New Roman"/>
          <w:sz w:val="24"/>
          <w:szCs w:val="24"/>
        </w:rPr>
        <w:t xml:space="preserve"> by abundance, biomass, and occurrence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 They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3D12DA">
        <w:rPr>
          <w:rFonts w:ascii="Times New Roman" w:eastAsia="Times New Roman" w:hAnsi="Times New Roman" w:cs="Times New Roman"/>
          <w:sz w:val="24"/>
          <w:szCs w:val="24"/>
        </w:rPr>
        <w:t xml:space="preserve"> (Figure S2)</w:t>
      </w:r>
      <w:r w:rsidR="002C38D5">
        <w:rPr>
          <w:rFonts w:ascii="Times New Roman" w:eastAsia="Times New Roman" w:hAnsi="Times New Roman" w:cs="Times New Roman"/>
          <w:sz w:val="24"/>
          <w:szCs w:val="24"/>
        </w:rPr>
        <w:t>.</w:t>
      </w:r>
      <w:r w:rsidR="00895A8E">
        <w:rPr>
          <w:rFonts w:ascii="Times New Roman" w:eastAsia="Times New Roman" w:hAnsi="Times New Roman" w:cs="Times New Roman"/>
          <w:sz w:val="24"/>
          <w:szCs w:val="24"/>
        </w:rPr>
        <w:t xml:space="preserve"> They were found in 24/617 fish stomachs.</w:t>
      </w:r>
      <w:r w:rsidR="00B935F8">
        <w:rPr>
          <w:rFonts w:ascii="Times New Roman" w:eastAsia="Times New Roman" w:hAnsi="Times New Roman" w:cs="Times New Roman"/>
          <w:sz w:val="24"/>
          <w:szCs w:val="24"/>
        </w:rPr>
        <w:t xml:space="preserve"> </w:t>
      </w:r>
      <w:proofErr w:type="spellStart"/>
      <w:r w:rsidR="00B935F8">
        <w:rPr>
          <w:rFonts w:ascii="Times New Roman" w:eastAsia="Times New Roman" w:hAnsi="Times New Roman" w:cs="Times New Roman"/>
          <w:sz w:val="24"/>
          <w:szCs w:val="24"/>
        </w:rPr>
        <w:t>Insecta</w:t>
      </w:r>
      <w:proofErr w:type="spellEnd"/>
      <w:r w:rsidR="00B935F8">
        <w:rPr>
          <w:rFonts w:ascii="Times New Roman" w:eastAsia="Times New Roman" w:hAnsi="Times New Roman" w:cs="Times New Roman"/>
          <w:sz w:val="24"/>
          <w:szCs w:val="24"/>
        </w:rPr>
        <w:t xml:space="preserve"> were the dominant prey class, making up </w:t>
      </w:r>
      <w:r w:rsidR="00FD00F3">
        <w:rPr>
          <w:rFonts w:ascii="Times New Roman" w:eastAsia="Times New Roman" w:hAnsi="Times New Roman" w:cs="Times New Roman"/>
          <w:sz w:val="24"/>
          <w:szCs w:val="24"/>
        </w:rPr>
        <w:lastRenderedPageBreak/>
        <w:t>75%</w:t>
      </w:r>
      <w:r w:rsidR="0098111B">
        <w:rPr>
          <w:rFonts w:ascii="Times New Roman" w:eastAsia="Times New Roman" w:hAnsi="Times New Roman" w:cs="Times New Roman"/>
          <w:sz w:val="24"/>
          <w:szCs w:val="24"/>
        </w:rPr>
        <w:t>,</w:t>
      </w:r>
      <w:r w:rsidR="00FD00F3">
        <w:rPr>
          <w:rFonts w:ascii="Times New Roman" w:eastAsia="Times New Roman" w:hAnsi="Times New Roman" w:cs="Times New Roman"/>
          <w:sz w:val="24"/>
          <w:szCs w:val="24"/>
        </w:rPr>
        <w:t xml:space="preserve"> 61%</w:t>
      </w:r>
      <w:r w:rsidR="0098111B">
        <w:rPr>
          <w:rFonts w:ascii="Times New Roman" w:eastAsia="Times New Roman" w:hAnsi="Times New Roman" w:cs="Times New Roman"/>
          <w:sz w:val="24"/>
          <w:szCs w:val="24"/>
        </w:rPr>
        <w:t>, and 76%</w:t>
      </w:r>
      <w:r w:rsidR="00FD00F3">
        <w:rPr>
          <w:rFonts w:ascii="Times New Roman" w:eastAsia="Times New Roman" w:hAnsi="Times New Roman" w:cs="Times New Roman"/>
          <w:sz w:val="24"/>
          <w:szCs w:val="24"/>
        </w:rPr>
        <w:t xml:space="preserve"> of diet</w:t>
      </w:r>
      <w:r w:rsidR="0098111B">
        <w:rPr>
          <w:rFonts w:ascii="Times New Roman" w:eastAsia="Times New Roman" w:hAnsi="Times New Roman" w:cs="Times New Roman"/>
          <w:sz w:val="24"/>
          <w:szCs w:val="24"/>
        </w:rPr>
        <w:t>s</w:t>
      </w:r>
      <w:r w:rsidR="00FD00F3">
        <w:rPr>
          <w:rFonts w:ascii="Times New Roman" w:eastAsia="Times New Roman" w:hAnsi="Times New Roman" w:cs="Times New Roman"/>
          <w:sz w:val="24"/>
          <w:szCs w:val="24"/>
        </w:rPr>
        <w:t xml:space="preserve"> by abundance</w:t>
      </w:r>
      <w:r w:rsidR="0098111B">
        <w:rPr>
          <w:rFonts w:ascii="Times New Roman" w:eastAsia="Times New Roman" w:hAnsi="Times New Roman" w:cs="Times New Roman"/>
          <w:sz w:val="24"/>
          <w:szCs w:val="24"/>
        </w:rPr>
        <w:t xml:space="preserve">, </w:t>
      </w:r>
      <w:r w:rsidR="00FD00F3">
        <w:rPr>
          <w:rFonts w:ascii="Times New Roman" w:eastAsia="Times New Roman" w:hAnsi="Times New Roman" w:cs="Times New Roman"/>
          <w:sz w:val="24"/>
          <w:szCs w:val="24"/>
        </w:rPr>
        <w:t>biomass,</w:t>
      </w:r>
      <w:r w:rsidR="0098111B">
        <w:rPr>
          <w:rFonts w:ascii="Times New Roman" w:eastAsia="Times New Roman" w:hAnsi="Times New Roman" w:cs="Times New Roman"/>
          <w:sz w:val="24"/>
          <w:szCs w:val="24"/>
        </w:rPr>
        <w:t xml:space="preserve"> and occurrence,</w:t>
      </w:r>
      <w:r w:rsidR="00FD00F3">
        <w:rPr>
          <w:rFonts w:ascii="Times New Roman" w:eastAsia="Times New Roman" w:hAnsi="Times New Roman" w:cs="Times New Roman"/>
          <w:sz w:val="24"/>
          <w:szCs w:val="24"/>
        </w:rPr>
        <w:t xml:space="preserve"> respectively.</w:t>
      </w:r>
      <w:r w:rsidR="00FC45EB">
        <w:rPr>
          <w:rFonts w:ascii="Times New Roman" w:eastAsia="Times New Roman" w:hAnsi="Times New Roman" w:cs="Times New Roman"/>
          <w:sz w:val="24"/>
          <w:szCs w:val="24"/>
        </w:rPr>
        <w:t xml:space="preserve"> </w:t>
      </w:r>
      <w:r w:rsidR="00CE71A0">
        <w:rPr>
          <w:rFonts w:ascii="Times New Roman" w:eastAsia="Times New Roman" w:hAnsi="Times New Roman" w:cs="Times New Roman"/>
          <w:sz w:val="24"/>
          <w:szCs w:val="24"/>
        </w:rPr>
        <w:t>No</w:t>
      </w:r>
      <w:r w:rsidR="00FC45EB">
        <w:rPr>
          <w:rFonts w:ascii="Times New Roman" w:eastAsia="Times New Roman" w:hAnsi="Times New Roman" w:cs="Times New Roman"/>
          <w:sz w:val="24"/>
          <w:szCs w:val="24"/>
        </w:rPr>
        <w:t xml:space="preserve"> other prey classes (n = 11 classes) made up more than 24% in any category.</w:t>
      </w:r>
      <w:r w:rsidR="00895A8E">
        <w:rPr>
          <w:rFonts w:ascii="Times New Roman" w:eastAsia="Times New Roman" w:hAnsi="Times New Roman" w:cs="Times New Roman"/>
          <w:sz w:val="24"/>
          <w:szCs w:val="24"/>
        </w:rPr>
        <w:t xml:space="preserve"> </w:t>
      </w:r>
    </w:p>
    <w:p w14:paraId="6C4E751A" w14:textId="5E5502CB" w:rsidR="00895A8E" w:rsidRDefault="00E07252">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Terrestrial and stage-structured feeding</w:t>
      </w:r>
    </w:p>
    <w:p w14:paraId="3CB37075" w14:textId="6EEE4F9B"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 had a similar amount of prey mass in their stomachs, regardless of </w:t>
      </w:r>
      <w:ins w:id="41" w:author="Abraham" w:date="2021-04-25T22:03:00Z">
        <w:r w:rsidR="00077F15">
          <w:rPr>
            <w:rFonts w:ascii="Times New Roman" w:eastAsia="Times New Roman" w:hAnsi="Times New Roman" w:cs="Times New Roman"/>
            <w:sz w:val="24"/>
            <w:szCs w:val="24"/>
          </w:rPr>
          <w:t>forag</w:t>
        </w:r>
      </w:ins>
      <w:del w:id="42" w:author="Abraham" w:date="2021-04-25T22:03: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 xml:space="preserve">ing </w:t>
      </w:r>
      <w:r w:rsidR="00D2349D">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averaging 11 ± 6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mean ± sd</w:t>
      </w:r>
      <w:r>
        <w:rPr>
          <w:rFonts w:ascii="Times New Roman" w:eastAsia="Times New Roman" w:hAnsi="Times New Roman" w:cs="Times New Roman"/>
          <w:sz w:val="24"/>
          <w:szCs w:val="24"/>
        </w:rPr>
        <w:t xml:space="preserve">). This amount varied little </w:t>
      </w:r>
      <w:r w:rsidR="002D1F76">
        <w:rPr>
          <w:rFonts w:ascii="Times New Roman" w:eastAsia="Times New Roman" w:hAnsi="Times New Roman" w:cs="Times New Roman"/>
          <w:sz w:val="24"/>
          <w:szCs w:val="24"/>
        </w:rPr>
        <w:t xml:space="preserve">between </w:t>
      </w:r>
      <w:commentRangeStart w:id="43"/>
      <w:r w:rsidR="002D1F76">
        <w:rPr>
          <w:rFonts w:ascii="Times New Roman" w:eastAsia="Times New Roman" w:hAnsi="Times New Roman" w:cs="Times New Roman"/>
          <w:sz w:val="24"/>
          <w:szCs w:val="24"/>
        </w:rPr>
        <w:t xml:space="preserve">fish </w:t>
      </w:r>
      <w:proofErr w:type="spellStart"/>
      <w:ins w:id="44" w:author="Abraham" w:date="2021-04-25T21:55:00Z">
        <w:r w:rsidR="00077F15">
          <w:rPr>
            <w:rFonts w:ascii="Times New Roman" w:eastAsia="Times New Roman" w:hAnsi="Times New Roman" w:cs="Times New Roman"/>
            <w:sz w:val="24"/>
            <w:szCs w:val="24"/>
          </w:rPr>
          <w:t>foraging</w:t>
        </w:r>
      </w:ins>
      <w:del w:id="45" w:author="Abraham" w:date="2021-04-25T21:55:00Z">
        <w:r w:rsidR="002D1F76" w:rsidDel="00077F15">
          <w:rPr>
            <w:rFonts w:ascii="Times New Roman" w:eastAsia="Times New Roman" w:hAnsi="Times New Roman" w:cs="Times New Roman"/>
            <w:sz w:val="24"/>
            <w:szCs w:val="24"/>
          </w:rPr>
          <w:delText>feed</w:delText>
        </w:r>
      </w:del>
      <w:r w:rsidR="002D1F76">
        <w:rPr>
          <w:rFonts w:ascii="Times New Roman" w:eastAsia="Times New Roman" w:hAnsi="Times New Roman" w:cs="Times New Roman"/>
          <w:sz w:val="24"/>
          <w:szCs w:val="24"/>
        </w:rPr>
        <w:t>ing</w:t>
      </w:r>
      <w:proofErr w:type="spellEnd"/>
      <w:r w:rsidR="002D1F76">
        <w:rPr>
          <w:rFonts w:ascii="Times New Roman" w:eastAsia="Times New Roman" w:hAnsi="Times New Roman" w:cs="Times New Roman"/>
          <w:sz w:val="24"/>
          <w:szCs w:val="24"/>
        </w:rPr>
        <w:t xml:space="preserve"> domains </w:t>
      </w:r>
      <w:commentRangeEnd w:id="43"/>
      <w:r w:rsidR="00150B72">
        <w:rPr>
          <w:rStyle w:val="CommentReference"/>
        </w:rPr>
        <w:commentReference w:id="43"/>
      </w:r>
      <w:r>
        <w:rPr>
          <w:rFonts w:ascii="Times New Roman" w:eastAsia="Times New Roman" w:hAnsi="Times New Roman" w:cs="Times New Roman"/>
          <w:sz w:val="24"/>
          <w:szCs w:val="24"/>
        </w:rPr>
        <w:t xml:space="preserve">(Figure </w:t>
      </w:r>
      <w:r w:rsidR="00C511B2">
        <w:rPr>
          <w:rFonts w:ascii="Times New Roman" w:eastAsia="Times New Roman" w:hAnsi="Times New Roman" w:cs="Times New Roman"/>
          <w:sz w:val="24"/>
          <w:szCs w:val="24"/>
        </w:rPr>
        <w:t>2a</w:t>
      </w:r>
      <w:r>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or over time (Figure 3a)</w:t>
      </w:r>
      <w:r>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However, the likely trophic impact of this feeding 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 </w:t>
      </w:r>
      <w:ins w:id="46" w:author="Abraham" w:date="2021-04-25T22:03:00Z">
        <w:r w:rsidR="00077F15">
          <w:rPr>
            <w:rFonts w:ascii="Times New Roman" w:eastAsia="Times New Roman" w:hAnsi="Times New Roman" w:cs="Times New Roman"/>
            <w:sz w:val="24"/>
            <w:szCs w:val="24"/>
          </w:rPr>
          <w:t>forag</w:t>
        </w:r>
      </w:ins>
      <w:del w:id="47" w:author="Abraham" w:date="2021-04-25T22:03:00Z">
        <w:r w:rsidR="00150B72" w:rsidDel="00077F15">
          <w:rPr>
            <w:rFonts w:ascii="Times New Roman" w:eastAsia="Times New Roman" w:hAnsi="Times New Roman" w:cs="Times New Roman"/>
            <w:sz w:val="24"/>
            <w:szCs w:val="24"/>
          </w:rPr>
          <w:delText>feed</w:delText>
        </w:r>
      </w:del>
      <w:r w:rsidR="00150B72">
        <w:rPr>
          <w:rFonts w:ascii="Times New Roman" w:eastAsia="Times New Roman" w:hAnsi="Times New Roman" w:cs="Times New Roman"/>
          <w:sz w:val="24"/>
          <w:szCs w:val="24"/>
        </w:rPr>
        <w:t>ing domains</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w:t>
      </w:r>
      <w:r w:rsidR="00205DC8">
        <w:rPr>
          <w:rFonts w:ascii="Times New Roman" w:eastAsia="Times New Roman" w:hAnsi="Times New Roman" w:cs="Times New Roman"/>
          <w:sz w:val="24"/>
          <w:szCs w:val="24"/>
        </w:rPr>
        <w:t>or</w:t>
      </w:r>
      <w:r w:rsidR="00C511B2">
        <w:rPr>
          <w:rFonts w:ascii="Times New Roman" w:eastAsia="Times New Roman" w:hAnsi="Times New Roman" w:cs="Times New Roman"/>
          <w:sz w:val="24"/>
          <w:szCs w:val="24"/>
        </w:rPr>
        <w:t xml:space="preserve"> example, for</w:t>
      </w:r>
      <w:r w:rsidR="00205DC8">
        <w:rPr>
          <w:rFonts w:ascii="Times New Roman" w:eastAsia="Times New Roman" w:hAnsi="Times New Roman" w:cs="Times New Roman"/>
          <w:sz w:val="24"/>
          <w:szCs w:val="24"/>
        </w:rPr>
        <w:t xml:space="preserve"> intermediate and surface-feeding fishes</w:t>
      </w:r>
      <w:r w:rsidR="00C511B2">
        <w:rPr>
          <w:rFonts w:ascii="Times New Roman" w:eastAsia="Times New Roman" w:hAnsi="Times New Roman" w:cs="Times New Roman"/>
          <w:sz w:val="24"/>
          <w:szCs w:val="24"/>
        </w:rPr>
        <w:t>, 12 ±</w:t>
      </w:r>
      <w:r w:rsidR="00205DC8">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2% of their diets were terrestrial, with averages exceeding 20% for four species (Figure 2b). In comparison, terrestrial prey made up only 4</w:t>
      </w:r>
      <w:r w:rsidR="00205DC8">
        <w:rPr>
          <w:rFonts w:ascii="Times New Roman" w:eastAsia="Times New Roman" w:hAnsi="Times New Roman" w:cs="Times New Roman"/>
          <w:sz w:val="24"/>
          <w:szCs w:val="24"/>
        </w:rPr>
        <w:t xml:space="preserve"> ± </w:t>
      </w:r>
      <w:r w:rsidR="00C511B2">
        <w:rPr>
          <w:rFonts w:ascii="Times New Roman" w:eastAsia="Times New Roman" w:hAnsi="Times New Roman" w:cs="Times New Roman"/>
          <w:sz w:val="24"/>
          <w:szCs w:val="24"/>
        </w:rPr>
        <w:t>1% for benthic-feeding fishes (Figure 2b). These differences remained for the fraction of aquatic prey eaten in non-consumer life-stages, with 5 ± 1</w:t>
      </w:r>
      <w:r w:rsidR="00205DC8">
        <w:rPr>
          <w:rFonts w:ascii="Times New Roman" w:eastAsia="Times New Roman" w:hAnsi="Times New Roman" w:cs="Times New Roman"/>
          <w:sz w:val="24"/>
          <w:szCs w:val="24"/>
        </w:rPr>
        <w:t>%</w:t>
      </w:r>
      <w:r w:rsidR="00C511B2">
        <w:rPr>
          <w:rFonts w:ascii="Times New Roman" w:eastAsia="Times New Roman" w:hAnsi="Times New Roman" w:cs="Times New Roman"/>
          <w:sz w:val="24"/>
          <w:szCs w:val="24"/>
        </w:rPr>
        <w:t xml:space="preserve"> and 8 ± 1</w:t>
      </w:r>
      <w:r w:rsidR="00205DC8">
        <w:rPr>
          <w:rFonts w:ascii="Times New Roman" w:eastAsia="Times New Roman" w:hAnsi="Times New Roman" w:cs="Times New Roman"/>
          <w:sz w:val="24"/>
          <w:szCs w:val="24"/>
        </w:rPr>
        <w:t xml:space="preserve">% of </w:t>
      </w:r>
      <w:r w:rsidR="00C511B2">
        <w:rPr>
          <w:rFonts w:ascii="Times New Roman" w:eastAsia="Times New Roman" w:hAnsi="Times New Roman" w:cs="Times New Roman"/>
          <w:sz w:val="24"/>
          <w:szCs w:val="24"/>
        </w:rPr>
        <w:t>aquatic prey eaten</w:t>
      </w:r>
      <w:r w:rsidR="00205DC8">
        <w:rPr>
          <w:rFonts w:ascii="Times New Roman" w:eastAsia="Times New Roman" w:hAnsi="Times New Roman" w:cs="Times New Roman"/>
          <w:sz w:val="24"/>
          <w:szCs w:val="24"/>
        </w:rPr>
        <w:t xml:space="preserve"> non-consumers</w:t>
      </w:r>
      <w:r w:rsidR="00C511B2">
        <w:rPr>
          <w:rFonts w:ascii="Times New Roman" w:eastAsia="Times New Roman" w:hAnsi="Times New Roman" w:cs="Times New Roman"/>
          <w:sz w:val="24"/>
          <w:szCs w:val="24"/>
        </w:rPr>
        <w:t xml:space="preserve"> for intermediate and surface-feeding fishes</w:t>
      </w:r>
      <w:r w:rsidR="00205DC8">
        <w:rPr>
          <w:rFonts w:ascii="Times New Roman" w:eastAsia="Times New Roman" w:hAnsi="Times New Roman" w:cs="Times New Roman"/>
          <w:sz w:val="24"/>
          <w:szCs w:val="24"/>
        </w:rPr>
        <w:t>,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For individual fish species, this fraction was exceeded 20% for two species (</w:t>
      </w:r>
      <w:r w:rsidR="00C511B2">
        <w:rPr>
          <w:rFonts w:ascii="Times New Roman" w:eastAsia="Times New Roman" w:hAnsi="Times New Roman" w:cs="Times New Roman"/>
          <w:i/>
          <w:sz w:val="24"/>
          <w:szCs w:val="24"/>
        </w:rPr>
        <w:t xml:space="preserve">Luxilus </w:t>
      </w:r>
      <w:proofErr w:type="spellStart"/>
      <w:r w:rsidR="00C511B2">
        <w:rPr>
          <w:rFonts w:ascii="Times New Roman" w:eastAsia="Times New Roman" w:hAnsi="Times New Roman" w:cs="Times New Roman"/>
          <w:i/>
          <w:sz w:val="24"/>
          <w:szCs w:val="24"/>
        </w:rPr>
        <w:t>cornutus</w:t>
      </w:r>
      <w:proofErr w:type="spellEnd"/>
      <w:r w:rsidR="00C511B2">
        <w:rPr>
          <w:rFonts w:ascii="Times New Roman" w:eastAsia="Times New Roman" w:hAnsi="Times New Roman" w:cs="Times New Roman"/>
          <w:i/>
          <w:sz w:val="24"/>
          <w:szCs w:val="24"/>
        </w:rPr>
        <w:t xml:space="preserve"> </w:t>
      </w:r>
      <w:r w:rsidR="00C511B2">
        <w:rPr>
          <w:rFonts w:ascii="Times New Roman" w:eastAsia="Times New Roman" w:hAnsi="Times New Roman" w:cs="Times New Roman"/>
          <w:sz w:val="24"/>
          <w:szCs w:val="24"/>
        </w:rPr>
        <w:t xml:space="preserve">and </w:t>
      </w:r>
      <w:r w:rsidR="00C511B2">
        <w:rPr>
          <w:rFonts w:ascii="Times New Roman" w:eastAsia="Times New Roman" w:hAnsi="Times New Roman" w:cs="Times New Roman"/>
          <w:i/>
          <w:sz w:val="24"/>
          <w:szCs w:val="24"/>
        </w:rPr>
        <w:t xml:space="preserve">Notropis </w:t>
      </w:r>
      <w:proofErr w:type="spellStart"/>
      <w:r w:rsidR="00C511B2">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C511B2">
        <w:rPr>
          <w:rFonts w:ascii="Times New Roman" w:eastAsia="Times New Roman" w:hAnsi="Times New Roman" w:cs="Times New Roman"/>
          <w:sz w:val="24"/>
          <w:szCs w:val="24"/>
        </w:rPr>
        <w:t xml:space="preserve">Figure 2c).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only 1 ± 1</w:t>
      </w:r>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 xml:space="preserve">There was a &gt;99% probability that </w:t>
      </w:r>
      <w:r w:rsidR="00F5057B">
        <w:rPr>
          <w:rFonts w:ascii="Times New Roman" w:eastAsia="Times New Roman" w:hAnsi="Times New Roman" w:cs="Times New Roman"/>
          <w:sz w:val="24"/>
          <w:szCs w:val="24"/>
        </w:rPr>
        <w:t>non-</w:t>
      </w:r>
      <w:r w:rsidR="00786AAA">
        <w:rPr>
          <w:rFonts w:ascii="Times New Roman" w:eastAsia="Times New Roman" w:hAnsi="Times New Roman" w:cs="Times New Roman"/>
          <w:sz w:val="24"/>
          <w:szCs w:val="24"/>
        </w:rPr>
        <w:t>consumer</w:t>
      </w:r>
      <w:r w:rsidR="00F5057B">
        <w:rPr>
          <w:rFonts w:ascii="Times New Roman" w:eastAsia="Times New Roman" w:hAnsi="Times New Roman" w:cs="Times New Roman"/>
          <w:sz w:val="24"/>
          <w:szCs w:val="24"/>
        </w:rPr>
        <w:t xml:space="preserve"> prey</w:t>
      </w:r>
      <w:r w:rsidR="00786AAA">
        <w:rPr>
          <w:rFonts w:ascii="Times New Roman" w:eastAsia="Times New Roman" w:hAnsi="Times New Roman" w:cs="Times New Roman"/>
          <w:sz w:val="24"/>
          <w:szCs w:val="24"/>
        </w:rPr>
        <w:t xml:space="preserve"> </w:t>
      </w:r>
      <w:proofErr w:type="gramStart"/>
      <w:r w:rsidR="00B34C6E">
        <w:rPr>
          <w:rFonts w:ascii="Times New Roman" w:eastAsia="Times New Roman" w:hAnsi="Times New Roman" w:cs="Times New Roman"/>
          <w:sz w:val="24"/>
          <w:szCs w:val="24"/>
        </w:rPr>
        <w:t>were</w:t>
      </w:r>
      <w:proofErr w:type="gramEnd"/>
      <w:r w:rsidR="00786AAA">
        <w:rPr>
          <w:rFonts w:ascii="Times New Roman" w:eastAsia="Times New Roman" w:hAnsi="Times New Roman" w:cs="Times New Roman"/>
          <w:sz w:val="24"/>
          <w:szCs w:val="24"/>
        </w:rPr>
        <w:t xml:space="preserve"> more prevalent in </w:t>
      </w:r>
      <w:r w:rsidR="00D864F2">
        <w:rPr>
          <w:rFonts w:ascii="Times New Roman" w:eastAsia="Times New Roman" w:hAnsi="Times New Roman" w:cs="Times New Roman"/>
          <w:sz w:val="24"/>
          <w:szCs w:val="24"/>
        </w:rPr>
        <w:t>intermediate and surface-feeding fish</w:t>
      </w:r>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t>compared to</w:t>
      </w:r>
      <w:r w:rsidR="00786AAA">
        <w:rPr>
          <w:rFonts w:ascii="Times New Roman" w:eastAsia="Times New Roman" w:hAnsi="Times New Roman" w:cs="Times New Roman"/>
          <w:sz w:val="24"/>
          <w:szCs w:val="24"/>
        </w:rPr>
        <w:t xml:space="preserve"> benthic fish, supporting the hypothesis that fishes from non-benthic </w:t>
      </w:r>
      <w:ins w:id="48" w:author="Abraham" w:date="2021-04-25T22:03:00Z">
        <w:r w:rsidR="00077F15">
          <w:rPr>
            <w:rFonts w:ascii="Times New Roman" w:eastAsia="Times New Roman" w:hAnsi="Times New Roman" w:cs="Times New Roman"/>
            <w:sz w:val="24"/>
            <w:szCs w:val="24"/>
          </w:rPr>
          <w:t>forag</w:t>
        </w:r>
      </w:ins>
      <w:del w:id="49" w:author="Abraham" w:date="2021-04-25T22:03:00Z">
        <w:r w:rsidR="00786AAA" w:rsidDel="00077F15">
          <w:rPr>
            <w:rFonts w:ascii="Times New Roman" w:eastAsia="Times New Roman" w:hAnsi="Times New Roman" w:cs="Times New Roman"/>
            <w:sz w:val="24"/>
            <w:szCs w:val="24"/>
          </w:rPr>
          <w:delText>feed</w:delText>
        </w:r>
      </w:del>
      <w:r w:rsidR="00786AAA">
        <w:rPr>
          <w:rFonts w:ascii="Times New Roman" w:eastAsia="Times New Roman" w:hAnsi="Times New Roman" w:cs="Times New Roman"/>
          <w:sz w:val="24"/>
          <w:szCs w:val="24"/>
        </w:rPr>
        <w:t xml:space="preserve">ing domains eat a higher proportion of prey in </w:t>
      </w:r>
      <w:r w:rsidR="00AF2A64">
        <w:rPr>
          <w:rFonts w:ascii="Times New Roman" w:eastAsia="Times New Roman" w:hAnsi="Times New Roman" w:cs="Times New Roman"/>
          <w:sz w:val="24"/>
          <w:szCs w:val="24"/>
        </w:rPr>
        <w:t>non-feeding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193487EF" w:rsidR="00C85381" w:rsidRDefault="00786AAA"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five collection dates, the proportion of </w:t>
      </w:r>
      <w:r w:rsidR="00AF2A64">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prey that w</w:t>
      </w:r>
      <w:r w:rsidR="00AF2A64">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non-co</w:t>
      </w:r>
      <w:r w:rsidR="00205DC8">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sumers </w:t>
      </w:r>
      <w:r w:rsidR="00C04F6F">
        <w:rPr>
          <w:rFonts w:ascii="Times New Roman" w:eastAsia="Times New Roman" w:hAnsi="Times New Roman" w:cs="Times New Roman"/>
          <w:sz w:val="24"/>
          <w:szCs w:val="24"/>
        </w:rPr>
        <w:t>exceeded</w:t>
      </w:r>
      <w:r w:rsidR="00FB6D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FB6DBB">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for intermediate and surface-feeding fishes,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In </w:t>
      </w:r>
      <w:r w:rsidR="00D2349D">
        <w:rPr>
          <w:rFonts w:ascii="Times New Roman" w:eastAsia="Times New Roman" w:hAnsi="Times New Roman" w:cs="Times New Roman"/>
          <w:sz w:val="24"/>
          <w:szCs w:val="24"/>
        </w:rPr>
        <w:t>comparison</w:t>
      </w:r>
      <w:r w:rsidR="00AF2A64">
        <w:rPr>
          <w:rFonts w:ascii="Times New Roman" w:eastAsia="Times New Roman" w:hAnsi="Times New Roman" w:cs="Times New Roman"/>
          <w:sz w:val="24"/>
          <w:szCs w:val="24"/>
        </w:rPr>
        <w:t>, the proportion of non-consumer prey in benthic fish diets never exceeded 4%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p>
    <w:p w14:paraId="53250574" w14:textId="49AF2A76"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r w:rsidR="00445C9C">
        <w:rPr>
          <w:rFonts w:ascii="Times New Roman" w:eastAsia="Times New Roman" w:hAnsi="Times New Roman" w:cs="Times New Roman"/>
          <w:sz w:val="24"/>
          <w:szCs w:val="24"/>
        </w:rPr>
        <w:t xml:space="preserve"> All fish ate a similar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 Intermediate fish</w:t>
      </w:r>
      <w:r w:rsidR="008D5049">
        <w:rPr>
          <w:rFonts w:ascii="Times New Roman" w:eastAsia="Times New Roman" w:hAnsi="Times New Roman" w:cs="Times New Roman"/>
          <w:sz w:val="24"/>
          <w:szCs w:val="24"/>
        </w:rPr>
        <w:t xml:space="preserve"> ate</w:t>
      </w:r>
      <w:r w:rsidR="00445C9C">
        <w:rPr>
          <w:rFonts w:ascii="Times New Roman" w:eastAsia="Times New Roman" w:hAnsi="Times New Roman" w:cs="Times New Roman"/>
          <w:sz w:val="24"/>
          <w:szCs w:val="24"/>
        </w:rPr>
        <w:t xml:space="preserve"> a smaller amount of chironomid mass than benthic or surface fish on average, but with strong overlap among the </w:t>
      </w:r>
      <w:ins w:id="50" w:author="Abraham" w:date="2021-04-25T21:52:00Z">
        <w:r w:rsidR="00575A92">
          <w:rPr>
            <w:rFonts w:ascii="Times New Roman" w:eastAsia="Times New Roman" w:hAnsi="Times New Roman" w:cs="Times New Roman"/>
            <w:sz w:val="24"/>
            <w:szCs w:val="24"/>
          </w:rPr>
          <w:t>domain</w:t>
        </w:r>
      </w:ins>
      <w:del w:id="51" w:author="Abraham" w:date="2021-04-25T21:52:00Z">
        <w:r w:rsidR="00445C9C" w:rsidDel="00575A92">
          <w:rPr>
            <w:rFonts w:ascii="Times New Roman" w:eastAsia="Times New Roman" w:hAnsi="Times New Roman" w:cs="Times New Roman"/>
            <w:sz w:val="24"/>
            <w:szCs w:val="24"/>
          </w:rPr>
          <w:delText>guild</w:delText>
        </w:r>
      </w:del>
      <w:r w:rsidR="00445C9C">
        <w:rPr>
          <w:rFonts w:ascii="Times New Roman" w:eastAsia="Times New Roman" w:hAnsi="Times New Roman" w:cs="Times New Roman"/>
          <w:sz w:val="24"/>
          <w:szCs w:val="24"/>
        </w:rPr>
        <w:t xml:space="preserve">s (Figure 2b). </w:t>
      </w: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given date (Figure 3d). In contrast, more than 10% of chironomids in intermediate or surface fish diets were pupae or adults on average (Figure 2d). This varied widely over time, </w:t>
      </w:r>
      <w:r w:rsidR="0040203E">
        <w:rPr>
          <w:rFonts w:ascii="Times New Roman" w:eastAsia="Times New Roman" w:hAnsi="Times New Roman" w:cs="Times New Roman"/>
          <w:sz w:val="24"/>
          <w:szCs w:val="24"/>
        </w:rPr>
        <w:t>with up to 40% of chironomids eaten as larvae or pupae on some dates (Figure 3d</w:t>
      </w:r>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 per se,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455BF50F"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52" w:name="_Hlk48639332"/>
      <w:r w:rsidR="00704A1A">
        <w:rPr>
          <w:rFonts w:ascii="Times New Roman" w:eastAsia="Times New Roman" w:hAnsi="Times New Roman" w:cs="Times New Roman"/>
          <w:sz w:val="24"/>
          <w:szCs w:val="24"/>
        </w:rPr>
        <w:t xml:space="preserve">Chironomids </w:t>
      </w:r>
      <w:r w:rsidR="00DF0B16">
        <w:rPr>
          <w:rFonts w:ascii="Times New Roman" w:eastAsia="Times New Roman" w:hAnsi="Times New Roman" w:cs="Times New Roman"/>
          <w:sz w:val="24"/>
          <w:szCs w:val="24"/>
        </w:rPr>
        <w:t>made up ~ 93% of</w:t>
      </w:r>
      <w:r w:rsidR="00704A1A">
        <w:rPr>
          <w:rFonts w:ascii="Times New Roman" w:eastAsia="Times New Roman" w:hAnsi="Times New Roman" w:cs="Times New Roman"/>
          <w:sz w:val="24"/>
          <w:szCs w:val="24"/>
        </w:rPr>
        <w:t xml:space="preserve"> </w:t>
      </w:r>
      <w:r w:rsidR="00DF0B16">
        <w:rPr>
          <w:rFonts w:ascii="Times New Roman" w:eastAsia="Times New Roman" w:hAnsi="Times New Roman" w:cs="Times New Roman"/>
          <w:sz w:val="24"/>
          <w:szCs w:val="24"/>
        </w:rPr>
        <w:t xml:space="preserve">16,820 </w:t>
      </w:r>
      <w:r w:rsidR="00704A1A">
        <w:rPr>
          <w:rFonts w:ascii="Times New Roman" w:eastAsia="Times New Roman" w:hAnsi="Times New Roman" w:cs="Times New Roman"/>
          <w:sz w:val="24"/>
          <w:szCs w:val="24"/>
        </w:rPr>
        <w:t>emergent insects collected in emergence traps.</w:t>
      </w:r>
      <w:r w:rsidR="007A75F5">
        <w:rPr>
          <w:rFonts w:ascii="Times New Roman" w:eastAsia="Times New Roman" w:hAnsi="Times New Roman" w:cs="Times New Roman"/>
          <w:sz w:val="24"/>
          <w:szCs w:val="24"/>
        </w:rPr>
        <w:t xml:space="preserve"> Emergence ranged from</w:t>
      </w:r>
      <w:r w:rsidR="00F66D3C">
        <w:rPr>
          <w:rFonts w:ascii="Times New Roman" w:eastAsia="Times New Roman" w:hAnsi="Times New Roman" w:cs="Times New Roman"/>
          <w:sz w:val="24"/>
          <w:szCs w:val="24"/>
        </w:rPr>
        <w:t xml:space="preserve"> ~0 to </w:t>
      </w:r>
      <w:r w:rsidR="007E1102">
        <w:rPr>
          <w:rFonts w:ascii="Times New Roman" w:eastAsia="Times New Roman" w:hAnsi="Times New Roman" w:cs="Times New Roman"/>
          <w:sz w:val="24"/>
          <w:szCs w:val="24"/>
        </w:rPr>
        <w:t>350 individuals/d</w:t>
      </w:r>
      <w:r w:rsidR="00BE6D50">
        <w:rPr>
          <w:rFonts w:ascii="Times New Roman" w:eastAsia="Times New Roman" w:hAnsi="Times New Roman" w:cs="Times New Roman"/>
          <w:sz w:val="24"/>
          <w:szCs w:val="24"/>
        </w:rPr>
        <w:t>ay</w:t>
      </w:r>
      <w:r w:rsidR="007E1102">
        <w:rPr>
          <w:rFonts w:ascii="Times New Roman" w:eastAsia="Times New Roman" w:hAnsi="Times New Roman" w:cs="Times New Roman"/>
          <w:sz w:val="24"/>
          <w:szCs w:val="24"/>
        </w:rPr>
        <w:t>/m</w:t>
      </w:r>
      <w:r w:rsidR="007E1102">
        <w:rPr>
          <w:rFonts w:ascii="Times New Roman" w:eastAsia="Times New Roman" w:hAnsi="Times New Roman" w:cs="Times New Roman"/>
          <w:sz w:val="24"/>
          <w:szCs w:val="24"/>
          <w:vertAlign w:val="superscript"/>
        </w:rPr>
        <w:t>2</w:t>
      </w:r>
      <w:r w:rsidR="007E1102">
        <w:rPr>
          <w:rFonts w:ascii="Times New Roman" w:eastAsia="Times New Roman" w:hAnsi="Times New Roman" w:cs="Times New Roman"/>
          <w:sz w:val="24"/>
          <w:szCs w:val="24"/>
        </w:rPr>
        <w:t>.</w:t>
      </w:r>
      <w:r w:rsidR="007A75F5">
        <w:rPr>
          <w:rFonts w:ascii="Times New Roman" w:eastAsia="Times New Roman" w:hAnsi="Times New Roman" w:cs="Times New Roman"/>
          <w:sz w:val="24"/>
          <w:szCs w:val="24"/>
        </w:rPr>
        <w:t xml:space="preserve"> </w:t>
      </w:r>
      <w:bookmarkEnd w:id="52"/>
      <w:r>
        <w:rPr>
          <w:rFonts w:ascii="Times New Roman" w:eastAsia="Times New Roman" w:hAnsi="Times New Roman" w:cs="Times New Roman"/>
          <w:sz w:val="24"/>
          <w:szCs w:val="24"/>
        </w:rPr>
        <w:t>Contrary to our initial</w:t>
      </w:r>
      <w:ins w:id="53" w:author="Abraham" w:date="2021-04-25T21:41:00Z">
        <w:r w:rsidR="003C120F">
          <w:rPr>
            <w:rFonts w:ascii="Times New Roman" w:eastAsia="Times New Roman" w:hAnsi="Times New Roman" w:cs="Times New Roman"/>
            <w:sz w:val="24"/>
            <w:szCs w:val="24"/>
          </w:rPr>
          <w:t xml:space="preserve"> hypothesis,</w:t>
        </w:r>
      </w:ins>
      <w:r>
        <w:rPr>
          <w:rFonts w:ascii="Times New Roman" w:eastAsia="Times New Roman" w:hAnsi="Times New Roman" w:cs="Times New Roman"/>
          <w:sz w:val="24"/>
          <w:szCs w:val="24"/>
        </w:rPr>
        <w:t xml:space="preserve"> </w:t>
      </w:r>
      <w:r w:rsidR="007E1102">
        <w:rPr>
          <w:rFonts w:ascii="Times New Roman" w:eastAsia="Times New Roman" w:hAnsi="Times New Roman" w:cs="Times New Roman"/>
          <w:sz w:val="24"/>
          <w:szCs w:val="24"/>
        </w:rPr>
        <w:t>there was little evidence that fish ate more non-feeding prey stages as emergence increased</w:t>
      </w:r>
      <w:r>
        <w:rPr>
          <w:rFonts w:ascii="Times New Roman" w:eastAsia="Times New Roman" w:hAnsi="Times New Roman" w:cs="Times New Roman"/>
          <w:sz w:val="24"/>
          <w:szCs w:val="24"/>
        </w:rPr>
        <w:t xml:space="preserve">. </w:t>
      </w:r>
      <w:bookmarkStart w:id="54" w:name="_Hlk48644323"/>
      <w:r>
        <w:rPr>
          <w:rFonts w:ascii="Times New Roman" w:eastAsia="Times New Roman" w:hAnsi="Times New Roman" w:cs="Times New Roman"/>
          <w:sz w:val="24"/>
          <w:szCs w:val="24"/>
        </w:rPr>
        <w:t xml:space="preserve">The strongest relationship between emergence and proportion of </w:t>
      </w:r>
      <w:r w:rsidR="007E1102">
        <w:rPr>
          <w:rFonts w:ascii="Times New Roman" w:eastAsia="Times New Roman" w:hAnsi="Times New Roman" w:cs="Times New Roman"/>
          <w:sz w:val="24"/>
          <w:szCs w:val="24"/>
        </w:rPr>
        <w:t xml:space="preserve">non-feeding prey </w:t>
      </w:r>
      <w:r>
        <w:rPr>
          <w:rFonts w:ascii="Times New Roman" w:eastAsia="Times New Roman" w:hAnsi="Times New Roman" w:cs="Times New Roman"/>
          <w:sz w:val="24"/>
          <w:szCs w:val="24"/>
        </w:rPr>
        <w:t>in diet</w:t>
      </w:r>
      <w:r w:rsidR="007E110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was for </w:t>
      </w:r>
      <w:r w:rsidR="007E1102">
        <w:rPr>
          <w:rFonts w:ascii="Times New Roman" w:eastAsia="Times New Roman" w:hAnsi="Times New Roman" w:cs="Times New Roman"/>
          <w:sz w:val="24"/>
          <w:szCs w:val="24"/>
        </w:rPr>
        <w:t>surface feeding fishes (Table 4). However, the effect was relatively small (Table 4) and the relationship was noisy (Figure 4). It also disappeared when the analysis was repeated with only chironomids (Figure 4)</w:t>
      </w:r>
      <w:bookmarkEnd w:id="54"/>
      <w:r w:rsidR="007E1102">
        <w:rPr>
          <w:rFonts w:ascii="Times New Roman" w:eastAsia="Times New Roman" w:hAnsi="Times New Roman" w:cs="Times New Roman"/>
          <w:sz w:val="24"/>
          <w:szCs w:val="24"/>
        </w:rPr>
        <w:t>. No other fish domain showed evidence of relationship between emergence abundance and stage-structured feeding (Figure 4).</w:t>
      </w:r>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28729CC" w14:textId="03FEB875" w:rsidR="00E461A7" w:rsidRDefault="004D08DC">
      <w:pPr>
        <w:spacing w:after="0" w:line="480" w:lineRule="auto"/>
        <w:rPr>
          <w:rFonts w:ascii="Times New Roman" w:hAnsi="Times New Roman" w:cs="Times New Roman"/>
          <w:color w:val="201F1E"/>
          <w:sz w:val="24"/>
          <w:szCs w:val="24"/>
          <w:shd w:val="clear" w:color="auto" w:fill="FFFFFF"/>
        </w:rPr>
      </w:pPr>
      <w:r>
        <w:rPr>
          <w:rFonts w:ascii="Times New Roman" w:eastAsia="Times New Roman" w:hAnsi="Times New Roman" w:cs="Times New Roman"/>
          <w:sz w:val="24"/>
          <w:szCs w:val="24"/>
        </w:rPr>
        <w:tab/>
      </w:r>
      <w:bookmarkStart w:id="55" w:name="_Hlk48643913"/>
      <w:r>
        <w:rPr>
          <w:rFonts w:ascii="Times New Roman" w:eastAsia="Times New Roman" w:hAnsi="Times New Roman" w:cs="Times New Roman"/>
          <w:sz w:val="24"/>
          <w:szCs w:val="24"/>
        </w:rPr>
        <w:t xml:space="preserve">This study provides empirical evidence </w:t>
      </w:r>
      <w:r w:rsidR="00CC4A5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stage-structur</w:t>
      </w:r>
      <w:r w:rsidR="00C96185">
        <w:rPr>
          <w:rFonts w:ascii="Times New Roman" w:eastAsia="Times New Roman" w:hAnsi="Times New Roman" w:cs="Times New Roman"/>
          <w:sz w:val="24"/>
          <w:szCs w:val="24"/>
        </w:rPr>
        <w:t>ed feeding</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among</w:t>
      </w:r>
      <w:r>
        <w:rPr>
          <w:rFonts w:ascii="Times New Roman" w:eastAsia="Times New Roman" w:hAnsi="Times New Roman" w:cs="Times New Roman"/>
          <w:sz w:val="24"/>
          <w:szCs w:val="24"/>
        </w:rPr>
        <w:t xml:space="preserve"> freshwater fishes </w:t>
      </w:r>
      <w:r w:rsidR="00CC4A59">
        <w:rPr>
          <w:rFonts w:ascii="Times New Roman" w:eastAsia="Times New Roman" w:hAnsi="Times New Roman" w:cs="Times New Roman"/>
          <w:sz w:val="24"/>
          <w:szCs w:val="24"/>
        </w:rPr>
        <w:t>is predictable based on the foraging traits of the fish</w:t>
      </w:r>
      <w:r>
        <w:rPr>
          <w:rFonts w:ascii="Times New Roman" w:eastAsia="Times New Roman" w:hAnsi="Times New Roman" w:cs="Times New Roman"/>
          <w:sz w:val="24"/>
          <w:szCs w:val="24"/>
        </w:rPr>
        <w:t xml:space="preserve">. </w:t>
      </w:r>
      <w:r w:rsidR="00CC4A59">
        <w:rPr>
          <w:rFonts w:ascii="Times New Roman" w:eastAsia="Times New Roman" w:hAnsi="Times New Roman" w:cs="Times New Roman"/>
          <w:sz w:val="24"/>
          <w:szCs w:val="24"/>
        </w:rPr>
        <w:t>As expected, f</w:t>
      </w:r>
      <w:r>
        <w:rPr>
          <w:rFonts w:ascii="Times New Roman" w:eastAsia="Times New Roman" w:hAnsi="Times New Roman" w:cs="Times New Roman"/>
          <w:sz w:val="24"/>
          <w:szCs w:val="24"/>
        </w:rPr>
        <w:t>ish</w:t>
      </w:r>
      <w:r w:rsidR="00CC4A59">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in the surface and </w:t>
      </w:r>
      <w:r>
        <w:rPr>
          <w:rFonts w:ascii="Times New Roman" w:eastAsia="Times New Roman" w:hAnsi="Times New Roman" w:cs="Times New Roman"/>
          <w:sz w:val="24"/>
          <w:szCs w:val="24"/>
        </w:rPr>
        <w:lastRenderedPageBreak/>
        <w:t xml:space="preserve">the intermediate </w:t>
      </w:r>
      <w:ins w:id="56" w:author="Abraham" w:date="2021-04-25T21:58:00Z">
        <w:r w:rsidR="00077F15">
          <w:rPr>
            <w:rFonts w:ascii="Times New Roman" w:eastAsia="Times New Roman" w:hAnsi="Times New Roman" w:cs="Times New Roman"/>
            <w:sz w:val="24"/>
            <w:szCs w:val="24"/>
          </w:rPr>
          <w:t>forag</w:t>
        </w:r>
      </w:ins>
      <w:del w:id="57" w:author="Abraham" w:date="2021-04-25T21:58: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 xml:space="preserve">ing domains </w:t>
      </w:r>
      <w:r w:rsidR="00CC4A59">
        <w:rPr>
          <w:rFonts w:ascii="Times New Roman" w:eastAsia="Times New Roman" w:hAnsi="Times New Roman" w:cs="Times New Roman"/>
          <w:sz w:val="24"/>
          <w:szCs w:val="24"/>
        </w:rPr>
        <w:t>consistently ate a higher fraction of terrestrial prey</w:t>
      </w:r>
      <w:r>
        <w:rPr>
          <w:rFonts w:ascii="Times New Roman" w:eastAsia="Times New Roman" w:hAnsi="Times New Roman" w:cs="Times New Roman"/>
          <w:sz w:val="24"/>
          <w:szCs w:val="24"/>
        </w:rPr>
        <w:t xml:space="preserve"> than fishes in the benthic </w:t>
      </w:r>
      <w:ins w:id="58" w:author="Abraham" w:date="2021-04-25T21:58:00Z">
        <w:r w:rsidR="00077F15">
          <w:rPr>
            <w:rFonts w:ascii="Times New Roman" w:eastAsia="Times New Roman" w:hAnsi="Times New Roman" w:cs="Times New Roman"/>
            <w:sz w:val="24"/>
            <w:szCs w:val="24"/>
          </w:rPr>
          <w:t>forag</w:t>
        </w:r>
      </w:ins>
      <w:del w:id="59" w:author="Abraham" w:date="2021-04-25T21:58: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w:t>
      </w:r>
      <w:r w:rsidR="00A55EAC">
        <w:rPr>
          <w:rFonts w:ascii="Times New Roman" w:eastAsia="Times New Roman" w:hAnsi="Times New Roman" w:cs="Times New Roman"/>
          <w:sz w:val="24"/>
          <w:szCs w:val="24"/>
        </w:rPr>
        <w:t>n</w:t>
      </w:r>
      <w:r w:rsidR="00CC4A59">
        <w:rPr>
          <w:rFonts w:ascii="Times New Roman" w:eastAsia="Times New Roman" w:hAnsi="Times New Roman" w:cs="Times New Roman"/>
          <w:sz w:val="24"/>
          <w:szCs w:val="24"/>
        </w:rPr>
        <w:t xml:space="preserve">. However, the most important result </w:t>
      </w:r>
      <w:r w:rsidR="004F1184">
        <w:rPr>
          <w:rFonts w:ascii="Times New Roman" w:eastAsia="Times New Roman" w:hAnsi="Times New Roman" w:cs="Times New Roman"/>
          <w:sz w:val="24"/>
          <w:szCs w:val="24"/>
        </w:rPr>
        <w:t>was</w:t>
      </w:r>
      <w:r w:rsidR="00CC4A59">
        <w:rPr>
          <w:rFonts w:ascii="Times New Roman" w:eastAsia="Times New Roman" w:hAnsi="Times New Roman" w:cs="Times New Roman"/>
          <w:sz w:val="24"/>
          <w:szCs w:val="24"/>
        </w:rPr>
        <w:t xml:space="preserve"> that fishes in those domains also differed in how they consumed the remaining fraction of aquatic prey. Namely, f</w:t>
      </w:r>
      <w:r>
        <w:rPr>
          <w:rFonts w:ascii="Times New Roman" w:eastAsia="Times New Roman" w:hAnsi="Times New Roman" w:cs="Times New Roman"/>
          <w:sz w:val="24"/>
          <w:szCs w:val="24"/>
        </w:rPr>
        <w:t xml:space="preserve">ishes in the </w:t>
      </w:r>
      <w:r w:rsidR="00CC4A59">
        <w:rPr>
          <w:rFonts w:ascii="Times New Roman" w:eastAsia="Times New Roman" w:hAnsi="Times New Roman" w:cs="Times New Roman"/>
          <w:sz w:val="24"/>
          <w:szCs w:val="24"/>
        </w:rPr>
        <w:t>surface and water-column</w:t>
      </w:r>
      <w:r w:rsidRPr="00353E28">
        <w:rPr>
          <w:rFonts w:ascii="Times New Roman" w:eastAsia="Times New Roman" w:hAnsi="Times New Roman" w:cs="Times New Roman"/>
          <w:sz w:val="24"/>
          <w:szCs w:val="24"/>
        </w:rPr>
        <w:t xml:space="preserve"> domain </w:t>
      </w:r>
      <w:r w:rsidR="00C96185">
        <w:rPr>
          <w:rFonts w:ascii="Times New Roman" w:eastAsia="Times New Roman" w:hAnsi="Times New Roman" w:cs="Times New Roman"/>
          <w:sz w:val="24"/>
          <w:szCs w:val="24"/>
        </w:rPr>
        <w:t>fed</w:t>
      </w:r>
      <w:r w:rsidRPr="00353E28">
        <w:rPr>
          <w:rFonts w:ascii="Times New Roman" w:eastAsia="Times New Roman" w:hAnsi="Times New Roman" w:cs="Times New Roman"/>
          <w:sz w:val="24"/>
          <w:szCs w:val="24"/>
        </w:rPr>
        <w:t xml:space="preserve"> more heavily on</w:t>
      </w:r>
      <w:r w:rsidR="003C5979">
        <w:rPr>
          <w:rFonts w:ascii="Times New Roman" w:eastAsia="Times New Roman" w:hAnsi="Times New Roman" w:cs="Times New Roman"/>
          <w:sz w:val="24"/>
          <w:szCs w:val="24"/>
        </w:rPr>
        <w:t xml:space="preserve"> non-consumer prey stages (e.g., </w:t>
      </w:r>
      <w:r w:rsidRPr="00353E28">
        <w:rPr>
          <w:rFonts w:ascii="Times New Roman" w:eastAsia="Times New Roman" w:hAnsi="Times New Roman" w:cs="Times New Roman"/>
          <w:sz w:val="24"/>
          <w:szCs w:val="24"/>
        </w:rPr>
        <w:t xml:space="preserve">pupal and adult </w:t>
      </w:r>
      <w:r w:rsidR="00DD2A7C">
        <w:rPr>
          <w:rFonts w:ascii="Times New Roman" w:eastAsia="Times New Roman" w:hAnsi="Times New Roman" w:cs="Times New Roman"/>
          <w:sz w:val="24"/>
          <w:szCs w:val="24"/>
        </w:rPr>
        <w:t>chironomid</w:t>
      </w:r>
      <w:r w:rsidRPr="00353E28">
        <w:rPr>
          <w:rFonts w:ascii="Times New Roman" w:eastAsia="Times New Roman" w:hAnsi="Times New Roman" w:cs="Times New Roman"/>
          <w:sz w:val="24"/>
          <w:szCs w:val="24"/>
        </w:rPr>
        <w:t>s</w:t>
      </w:r>
      <w:r w:rsidR="00E461A7">
        <w:rPr>
          <w:rFonts w:ascii="Times New Roman" w:eastAsia="Times New Roman" w:hAnsi="Times New Roman" w:cs="Times New Roman"/>
          <w:sz w:val="24"/>
          <w:szCs w:val="24"/>
        </w:rPr>
        <w:t>)</w:t>
      </w:r>
      <w:r w:rsidRPr="00353E28">
        <w:rPr>
          <w:rFonts w:ascii="Times New Roman" w:eastAsia="Times New Roman" w:hAnsi="Times New Roman" w:cs="Times New Roman"/>
          <w:sz w:val="24"/>
          <w:szCs w:val="24"/>
        </w:rPr>
        <w:t xml:space="preserve"> than </w:t>
      </w:r>
      <w:r w:rsidR="00CC4A59">
        <w:rPr>
          <w:rFonts w:ascii="Times New Roman" w:eastAsia="Times New Roman" w:hAnsi="Times New Roman" w:cs="Times New Roman"/>
          <w:sz w:val="24"/>
          <w:szCs w:val="24"/>
        </w:rPr>
        <w:t>fishes in the benthic domain</w:t>
      </w:r>
      <w:r w:rsidRPr="00353E28">
        <w:rPr>
          <w:rFonts w:ascii="Times New Roman" w:eastAsia="Times New Roman" w:hAnsi="Times New Roman" w:cs="Times New Roman"/>
          <w:sz w:val="24"/>
          <w:szCs w:val="24"/>
        </w:rPr>
        <w:t>.</w:t>
      </w:r>
      <w:r w:rsidR="00353E28" w:rsidRPr="00353E28">
        <w:rPr>
          <w:rFonts w:ascii="Times New Roman" w:eastAsia="Times New Roman" w:hAnsi="Times New Roman" w:cs="Times New Roman"/>
          <w:sz w:val="24"/>
          <w:szCs w:val="24"/>
        </w:rPr>
        <w:t xml:space="preserve"> </w:t>
      </w:r>
      <w:r w:rsidR="00353E28" w:rsidRPr="00353E28">
        <w:rPr>
          <w:rFonts w:ascii="Times New Roman" w:hAnsi="Times New Roman" w:cs="Times New Roman"/>
          <w:color w:val="201F1E"/>
          <w:sz w:val="24"/>
          <w:szCs w:val="24"/>
          <w:shd w:val="clear" w:color="auto" w:fill="FFFFFF"/>
        </w:rPr>
        <w:t xml:space="preserve">While it is not surprising that benthic fishes ate more larval </w:t>
      </w:r>
      <w:r w:rsidR="00DD2A7C">
        <w:rPr>
          <w:rFonts w:ascii="Times New Roman" w:hAnsi="Times New Roman" w:cs="Times New Roman"/>
          <w:color w:val="201F1E"/>
          <w:sz w:val="24"/>
          <w:szCs w:val="24"/>
          <w:shd w:val="clear" w:color="auto" w:fill="FFFFFF"/>
        </w:rPr>
        <w:t>chironomid</w:t>
      </w:r>
      <w:r w:rsidR="00353E28" w:rsidRPr="00353E28">
        <w:rPr>
          <w:rFonts w:ascii="Times New Roman" w:hAnsi="Times New Roman" w:cs="Times New Roman"/>
          <w:color w:val="201F1E"/>
          <w:sz w:val="24"/>
          <w:szCs w:val="24"/>
          <w:shd w:val="clear" w:color="auto" w:fill="FFFFFF"/>
        </w:rPr>
        <w:t xml:space="preserve">s than other fishes, our results provide among the first quantifications of this feeding among fish foraging </w:t>
      </w:r>
      <w:r w:rsidR="00E461A7">
        <w:rPr>
          <w:rFonts w:ascii="Times New Roman" w:hAnsi="Times New Roman" w:cs="Times New Roman"/>
          <w:color w:val="201F1E"/>
          <w:sz w:val="24"/>
          <w:szCs w:val="24"/>
          <w:shd w:val="clear" w:color="auto" w:fill="FFFFFF"/>
        </w:rPr>
        <w:t>domains</w:t>
      </w:r>
      <w:r w:rsidR="00353E28" w:rsidRPr="00353E28">
        <w:rPr>
          <w:rFonts w:ascii="Times New Roman" w:hAnsi="Times New Roman" w:cs="Times New Roman"/>
          <w:color w:val="201F1E"/>
          <w:sz w:val="24"/>
          <w:szCs w:val="24"/>
          <w:shd w:val="clear" w:color="auto" w:fill="FFFFFF"/>
        </w:rPr>
        <w:t>.</w:t>
      </w:r>
    </w:p>
    <w:p w14:paraId="1F78F250" w14:textId="37321926" w:rsidR="00E461A7" w:rsidRPr="00E461A7" w:rsidRDefault="00E461A7" w:rsidP="00EB2918">
      <w:pPr>
        <w:spacing w:after="0" w:line="480" w:lineRule="auto"/>
        <w:rPr>
          <w:rFonts w:ascii="Times New Roman" w:eastAsia="Times New Roman" w:hAnsi="Times New Roman" w:cs="Times New Roman"/>
          <w:sz w:val="24"/>
          <w:szCs w:val="24"/>
        </w:rPr>
      </w:pPr>
      <w:r>
        <w:rPr>
          <w:rFonts w:ascii="Times New Roman" w:hAnsi="Times New Roman" w:cs="Times New Roman"/>
          <w:color w:val="201F1E"/>
          <w:sz w:val="24"/>
          <w:szCs w:val="24"/>
          <w:shd w:val="clear" w:color="auto" w:fill="FFFFFF"/>
        </w:rPr>
        <w:tab/>
      </w:r>
      <w:bookmarkEnd w:id="55"/>
      <w:r>
        <w:rPr>
          <w:rFonts w:ascii="Times New Roman" w:eastAsia="Times New Roman" w:hAnsi="Times New Roman" w:cs="Times New Roman"/>
          <w:sz w:val="24"/>
          <w:szCs w:val="24"/>
        </w:rPr>
        <w:t xml:space="preserve">The potential importance of stage-structured feeding </w:t>
      </w:r>
      <w:r w:rsidR="00F0115F">
        <w:rPr>
          <w:rFonts w:ascii="Times New Roman" w:eastAsia="Times New Roman" w:hAnsi="Times New Roman" w:cs="Times New Roman"/>
          <w:sz w:val="24"/>
          <w:szCs w:val="24"/>
        </w:rPr>
        <w:t xml:space="preserve">by fishes </w:t>
      </w:r>
      <w:r>
        <w:rPr>
          <w:rFonts w:ascii="Times New Roman" w:eastAsia="Times New Roman" w:hAnsi="Times New Roman" w:cs="Times New Roman"/>
          <w:sz w:val="24"/>
          <w:szCs w:val="24"/>
        </w:rPr>
        <w:t>comes from several lines of evidence. First, fishes that eat a larger fraction of pupal/adult versus larval insects tend to have weak top-down effects on benthic macroinvertebrates</w:t>
      </w:r>
      <w:r w:rsidR="007C6179">
        <w:rPr>
          <w:rFonts w:ascii="Times New Roman" w:eastAsia="Times New Roman" w:hAnsi="Times New Roman" w:cs="Times New Roman"/>
          <w:sz w:val="24"/>
          <w:szCs w:val="24"/>
        </w:rPr>
        <w:t>, but strongly reduce the emergence of adult aquatic insects</w:t>
      </w:r>
      <w:r>
        <w:rPr>
          <w:rFonts w:ascii="Times New Roman" w:eastAsia="Times New Roman" w:hAnsi="Times New Roman" w:cs="Times New Roman"/>
          <w:sz w:val="24"/>
          <w:szCs w:val="24"/>
        </w:rPr>
        <w:t xml:space="preserve"> (Wesner 2010, Warmbold and Wesner 2018). For example, Green Sunfish (</w:t>
      </w:r>
      <w:r>
        <w:rPr>
          <w:rFonts w:ascii="Times New Roman" w:eastAsia="Times New Roman" w:hAnsi="Times New Roman" w:cs="Times New Roman"/>
          <w:i/>
          <w:sz w:val="24"/>
          <w:szCs w:val="24"/>
        </w:rPr>
        <w:t>Lepomis cyanellus</w:t>
      </w:r>
      <w:r>
        <w:rPr>
          <w:rFonts w:ascii="Times New Roman" w:eastAsia="Times New Roman" w:hAnsi="Times New Roman" w:cs="Times New Roman"/>
          <w:sz w:val="24"/>
          <w:szCs w:val="24"/>
        </w:rPr>
        <w:t>) a</w:t>
      </w:r>
      <w:r w:rsidR="00F21C01">
        <w:rPr>
          <w:rFonts w:ascii="Times New Roman" w:eastAsia="Times New Roman" w:hAnsi="Times New Roman" w:cs="Times New Roman"/>
          <w:sz w:val="24"/>
          <w:szCs w:val="24"/>
        </w:rPr>
        <w:t xml:space="preserve">nd Smallmouth Buffalo </w:t>
      </w:r>
      <w:r w:rsidR="007C6179">
        <w:rPr>
          <w:rFonts w:ascii="Times New Roman" w:eastAsia="Times New Roman" w:hAnsi="Times New Roman" w:cs="Times New Roman"/>
          <w:sz w:val="24"/>
          <w:szCs w:val="24"/>
        </w:rPr>
        <w:t xml:space="preserve">both reduced emergence of adult aquatic insects by ~50% but </w:t>
      </w:r>
      <w:r w:rsidR="00F21C01">
        <w:rPr>
          <w:rFonts w:ascii="Times New Roman" w:eastAsia="Times New Roman" w:hAnsi="Times New Roman" w:cs="Times New Roman"/>
          <w:sz w:val="24"/>
          <w:szCs w:val="24"/>
        </w:rPr>
        <w:t xml:space="preserve">had different top-down effects on </w:t>
      </w:r>
      <w:r w:rsidR="00C21D0F">
        <w:rPr>
          <w:rFonts w:ascii="Times New Roman" w:eastAsia="Times New Roman" w:hAnsi="Times New Roman" w:cs="Times New Roman"/>
          <w:sz w:val="24"/>
          <w:szCs w:val="24"/>
        </w:rPr>
        <w:t>the larval, benthic forms of those insects</w:t>
      </w:r>
      <w:r w:rsidR="007C6179">
        <w:rPr>
          <w:rFonts w:ascii="Times New Roman" w:eastAsia="Times New Roman" w:hAnsi="Times New Roman" w:cs="Times New Roman"/>
          <w:sz w:val="24"/>
          <w:szCs w:val="24"/>
        </w:rPr>
        <w:t>,</w:t>
      </w:r>
      <w:r w:rsidR="00F21C01">
        <w:rPr>
          <w:rFonts w:ascii="Times New Roman" w:eastAsia="Times New Roman" w:hAnsi="Times New Roman" w:cs="Times New Roman"/>
          <w:sz w:val="24"/>
          <w:szCs w:val="24"/>
        </w:rPr>
        <w:t xml:space="preserve"> despite eating similar amounts of</w:t>
      </w:r>
      <w:r w:rsidR="004F1184">
        <w:rPr>
          <w:rFonts w:ascii="Times New Roman" w:eastAsia="Times New Roman" w:hAnsi="Times New Roman" w:cs="Times New Roman"/>
          <w:sz w:val="24"/>
          <w:szCs w:val="24"/>
        </w:rPr>
        <w:t xml:space="preserve"> prey</w:t>
      </w:r>
      <w:r w:rsidR="00F21C01">
        <w:rPr>
          <w:rFonts w:ascii="Times New Roman" w:eastAsia="Times New Roman" w:hAnsi="Times New Roman" w:cs="Times New Roman"/>
          <w:sz w:val="24"/>
          <w:szCs w:val="24"/>
        </w:rPr>
        <w:t xml:space="preserve">. The explanation for these differences was that Green Sunfish ate </w:t>
      </w:r>
      <w:r>
        <w:rPr>
          <w:rFonts w:ascii="Times New Roman" w:eastAsia="Times New Roman" w:hAnsi="Times New Roman" w:cs="Times New Roman"/>
          <w:sz w:val="24"/>
          <w:szCs w:val="24"/>
        </w:rPr>
        <w:t>a large</w:t>
      </w:r>
      <w:r w:rsidR="00F21C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fraction of</w:t>
      </w:r>
      <w:r w:rsidR="00F21C01">
        <w:rPr>
          <w:rFonts w:ascii="Times New Roman" w:eastAsia="Times New Roman" w:hAnsi="Times New Roman" w:cs="Times New Roman"/>
          <w:sz w:val="24"/>
          <w:szCs w:val="24"/>
        </w:rPr>
        <w:t xml:space="preserve"> chironomids as</w:t>
      </w:r>
      <w:r>
        <w:rPr>
          <w:rFonts w:ascii="Times New Roman" w:eastAsia="Times New Roman" w:hAnsi="Times New Roman" w:cs="Times New Roman"/>
          <w:sz w:val="24"/>
          <w:szCs w:val="24"/>
        </w:rPr>
        <w:t xml:space="preserve"> pupa</w:t>
      </w:r>
      <w:r w:rsidR="00F21C01">
        <w:rPr>
          <w:rFonts w:ascii="Times New Roman" w:eastAsia="Times New Roman" w:hAnsi="Times New Roman" w:cs="Times New Roman"/>
          <w:sz w:val="24"/>
          <w:szCs w:val="24"/>
        </w:rPr>
        <w:t>e</w:t>
      </w:r>
      <w:r>
        <w:rPr>
          <w:rFonts w:ascii="Times New Roman" w:eastAsia="Times New Roman" w:hAnsi="Times New Roman" w:cs="Times New Roman"/>
          <w:sz w:val="24"/>
          <w:szCs w:val="24"/>
        </w:rPr>
        <w:t>/adult</w:t>
      </w:r>
      <w:r w:rsidR="00F21C0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(~12-50%</w:t>
      </w:r>
      <w:r w:rsidR="00F21C01">
        <w:rPr>
          <w:rFonts w:ascii="Times New Roman" w:eastAsia="Times New Roman" w:hAnsi="Times New Roman" w:cs="Times New Roman"/>
          <w:sz w:val="24"/>
          <w:szCs w:val="24"/>
        </w:rPr>
        <w:t xml:space="preserve">) compared to </w:t>
      </w:r>
      <w:r>
        <w:rPr>
          <w:rFonts w:ascii="Times New Roman" w:eastAsia="Times New Roman" w:hAnsi="Times New Roman" w:cs="Times New Roman"/>
          <w:sz w:val="24"/>
          <w:szCs w:val="24"/>
        </w:rPr>
        <w:t>benthic-feeding Smallmouth Buffalo (</w:t>
      </w:r>
      <w:r>
        <w:rPr>
          <w:rFonts w:ascii="Times New Roman" w:eastAsia="Times New Roman" w:hAnsi="Times New Roman" w:cs="Times New Roman"/>
          <w:i/>
          <w:sz w:val="24"/>
          <w:szCs w:val="24"/>
        </w:rPr>
        <w:t>Ictiobus bubalus</w:t>
      </w:r>
      <w:r>
        <w:rPr>
          <w:rFonts w:ascii="Times New Roman" w:eastAsia="Times New Roman" w:hAnsi="Times New Roman" w:cs="Times New Roman"/>
          <w:sz w:val="24"/>
          <w:szCs w:val="24"/>
        </w:rPr>
        <w:t>; &lt;5%)</w:t>
      </w:r>
      <w:r w:rsidR="00F21C01">
        <w:rPr>
          <w:rFonts w:ascii="Times New Roman" w:eastAsia="Times New Roman" w:hAnsi="Times New Roman" w:cs="Times New Roman"/>
          <w:sz w:val="24"/>
          <w:szCs w:val="24"/>
        </w:rPr>
        <w:t>.</w:t>
      </w:r>
      <w:r w:rsidR="007C6179">
        <w:rPr>
          <w:rFonts w:ascii="Times New Roman" w:eastAsia="Times New Roman" w:hAnsi="Times New Roman" w:cs="Times New Roman"/>
          <w:sz w:val="24"/>
          <w:szCs w:val="24"/>
        </w:rPr>
        <w:t xml:space="preserve"> Both types of feeding reduce</w:t>
      </w:r>
      <w:r w:rsidR="004F1184">
        <w:rPr>
          <w:rFonts w:ascii="Times New Roman" w:eastAsia="Times New Roman" w:hAnsi="Times New Roman" w:cs="Times New Roman"/>
          <w:sz w:val="24"/>
          <w:szCs w:val="24"/>
        </w:rPr>
        <w:t>d</w:t>
      </w:r>
      <w:r w:rsidR="007C6179">
        <w:rPr>
          <w:rFonts w:ascii="Times New Roman" w:eastAsia="Times New Roman" w:hAnsi="Times New Roman" w:cs="Times New Roman"/>
          <w:sz w:val="24"/>
          <w:szCs w:val="24"/>
        </w:rPr>
        <w:t xml:space="preserve"> insect emergence, but only Smallmouth Buffalo controlled benthic larval densities (Warmbold and Wesner 2018). In the current study</w:t>
      </w:r>
      <w:r w:rsidR="00D2349D">
        <w:rPr>
          <w:rFonts w:ascii="Times New Roman" w:eastAsia="Times New Roman" w:hAnsi="Times New Roman" w:cs="Times New Roman"/>
          <w:sz w:val="24"/>
          <w:szCs w:val="24"/>
        </w:rPr>
        <w:t>, at least three species (</w:t>
      </w:r>
      <w:r w:rsidR="00D2349D">
        <w:rPr>
          <w:rFonts w:ascii="Times New Roman" w:eastAsia="Times New Roman" w:hAnsi="Times New Roman" w:cs="Times New Roman"/>
          <w:i/>
          <w:sz w:val="24"/>
          <w:szCs w:val="24"/>
        </w:rPr>
        <w:t xml:space="preserve">Luxilus </w:t>
      </w:r>
      <w:proofErr w:type="spellStart"/>
      <w:r w:rsidR="00D2349D">
        <w:rPr>
          <w:rFonts w:ascii="Times New Roman" w:eastAsia="Times New Roman" w:hAnsi="Times New Roman" w:cs="Times New Roman"/>
          <w:i/>
          <w:sz w:val="24"/>
          <w:szCs w:val="24"/>
        </w:rPr>
        <w:t>cornutus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 xml:space="preserve">Notropis </w:t>
      </w:r>
      <w:proofErr w:type="spellStart"/>
      <w:r w:rsidR="00D2349D">
        <w:rPr>
          <w:rFonts w:ascii="Times New Roman" w:eastAsia="Times New Roman" w:hAnsi="Times New Roman" w:cs="Times New Roman"/>
          <w:i/>
          <w:sz w:val="24"/>
          <w:szCs w:val="24"/>
        </w:rPr>
        <w:t>stramineus</w:t>
      </w:r>
      <w:proofErr w:type="spellEnd"/>
      <w:r w:rsidR="00D2349D">
        <w:rPr>
          <w:rFonts w:ascii="Times New Roman" w:eastAsia="Times New Roman" w:hAnsi="Times New Roman" w:cs="Times New Roman"/>
          <w:sz w:val="24"/>
          <w:szCs w:val="24"/>
        </w:rPr>
        <w:t xml:space="preserve">, </w:t>
      </w:r>
      <w:r w:rsidR="00D2349D">
        <w:rPr>
          <w:rFonts w:ascii="Times New Roman" w:eastAsia="Times New Roman" w:hAnsi="Times New Roman" w:cs="Times New Roman"/>
          <w:i/>
          <w:sz w:val="24"/>
          <w:szCs w:val="24"/>
        </w:rPr>
        <w:t>Cyprinella spiloptera</w:t>
      </w:r>
      <w:r w:rsidR="00D2349D">
        <w:rPr>
          <w:rFonts w:ascii="Times New Roman" w:eastAsia="Times New Roman" w:hAnsi="Times New Roman" w:cs="Times New Roman"/>
          <w:sz w:val="24"/>
          <w:szCs w:val="24"/>
        </w:rPr>
        <w:t>)</w:t>
      </w:r>
      <w:r w:rsidR="00D2349D">
        <w:rPr>
          <w:rFonts w:ascii="Times New Roman" w:eastAsia="Times New Roman" w:hAnsi="Times New Roman" w:cs="Times New Roman"/>
          <w:i/>
          <w:sz w:val="24"/>
          <w:szCs w:val="24"/>
        </w:rPr>
        <w:t xml:space="preserve"> </w:t>
      </w:r>
      <w:r w:rsidR="00D2349D">
        <w:rPr>
          <w:rFonts w:ascii="Times New Roman" w:eastAsia="Times New Roman" w:hAnsi="Times New Roman" w:cs="Times New Roman"/>
          <w:sz w:val="24"/>
          <w:szCs w:val="24"/>
        </w:rPr>
        <w:t>had similar diets as Green Sunfish, with at least 19% of all aquatic prey eaten in non-consumer life stages, including ~25% of chironomids eaten as pupae/adults.</w:t>
      </w:r>
      <w:r w:rsidR="004F1184">
        <w:rPr>
          <w:rFonts w:ascii="Times New Roman" w:eastAsia="Times New Roman" w:hAnsi="Times New Roman" w:cs="Times New Roman"/>
          <w:sz w:val="24"/>
          <w:szCs w:val="24"/>
        </w:rPr>
        <w:t xml:space="preserve"> As a result, </w:t>
      </w:r>
      <w:r w:rsidR="00EB2918">
        <w:rPr>
          <w:rFonts w:ascii="Times New Roman" w:eastAsia="Times New Roman" w:hAnsi="Times New Roman" w:cs="Times New Roman"/>
          <w:sz w:val="24"/>
          <w:szCs w:val="24"/>
        </w:rPr>
        <w:t>it seems likely that direct top-down control of larval, benthic insects in these fish communities is weakened by the consumption of pupae/adults, a prediction that would not be apparent without disaggregating the prey taxa into different life-stages (Miller and Rudolf 2011).</w:t>
      </w:r>
      <w:r w:rsidR="00D2349D">
        <w:rPr>
          <w:rFonts w:ascii="Times New Roman" w:eastAsia="Times New Roman" w:hAnsi="Times New Roman" w:cs="Times New Roman"/>
          <w:sz w:val="24"/>
          <w:szCs w:val="24"/>
        </w:rPr>
        <w:t xml:space="preserve"> </w:t>
      </w:r>
    </w:p>
    <w:p w14:paraId="7266B787" w14:textId="4DE44A34" w:rsidR="00EB2918" w:rsidRDefault="004F1184">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Second,</w:t>
      </w:r>
      <w:r w:rsidR="00EB2918">
        <w:rPr>
          <w:rFonts w:ascii="Times New Roman" w:eastAsia="Times New Roman" w:hAnsi="Times New Roman" w:cs="Times New Roman"/>
          <w:sz w:val="24"/>
          <w:szCs w:val="24"/>
        </w:rPr>
        <w:t xml:space="preserve"> </w:t>
      </w:r>
      <w:r w:rsidR="0092356F">
        <w:rPr>
          <w:rFonts w:ascii="Times New Roman" w:eastAsia="Times New Roman" w:hAnsi="Times New Roman" w:cs="Times New Roman"/>
          <w:sz w:val="24"/>
          <w:szCs w:val="24"/>
        </w:rPr>
        <w:t>resolving fish-insect interactions to prey life-stages reveal</w:t>
      </w:r>
      <w:r w:rsidR="003D12DA">
        <w:rPr>
          <w:rFonts w:ascii="Times New Roman" w:eastAsia="Times New Roman" w:hAnsi="Times New Roman" w:cs="Times New Roman"/>
          <w:sz w:val="24"/>
          <w:szCs w:val="24"/>
        </w:rPr>
        <w:t>s</w:t>
      </w:r>
      <w:r w:rsidR="0092356F">
        <w:rPr>
          <w:rFonts w:ascii="Times New Roman" w:eastAsia="Times New Roman" w:hAnsi="Times New Roman" w:cs="Times New Roman"/>
          <w:sz w:val="24"/>
          <w:szCs w:val="24"/>
        </w:rPr>
        <w:t xml:space="preserve"> potentially cryptic structure in freshwater food webs. </w:t>
      </w:r>
      <w:r w:rsidR="003D12DA">
        <w:rPr>
          <w:rFonts w:ascii="Times New Roman" w:eastAsia="Times New Roman" w:hAnsi="Times New Roman" w:cs="Times New Roman"/>
          <w:sz w:val="24"/>
          <w:szCs w:val="24"/>
        </w:rPr>
        <w:t>For example, w</w:t>
      </w:r>
      <w:r w:rsidR="0092356F">
        <w:rPr>
          <w:rFonts w:ascii="Times New Roman" w:eastAsia="Times New Roman" w:hAnsi="Times New Roman" w:cs="Times New Roman"/>
          <w:sz w:val="24"/>
          <w:szCs w:val="24"/>
        </w:rPr>
        <w:t>ithout information on prey life-stages the fish</w:t>
      </w:r>
      <w:r w:rsidR="003D12DA">
        <w:rPr>
          <w:rFonts w:ascii="Times New Roman" w:eastAsia="Times New Roman" w:hAnsi="Times New Roman" w:cs="Times New Roman"/>
          <w:sz w:val="24"/>
          <w:szCs w:val="24"/>
        </w:rPr>
        <w:t xml:space="preserve"> domains</w:t>
      </w:r>
      <w:r w:rsidR="0092356F">
        <w:rPr>
          <w:rFonts w:ascii="Times New Roman" w:eastAsia="Times New Roman" w:hAnsi="Times New Roman" w:cs="Times New Roman"/>
          <w:sz w:val="24"/>
          <w:szCs w:val="24"/>
        </w:rPr>
        <w:t xml:space="preserve"> in this study appear to have relatively similar diets, both in the amount and taxonomic make-up of their prey (e.g., mostly chironomids (Figure </w:t>
      </w:r>
      <w:r w:rsidR="003D12DA">
        <w:rPr>
          <w:rFonts w:ascii="Times New Roman" w:eastAsia="Times New Roman" w:hAnsi="Times New Roman" w:cs="Times New Roman"/>
          <w:sz w:val="24"/>
          <w:szCs w:val="24"/>
        </w:rPr>
        <w:t>S2</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w:t>
      </w:r>
      <w:r w:rsidR="0092356F">
        <w:rPr>
          <w:rFonts w:ascii="Times New Roman" w:eastAsia="Times New Roman" w:hAnsi="Times New Roman" w:cs="Times New Roman"/>
          <w:sz w:val="24"/>
          <w:szCs w:val="24"/>
        </w:rPr>
        <w:t>.</w:t>
      </w:r>
      <w:r w:rsidR="003D12DA">
        <w:rPr>
          <w:rFonts w:ascii="Times New Roman" w:eastAsia="Times New Roman" w:hAnsi="Times New Roman" w:cs="Times New Roman"/>
          <w:sz w:val="24"/>
          <w:szCs w:val="24"/>
        </w:rPr>
        <w:t xml:space="preserve"> It is only by disaggregating the prey taxa to life-stages that differences in diet become apparent</w:t>
      </w:r>
      <w:r w:rsidR="007932D8">
        <w:rPr>
          <w:rFonts w:ascii="Times New Roman" w:eastAsia="Times New Roman" w:hAnsi="Times New Roman" w:cs="Times New Roman"/>
          <w:sz w:val="24"/>
          <w:szCs w:val="24"/>
        </w:rPr>
        <w:t xml:space="preserve">, revealing that fishes partition common prey taxa by life-stages. This is </w:t>
      </w:r>
      <w:proofErr w:type="gramStart"/>
      <w:r w:rsidR="007932D8">
        <w:rPr>
          <w:rFonts w:ascii="Times New Roman" w:eastAsia="Times New Roman" w:hAnsi="Times New Roman" w:cs="Times New Roman"/>
          <w:sz w:val="24"/>
          <w:szCs w:val="24"/>
        </w:rPr>
        <w:t>similar to</w:t>
      </w:r>
      <w:proofErr w:type="gramEnd"/>
      <w:r w:rsidR="007932D8">
        <w:rPr>
          <w:rFonts w:ascii="Times New Roman" w:eastAsia="Times New Roman" w:hAnsi="Times New Roman" w:cs="Times New Roman"/>
          <w:sz w:val="24"/>
          <w:szCs w:val="24"/>
        </w:rPr>
        <w:t xml:space="preserve"> previous studies that reveal “cryptic” partitioning by fish, but only when chironomids were disaggregated from family to species (Ross 2013, p 266). In that case, darters (</w:t>
      </w:r>
      <w:proofErr w:type="spellStart"/>
      <w:r w:rsidR="007932D8">
        <w:rPr>
          <w:rFonts w:ascii="Times New Roman" w:eastAsia="Times New Roman" w:hAnsi="Times New Roman" w:cs="Times New Roman"/>
          <w:i/>
          <w:sz w:val="24"/>
          <w:szCs w:val="24"/>
        </w:rPr>
        <w:t>Etheostoma</w:t>
      </w:r>
      <w:proofErr w:type="spellEnd"/>
      <w:r w:rsidR="007932D8">
        <w:rPr>
          <w:rFonts w:ascii="Times New Roman" w:eastAsia="Times New Roman" w:hAnsi="Times New Roman" w:cs="Times New Roman"/>
          <w:i/>
          <w:sz w:val="24"/>
          <w:szCs w:val="24"/>
        </w:rPr>
        <w:t xml:space="preserve"> </w:t>
      </w:r>
      <w:r w:rsidR="007932D8">
        <w:rPr>
          <w:rFonts w:ascii="Times New Roman" w:eastAsia="Times New Roman" w:hAnsi="Times New Roman" w:cs="Times New Roman"/>
          <w:sz w:val="24"/>
          <w:szCs w:val="24"/>
        </w:rPr>
        <w:t xml:space="preserve">sp.) were considered to feed opportunistically on chironomids. However, when the chironomids were identified to species, darters were revealed to be specialists on only a select number of chironomid species (Alford and Beckett 2007). In the current study, the cryptic partitioning is revealed by life-stages, rather than species, revealing an additional axis by which fish partition aquatic prey. More importantly, partitioning prey by life-stages has implications for understanding food web structure that are not apparent from taxonomic diet approaches alone. </w:t>
      </w:r>
      <w:r w:rsidR="00EB2918">
        <w:rPr>
          <w:rFonts w:ascii="Times New Roman" w:eastAsia="Times New Roman" w:hAnsi="Times New Roman" w:cs="Times New Roman"/>
          <w:sz w:val="24"/>
          <w:szCs w:val="24"/>
        </w:rPr>
        <w:t xml:space="preserve">For example, </w:t>
      </w:r>
      <w:r w:rsidR="004D08DC">
        <w:rPr>
          <w:rFonts w:ascii="Times New Roman" w:eastAsia="Times New Roman" w:hAnsi="Times New Roman" w:cs="Times New Roman"/>
          <w:sz w:val="24"/>
          <w:szCs w:val="24"/>
        </w:rPr>
        <w:t xml:space="preserve">Clegg et al. (2018) demonstrated that inclusion </w:t>
      </w:r>
      <w:ins w:id="60" w:author="Abraham" w:date="2021-04-25T21:45:00Z">
        <w:r w:rsidR="007C35B8">
          <w:rPr>
            <w:rFonts w:ascii="Times New Roman" w:eastAsia="Times New Roman" w:hAnsi="Times New Roman" w:cs="Times New Roman"/>
            <w:sz w:val="24"/>
            <w:szCs w:val="24"/>
          </w:rPr>
          <w:t xml:space="preserve">of </w:t>
        </w:r>
      </w:ins>
      <w:r w:rsidR="004D08DC">
        <w:rPr>
          <w:rFonts w:ascii="Times New Roman" w:eastAsia="Times New Roman" w:hAnsi="Times New Roman" w:cs="Times New Roman"/>
          <w:sz w:val="24"/>
          <w:szCs w:val="24"/>
        </w:rPr>
        <w:t>life-stage</w:t>
      </w:r>
      <w:r w:rsidR="00EB2918">
        <w:rPr>
          <w:rFonts w:ascii="Times New Roman" w:eastAsia="Times New Roman" w:hAnsi="Times New Roman" w:cs="Times New Roman"/>
          <w:sz w:val="24"/>
          <w:szCs w:val="24"/>
        </w:rPr>
        <w:t xml:space="preserve"> information</w:t>
      </w:r>
      <w:r w:rsidR="004D08DC">
        <w:rPr>
          <w:rFonts w:ascii="Times New Roman" w:eastAsia="Times New Roman" w:hAnsi="Times New Roman" w:cs="Times New Roman"/>
          <w:sz w:val="24"/>
          <w:szCs w:val="24"/>
        </w:rPr>
        <w:t xml:space="preserve"> modifies food web</w:t>
      </w:r>
      <w:r w:rsidR="007932D8">
        <w:rPr>
          <w:rFonts w:ascii="Times New Roman" w:eastAsia="Times New Roman" w:hAnsi="Times New Roman" w:cs="Times New Roman"/>
          <w:sz w:val="24"/>
          <w:szCs w:val="24"/>
        </w:rPr>
        <w:t xml:space="preserve"> structure</w:t>
      </w:r>
      <w:r w:rsidR="004D08DC">
        <w:rPr>
          <w:rFonts w:ascii="Times New Roman" w:eastAsia="Times New Roman" w:hAnsi="Times New Roman" w:cs="Times New Roman"/>
          <w:sz w:val="24"/>
          <w:szCs w:val="24"/>
        </w:rPr>
        <w:t xml:space="preserve"> to a greater degree than simply increasing the number of nodes through additional taxa.</w:t>
      </w:r>
      <w:r w:rsidR="007932D8">
        <w:rPr>
          <w:rFonts w:ascii="Times New Roman" w:eastAsia="Times New Roman" w:hAnsi="Times New Roman" w:cs="Times New Roman"/>
          <w:sz w:val="24"/>
          <w:szCs w:val="24"/>
        </w:rPr>
        <w:t xml:space="preserve"> Instead, food webs that included life-stage information had</w:t>
      </w:r>
      <w:r w:rsidR="004D08DC">
        <w:rPr>
          <w:rFonts w:ascii="Times New Roman" w:eastAsia="Times New Roman" w:hAnsi="Times New Roman" w:cs="Times New Roman"/>
          <w:sz w:val="24"/>
          <w:szCs w:val="24"/>
        </w:rPr>
        <w:t xml:space="preserve"> </w:t>
      </w:r>
      <w:r w:rsidR="0050119D">
        <w:rPr>
          <w:rFonts w:ascii="Times New Roman" w:eastAsia="Times New Roman" w:hAnsi="Times New Roman" w:cs="Times New Roman"/>
          <w:sz w:val="24"/>
          <w:szCs w:val="24"/>
        </w:rPr>
        <w:t>fewer links than expected, because each life-stage node necessarily has fewer links tha</w:t>
      </w:r>
      <w:ins w:id="61" w:author="Abraham" w:date="2021-04-25T21:46:00Z">
        <w:r w:rsidR="00575A92">
          <w:rPr>
            <w:rFonts w:ascii="Times New Roman" w:eastAsia="Times New Roman" w:hAnsi="Times New Roman" w:cs="Times New Roman"/>
            <w:sz w:val="24"/>
            <w:szCs w:val="24"/>
          </w:rPr>
          <w:t>n</w:t>
        </w:r>
      </w:ins>
      <w:del w:id="62" w:author="Abraham" w:date="2021-04-25T21:46:00Z">
        <w:r w:rsidR="0050119D" w:rsidDel="00575A92">
          <w:rPr>
            <w:rFonts w:ascii="Times New Roman" w:eastAsia="Times New Roman" w:hAnsi="Times New Roman" w:cs="Times New Roman"/>
            <w:sz w:val="24"/>
            <w:szCs w:val="24"/>
          </w:rPr>
          <w:delText>t</w:delText>
        </w:r>
      </w:del>
      <w:r w:rsidR="0050119D">
        <w:rPr>
          <w:rFonts w:ascii="Times New Roman" w:eastAsia="Times New Roman" w:hAnsi="Times New Roman" w:cs="Times New Roman"/>
          <w:sz w:val="24"/>
          <w:szCs w:val="24"/>
        </w:rPr>
        <w:t xml:space="preserve"> the full species (Clegg et al. 2018). </w:t>
      </w:r>
    </w:p>
    <w:p w14:paraId="0000003A" w14:textId="1E576ECA" w:rsidR="00C85381" w:rsidRDefault="0050119D">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predicted, stage-structured feeding was related to the </w:t>
      </w:r>
      <w:ins w:id="63" w:author="Abraham" w:date="2021-04-25T21:56:00Z">
        <w:r w:rsidR="00077F15">
          <w:rPr>
            <w:rFonts w:ascii="Times New Roman" w:eastAsia="Times New Roman" w:hAnsi="Times New Roman" w:cs="Times New Roman"/>
            <w:sz w:val="24"/>
            <w:szCs w:val="24"/>
          </w:rPr>
          <w:t>forag</w:t>
        </w:r>
      </w:ins>
      <w:del w:id="64" w:author="Abraham" w:date="2021-04-25T21:56: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domain of the fishes</w:t>
      </w:r>
      <w:r w:rsidR="00EE3DA1">
        <w:rPr>
          <w:rFonts w:ascii="Times New Roman" w:eastAsia="Times New Roman" w:hAnsi="Times New Roman" w:cs="Times New Roman"/>
          <w:sz w:val="24"/>
          <w:szCs w:val="24"/>
        </w:rPr>
        <w:t xml:space="preserve"> but also </w:t>
      </w:r>
      <w:r>
        <w:rPr>
          <w:rFonts w:ascii="Times New Roman" w:eastAsia="Times New Roman" w:hAnsi="Times New Roman" w:cs="Times New Roman"/>
          <w:sz w:val="24"/>
          <w:szCs w:val="24"/>
        </w:rPr>
        <w:t>varied temporally</w:t>
      </w:r>
      <w:r w:rsidR="00EE3DA1">
        <w:rPr>
          <w:rFonts w:ascii="Times New Roman" w:eastAsia="Times New Roman" w:hAnsi="Times New Roman" w:cs="Times New Roman"/>
          <w:sz w:val="24"/>
          <w:szCs w:val="24"/>
        </w:rPr>
        <w:t>. Consumption of pupal/adult chironomids, for example, varied ~10-fold among sample dates, though it was always lowest in benthic-feeding fishes. However, the cause of this temporal variation was not clear. W</w:t>
      </w:r>
      <w:r w:rsidR="004D08DC">
        <w:rPr>
          <w:rFonts w:ascii="Times New Roman" w:eastAsia="Times New Roman" w:hAnsi="Times New Roman" w:cs="Times New Roman"/>
          <w:sz w:val="24"/>
          <w:szCs w:val="24"/>
        </w:rPr>
        <w:t xml:space="preserve">e expected fluctuations in stage-structured feeding to change as </w:t>
      </w:r>
      <w:r>
        <w:rPr>
          <w:rFonts w:ascii="Times New Roman" w:eastAsia="Times New Roman" w:hAnsi="Times New Roman" w:cs="Times New Roman"/>
          <w:sz w:val="24"/>
          <w:szCs w:val="24"/>
        </w:rPr>
        <w:t>aquatic insects</w:t>
      </w:r>
      <w:r w:rsidR="004D08DC">
        <w:rPr>
          <w:rFonts w:ascii="Times New Roman" w:eastAsia="Times New Roman" w:hAnsi="Times New Roman" w:cs="Times New Roman"/>
          <w:sz w:val="24"/>
          <w:szCs w:val="24"/>
        </w:rPr>
        <w:t xml:space="preserve"> developed, changing the availability of each life stage. </w:t>
      </w:r>
      <w:r w:rsidR="00AA0C2C">
        <w:rPr>
          <w:rFonts w:ascii="Times New Roman" w:eastAsia="Times New Roman" w:hAnsi="Times New Roman" w:cs="Times New Roman"/>
          <w:sz w:val="24"/>
          <w:szCs w:val="24"/>
        </w:rPr>
        <w:t>Yet</w:t>
      </w:r>
      <w:r>
        <w:rPr>
          <w:rFonts w:ascii="Times New Roman" w:eastAsia="Times New Roman" w:hAnsi="Times New Roman" w:cs="Times New Roman"/>
          <w:sz w:val="24"/>
          <w:szCs w:val="24"/>
        </w:rPr>
        <w:t xml:space="preserve"> </w:t>
      </w:r>
      <w:r w:rsidR="009C1B20">
        <w:rPr>
          <w:rFonts w:ascii="Times New Roman" w:eastAsia="Times New Roman" w:hAnsi="Times New Roman" w:cs="Times New Roman"/>
          <w:sz w:val="24"/>
          <w:szCs w:val="24"/>
        </w:rPr>
        <w:lastRenderedPageBreak/>
        <w:t xml:space="preserve">there was no relationship between insect emergence and stage-structured feeding. One potential explanation for this is that our emergence collection was biased towards insects that were attracted to the collection bottle on emergence traps (Baxter et al. 2017). An alternative approach would have been to aspirate insects from the net in addition to collecting the bottles (Cadmus et al. 2016). We opted against </w:t>
      </w:r>
      <w:r w:rsidR="00AA0C2C">
        <w:rPr>
          <w:rFonts w:ascii="Times New Roman" w:eastAsia="Times New Roman" w:hAnsi="Times New Roman" w:cs="Times New Roman"/>
          <w:sz w:val="24"/>
          <w:szCs w:val="24"/>
        </w:rPr>
        <w:t>this</w:t>
      </w:r>
      <w:r w:rsidR="009C1B20">
        <w:rPr>
          <w:rFonts w:ascii="Times New Roman" w:eastAsia="Times New Roman" w:hAnsi="Times New Roman" w:cs="Times New Roman"/>
          <w:sz w:val="24"/>
          <w:szCs w:val="24"/>
        </w:rPr>
        <w:t xml:space="preserve"> for logistical reasons and because we assumed that our method would still reflect pulses in emergence even if the total amount of emergence was not collected in the bottle.</w:t>
      </w:r>
      <w:r w:rsidR="00AA0C2C">
        <w:rPr>
          <w:rFonts w:ascii="Times New Roman" w:eastAsia="Times New Roman" w:hAnsi="Times New Roman" w:cs="Times New Roman"/>
          <w:sz w:val="24"/>
          <w:szCs w:val="24"/>
        </w:rPr>
        <w:t xml:space="preserve"> </w:t>
      </w:r>
    </w:p>
    <w:p w14:paraId="0000003B" w14:textId="6B928ACB" w:rsidR="00C85381" w:rsidRDefault="004D08DC">
      <w:pPr>
        <w:spacing w:after="0" w:line="480" w:lineRule="auto"/>
        <w:ind w:firstLine="720"/>
        <w:rPr>
          <w:rFonts w:ascii="Times New Roman" w:eastAsia="Times New Roman" w:hAnsi="Times New Roman" w:cs="Times New Roman"/>
          <w:sz w:val="24"/>
          <w:szCs w:val="24"/>
        </w:rPr>
      </w:pPr>
      <w:bookmarkStart w:id="65" w:name="_Hlk48637795"/>
      <w:r>
        <w:rPr>
          <w:rFonts w:ascii="Times New Roman" w:eastAsia="Times New Roman" w:hAnsi="Times New Roman" w:cs="Times New Roman"/>
          <w:sz w:val="24"/>
          <w:szCs w:val="24"/>
        </w:rPr>
        <w:t xml:space="preserve">While we were unable to definitively determine the cause behind temporal variation in stage-structured feeding, our data showed that fish </w:t>
      </w:r>
      <w:ins w:id="66" w:author="Abraham" w:date="2021-04-25T21:56:00Z">
        <w:r w:rsidR="00077F15">
          <w:rPr>
            <w:rFonts w:ascii="Times New Roman" w:eastAsia="Times New Roman" w:hAnsi="Times New Roman" w:cs="Times New Roman"/>
            <w:sz w:val="24"/>
            <w:szCs w:val="24"/>
          </w:rPr>
          <w:t>forag</w:t>
        </w:r>
      </w:ins>
      <w:del w:id="67" w:author="Abraham" w:date="2021-04-25T21:56:00Z">
        <w:r w:rsidDel="00077F15">
          <w:rPr>
            <w:rFonts w:ascii="Times New Roman" w:eastAsia="Times New Roman" w:hAnsi="Times New Roman" w:cs="Times New Roman"/>
            <w:sz w:val="24"/>
            <w:szCs w:val="24"/>
          </w:rPr>
          <w:delText>feed</w:delText>
        </w:r>
      </w:del>
      <w:r>
        <w:rPr>
          <w:rFonts w:ascii="Times New Roman" w:eastAsia="Times New Roman" w:hAnsi="Times New Roman" w:cs="Times New Roman"/>
          <w:sz w:val="24"/>
          <w:szCs w:val="24"/>
        </w:rPr>
        <w:t>ing domain is linked to stage-structured feeding.</w:t>
      </w:r>
      <w:r w:rsidR="00DD0324">
        <w:rPr>
          <w:rFonts w:ascii="Times New Roman" w:eastAsia="Times New Roman" w:hAnsi="Times New Roman" w:cs="Times New Roman"/>
          <w:sz w:val="24"/>
          <w:szCs w:val="24"/>
        </w:rPr>
        <w:t xml:space="preserve"> </w:t>
      </w:r>
      <w:r w:rsidR="00C670FD">
        <w:rPr>
          <w:rFonts w:ascii="Times New Roman" w:eastAsia="Times New Roman" w:hAnsi="Times New Roman" w:cs="Times New Roman"/>
          <w:sz w:val="24"/>
          <w:szCs w:val="24"/>
        </w:rPr>
        <w:t xml:space="preserve">Because the </w:t>
      </w:r>
      <w:ins w:id="68" w:author="Abraham" w:date="2021-04-25T21:57:00Z">
        <w:r w:rsidR="00077F15">
          <w:rPr>
            <w:rFonts w:ascii="Times New Roman" w:eastAsia="Times New Roman" w:hAnsi="Times New Roman" w:cs="Times New Roman"/>
            <w:sz w:val="24"/>
            <w:szCs w:val="24"/>
          </w:rPr>
          <w:t>forag</w:t>
        </w:r>
      </w:ins>
      <w:del w:id="69" w:author="Abraham" w:date="2021-04-25T21:57:00Z">
        <w:r w:rsidR="00C670FD" w:rsidDel="00077F15">
          <w:rPr>
            <w:rFonts w:ascii="Times New Roman" w:eastAsia="Times New Roman" w:hAnsi="Times New Roman" w:cs="Times New Roman"/>
            <w:sz w:val="24"/>
            <w:szCs w:val="24"/>
          </w:rPr>
          <w:delText>feed</w:delText>
        </w:r>
      </w:del>
      <w:r w:rsidR="00C670FD">
        <w:rPr>
          <w:rFonts w:ascii="Times New Roman" w:eastAsia="Times New Roman" w:hAnsi="Times New Roman" w:cs="Times New Roman"/>
          <w:sz w:val="24"/>
          <w:szCs w:val="24"/>
        </w:rPr>
        <w:t>ing traits (benthic, intermediate, surface) are generalizable to most fishes (</w:t>
      </w:r>
      <w:r w:rsidR="00AA1173">
        <w:rPr>
          <w:rFonts w:ascii="Times New Roman" w:eastAsia="Times New Roman" w:hAnsi="Times New Roman" w:cs="Times New Roman"/>
          <w:sz w:val="24"/>
          <w:szCs w:val="24"/>
        </w:rPr>
        <w:t xml:space="preserve">Ross 2013), </w:t>
      </w:r>
      <w:r>
        <w:rPr>
          <w:rFonts w:ascii="Times New Roman" w:eastAsia="Times New Roman" w:hAnsi="Times New Roman" w:cs="Times New Roman"/>
          <w:sz w:val="24"/>
          <w:szCs w:val="24"/>
        </w:rPr>
        <w:t xml:space="preserve">inclusion of stage-structured feeding information </w:t>
      </w:r>
      <w:r w:rsidR="00AA0C2C">
        <w:rPr>
          <w:rFonts w:ascii="Times New Roman" w:eastAsia="Times New Roman" w:hAnsi="Times New Roman" w:cs="Times New Roman"/>
          <w:sz w:val="24"/>
          <w:szCs w:val="24"/>
        </w:rPr>
        <w:t>sh</w:t>
      </w:r>
      <w:r w:rsidR="002845B7">
        <w:rPr>
          <w:rFonts w:ascii="Times New Roman" w:eastAsia="Times New Roman" w:hAnsi="Times New Roman" w:cs="Times New Roman"/>
          <w:sz w:val="24"/>
          <w:szCs w:val="24"/>
        </w:rPr>
        <w:t>ould improve predictions of</w:t>
      </w:r>
      <w:r w:rsidR="00AA0C2C">
        <w:rPr>
          <w:rFonts w:ascii="Times New Roman" w:eastAsia="Times New Roman" w:hAnsi="Times New Roman" w:cs="Times New Roman"/>
          <w:sz w:val="24"/>
          <w:szCs w:val="24"/>
        </w:rPr>
        <w:t xml:space="preserve"> fish</w:t>
      </w:r>
      <w:r>
        <w:rPr>
          <w:rFonts w:ascii="Times New Roman" w:eastAsia="Times New Roman" w:hAnsi="Times New Roman" w:cs="Times New Roman"/>
          <w:sz w:val="24"/>
          <w:szCs w:val="24"/>
        </w:rPr>
        <w:t xml:space="preserve"> resource partitioning and the flow of energy through</w:t>
      </w:r>
      <w:r w:rsidR="003259A2">
        <w:rPr>
          <w:rFonts w:ascii="Times New Roman" w:eastAsia="Times New Roman" w:hAnsi="Times New Roman" w:cs="Times New Roman"/>
          <w:sz w:val="24"/>
          <w:szCs w:val="24"/>
        </w:rPr>
        <w:t xml:space="preserve"> and from</w:t>
      </w:r>
      <w:r>
        <w:rPr>
          <w:rFonts w:ascii="Times New Roman" w:eastAsia="Times New Roman" w:hAnsi="Times New Roman" w:cs="Times New Roman"/>
          <w:sz w:val="24"/>
          <w:szCs w:val="24"/>
        </w:rPr>
        <w:t xml:space="preserve"> aquatic ecosystems (</w:t>
      </w:r>
      <w:r>
        <w:rPr>
          <w:rFonts w:ascii="Times New Roman" w:eastAsia="Times New Roman" w:hAnsi="Times New Roman" w:cs="Times New Roman"/>
          <w:color w:val="212121"/>
          <w:sz w:val="24"/>
          <w:szCs w:val="24"/>
        </w:rPr>
        <w:t xml:space="preserve">De </w:t>
      </w:r>
      <w:proofErr w:type="spellStart"/>
      <w:r>
        <w:rPr>
          <w:rFonts w:ascii="Times New Roman" w:eastAsia="Times New Roman" w:hAnsi="Times New Roman" w:cs="Times New Roman"/>
          <w:color w:val="212121"/>
          <w:sz w:val="24"/>
          <w:szCs w:val="24"/>
        </w:rPr>
        <w:t>Roos</w:t>
      </w:r>
      <w:proofErr w:type="spellEnd"/>
      <w:r>
        <w:rPr>
          <w:rFonts w:ascii="Times New Roman" w:eastAsia="Times New Roman" w:hAnsi="Times New Roman" w:cs="Times New Roman"/>
          <w:color w:val="212121"/>
          <w:sz w:val="24"/>
          <w:szCs w:val="24"/>
        </w:rPr>
        <w:t xml:space="preserve"> et al. 2008, </w:t>
      </w: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color w:val="212121"/>
          <w:sz w:val="24"/>
          <w:szCs w:val="24"/>
        </w:rPr>
        <w:t xml:space="preserve"> et al 2011, Miller and Rudolph 2011, Clegg et al. 2018)</w:t>
      </w:r>
      <w:r>
        <w:rPr>
          <w:rFonts w:ascii="Times New Roman" w:eastAsia="Times New Roman" w:hAnsi="Times New Roman" w:cs="Times New Roman"/>
          <w:sz w:val="24"/>
          <w:szCs w:val="24"/>
        </w:rPr>
        <w:t xml:space="preserve">. </w:t>
      </w:r>
      <w:r w:rsidR="0022390D">
        <w:rPr>
          <w:rFonts w:ascii="Times New Roman" w:eastAsia="Times New Roman" w:hAnsi="Times New Roman" w:cs="Times New Roman"/>
          <w:sz w:val="24"/>
          <w:szCs w:val="24"/>
        </w:rPr>
        <w:t>For example,</w:t>
      </w:r>
      <w:r w:rsidR="002845B7">
        <w:rPr>
          <w:rFonts w:ascii="Times New Roman" w:eastAsia="Times New Roman" w:hAnsi="Times New Roman" w:cs="Times New Roman"/>
          <w:sz w:val="24"/>
          <w:szCs w:val="24"/>
        </w:rPr>
        <w:t xml:space="preserve"> while we did not measure nutritional differences between insect life-stages</w:t>
      </w:r>
      <w:r w:rsidR="003C4D25">
        <w:rPr>
          <w:rFonts w:ascii="Times New Roman" w:eastAsia="Times New Roman" w:hAnsi="Times New Roman" w:cs="Times New Roman"/>
          <w:sz w:val="24"/>
          <w:szCs w:val="24"/>
        </w:rPr>
        <w:t xml:space="preserve"> in this study</w:t>
      </w:r>
      <w:r w:rsidR="002845B7">
        <w:rPr>
          <w:rFonts w:ascii="Times New Roman" w:eastAsia="Times New Roman" w:hAnsi="Times New Roman" w:cs="Times New Roman"/>
          <w:sz w:val="24"/>
          <w:szCs w:val="24"/>
        </w:rPr>
        <w:t xml:space="preserve">, </w:t>
      </w:r>
      <w:r w:rsidR="00AC2CE7">
        <w:rPr>
          <w:rFonts w:ascii="Times New Roman" w:eastAsia="Times New Roman" w:hAnsi="Times New Roman" w:cs="Times New Roman"/>
          <w:sz w:val="24"/>
          <w:szCs w:val="24"/>
        </w:rPr>
        <w:t xml:space="preserve">recent work has demonstrated that insect nutritional content may vary among life-stages. </w:t>
      </w:r>
      <w:r w:rsidR="0022390D">
        <w:rPr>
          <w:rFonts w:ascii="Times New Roman" w:eastAsia="Times New Roman" w:hAnsi="Times New Roman" w:cs="Times New Roman"/>
          <w:sz w:val="24"/>
          <w:szCs w:val="24"/>
        </w:rPr>
        <w:t>N</w:t>
      </w:r>
      <w:r w:rsidR="001C401E">
        <w:rPr>
          <w:rFonts w:ascii="Times New Roman" w:eastAsia="Times New Roman" w:hAnsi="Times New Roman" w:cs="Times New Roman"/>
          <w:sz w:val="24"/>
          <w:szCs w:val="24"/>
        </w:rPr>
        <w:t>on-organic contaminants, such as metals (e.g. Zn, Pb)</w:t>
      </w:r>
      <w:r w:rsidR="00CD7B17">
        <w:rPr>
          <w:rFonts w:ascii="Times New Roman" w:eastAsia="Times New Roman" w:hAnsi="Times New Roman" w:cs="Times New Roman"/>
          <w:sz w:val="24"/>
          <w:szCs w:val="24"/>
        </w:rPr>
        <w:t xml:space="preserve">, are lost </w:t>
      </w:r>
      <w:r w:rsidR="000D5875">
        <w:rPr>
          <w:rFonts w:ascii="Times New Roman" w:eastAsia="Times New Roman" w:hAnsi="Times New Roman" w:cs="Times New Roman"/>
          <w:sz w:val="24"/>
          <w:szCs w:val="24"/>
        </w:rPr>
        <w:t>during insect metamorphosis</w:t>
      </w:r>
      <w:r w:rsidR="003C4D25">
        <w:rPr>
          <w:rFonts w:ascii="Times New Roman" w:eastAsia="Times New Roman" w:hAnsi="Times New Roman" w:cs="Times New Roman"/>
          <w:sz w:val="24"/>
          <w:szCs w:val="24"/>
        </w:rPr>
        <w:t xml:space="preserve"> (Kraus et</w:t>
      </w:r>
      <w:r w:rsidR="0024556B">
        <w:rPr>
          <w:rFonts w:ascii="Times New Roman" w:eastAsia="Times New Roman" w:hAnsi="Times New Roman" w:cs="Times New Roman"/>
          <w:sz w:val="24"/>
          <w:szCs w:val="24"/>
        </w:rPr>
        <w:t xml:space="preserve"> al 2014; Wesner et al. 2015</w:t>
      </w:r>
      <w:r w:rsidR="00E97BBD">
        <w:rPr>
          <w:rFonts w:ascii="Times New Roman" w:eastAsia="Times New Roman" w:hAnsi="Times New Roman" w:cs="Times New Roman"/>
          <w:sz w:val="24"/>
          <w:szCs w:val="24"/>
        </w:rPr>
        <w:t xml:space="preserve">). Thus, in contaminated streams it seems likely that </w:t>
      </w:r>
      <w:r w:rsidR="000200D8">
        <w:rPr>
          <w:rFonts w:ascii="Times New Roman" w:eastAsia="Times New Roman" w:hAnsi="Times New Roman" w:cs="Times New Roman"/>
          <w:sz w:val="24"/>
          <w:szCs w:val="24"/>
        </w:rPr>
        <w:t>stage-structured feeding may alter the flux of contaminants from insect to fish</w:t>
      </w:r>
      <w:r w:rsidR="005C2A24">
        <w:rPr>
          <w:rFonts w:ascii="Times New Roman" w:eastAsia="Times New Roman" w:hAnsi="Times New Roman" w:cs="Times New Roman"/>
          <w:sz w:val="24"/>
          <w:szCs w:val="24"/>
        </w:rPr>
        <w:t>. Fish</w:t>
      </w:r>
      <w:r w:rsidR="00E97BBD">
        <w:rPr>
          <w:rFonts w:ascii="Times New Roman" w:eastAsia="Times New Roman" w:hAnsi="Times New Roman" w:cs="Times New Roman"/>
          <w:sz w:val="24"/>
          <w:szCs w:val="24"/>
        </w:rPr>
        <w:t xml:space="preserve"> that feed more heavily on pupal or adult stages would receive lowe</w:t>
      </w:r>
      <w:r w:rsidR="009A1CEF">
        <w:rPr>
          <w:rFonts w:ascii="Times New Roman" w:eastAsia="Times New Roman" w:hAnsi="Times New Roman" w:cs="Times New Roman"/>
          <w:sz w:val="24"/>
          <w:szCs w:val="24"/>
        </w:rPr>
        <w:t>r exposures to</w:t>
      </w:r>
      <w:r w:rsidR="005C2A24">
        <w:rPr>
          <w:rFonts w:ascii="Times New Roman" w:eastAsia="Times New Roman" w:hAnsi="Times New Roman" w:cs="Times New Roman"/>
          <w:sz w:val="24"/>
          <w:szCs w:val="24"/>
        </w:rPr>
        <w:t xml:space="preserve"> some</w:t>
      </w:r>
      <w:r w:rsidR="009A1CEF">
        <w:rPr>
          <w:rFonts w:ascii="Times New Roman" w:eastAsia="Times New Roman" w:hAnsi="Times New Roman" w:cs="Times New Roman"/>
          <w:sz w:val="24"/>
          <w:szCs w:val="24"/>
        </w:rPr>
        <w:t xml:space="preserve"> aquatic-derived contaminants than fishes that feed more heavily on </w:t>
      </w:r>
      <w:r w:rsidR="000C355F">
        <w:rPr>
          <w:rFonts w:ascii="Times New Roman" w:eastAsia="Times New Roman" w:hAnsi="Times New Roman" w:cs="Times New Roman"/>
          <w:sz w:val="24"/>
          <w:szCs w:val="24"/>
        </w:rPr>
        <w:t>larval stages</w:t>
      </w:r>
      <w:r w:rsidR="005C2A24">
        <w:rPr>
          <w:rFonts w:ascii="Times New Roman" w:eastAsia="Times New Roman" w:hAnsi="Times New Roman" w:cs="Times New Roman"/>
          <w:sz w:val="24"/>
          <w:szCs w:val="24"/>
        </w:rPr>
        <w:t xml:space="preserve"> (Wesner 2019)</w:t>
      </w:r>
      <w:r w:rsidR="000D5875">
        <w:rPr>
          <w:rFonts w:ascii="Times New Roman" w:eastAsia="Times New Roman" w:hAnsi="Times New Roman" w:cs="Times New Roman"/>
          <w:sz w:val="24"/>
          <w:szCs w:val="24"/>
        </w:rPr>
        <w:t>.</w:t>
      </w:r>
      <w:r w:rsidR="00203166">
        <w:rPr>
          <w:rFonts w:ascii="Times New Roman" w:eastAsia="Times New Roman" w:hAnsi="Times New Roman" w:cs="Times New Roman"/>
          <w:sz w:val="24"/>
          <w:szCs w:val="24"/>
        </w:rPr>
        <w:t xml:space="preserve"> Whether these risks are consistent with the foraging strategies of fishes that we document here (i.e. benthic fishes feed more on larvae, water-column fishes feed more on pupae) depends on the </w:t>
      </w:r>
      <w:r w:rsidR="00B0022A">
        <w:rPr>
          <w:rFonts w:ascii="Times New Roman" w:eastAsia="Times New Roman" w:hAnsi="Times New Roman" w:cs="Times New Roman"/>
          <w:sz w:val="24"/>
          <w:szCs w:val="24"/>
        </w:rPr>
        <w:t xml:space="preserve">behavioral flexibility of the fishes. In contaminated streams, trout switched feeding from larval aquatic to terrestrial insects, </w:t>
      </w:r>
      <w:r w:rsidR="00B0022A">
        <w:rPr>
          <w:rFonts w:ascii="Times New Roman" w:eastAsia="Times New Roman" w:hAnsi="Times New Roman" w:cs="Times New Roman"/>
          <w:sz w:val="24"/>
          <w:szCs w:val="24"/>
        </w:rPr>
        <w:lastRenderedPageBreak/>
        <w:t xml:space="preserve">presumably </w:t>
      </w:r>
      <w:r w:rsidR="00D120A0">
        <w:rPr>
          <w:rFonts w:ascii="Times New Roman" w:eastAsia="Times New Roman" w:hAnsi="Times New Roman" w:cs="Times New Roman"/>
          <w:sz w:val="24"/>
          <w:szCs w:val="24"/>
        </w:rPr>
        <w:t xml:space="preserve">because the terrestrially-derived insects had lower metal concentrations than the aquatic insects (Kraus et al. </w:t>
      </w:r>
      <w:r w:rsidR="007C48CC">
        <w:rPr>
          <w:rFonts w:ascii="Times New Roman" w:eastAsia="Times New Roman" w:hAnsi="Times New Roman" w:cs="Times New Roman"/>
          <w:sz w:val="24"/>
          <w:szCs w:val="24"/>
        </w:rPr>
        <w:t>2016).</w:t>
      </w:r>
      <w:r w:rsidR="009F5D09">
        <w:rPr>
          <w:rFonts w:ascii="Times New Roman" w:eastAsia="Times New Roman" w:hAnsi="Times New Roman" w:cs="Times New Roman"/>
          <w:sz w:val="24"/>
          <w:szCs w:val="24"/>
        </w:rPr>
        <w:t xml:space="preserve"> </w:t>
      </w:r>
      <w:r w:rsidR="00AA0C2C">
        <w:rPr>
          <w:rFonts w:ascii="Times New Roman" w:eastAsia="Times New Roman" w:hAnsi="Times New Roman" w:cs="Times New Roman"/>
          <w:sz w:val="24"/>
          <w:szCs w:val="24"/>
        </w:rPr>
        <w:t>Whether</w:t>
      </w:r>
      <w:r w:rsidR="007C48CC">
        <w:rPr>
          <w:rFonts w:ascii="Times New Roman" w:eastAsia="Times New Roman" w:hAnsi="Times New Roman" w:cs="Times New Roman"/>
          <w:sz w:val="24"/>
          <w:szCs w:val="24"/>
        </w:rPr>
        <w:t xml:space="preserve"> a similar switch might occur among life-stages of aquatic insects in response to pollution is unknown</w:t>
      </w:r>
      <w:r w:rsidR="00DF2524">
        <w:rPr>
          <w:rFonts w:ascii="Times New Roman" w:eastAsia="Times New Roman" w:hAnsi="Times New Roman" w:cs="Times New Roman"/>
          <w:sz w:val="24"/>
          <w:szCs w:val="24"/>
        </w:rPr>
        <w:t xml:space="preserve"> </w:t>
      </w:r>
      <w:r w:rsidR="007C48CC">
        <w:rPr>
          <w:rFonts w:ascii="Times New Roman" w:eastAsia="Times New Roman" w:hAnsi="Times New Roman" w:cs="Times New Roman"/>
          <w:sz w:val="24"/>
          <w:szCs w:val="24"/>
        </w:rPr>
        <w:t>but deserves further study</w:t>
      </w:r>
      <w:r w:rsidR="00D120A0">
        <w:rPr>
          <w:rFonts w:ascii="Times New Roman" w:eastAsia="Times New Roman" w:hAnsi="Times New Roman" w:cs="Times New Roman"/>
          <w:sz w:val="24"/>
          <w:szCs w:val="24"/>
        </w:rPr>
        <w:t xml:space="preserve">. </w:t>
      </w:r>
      <w:r w:rsidR="000D5875">
        <w:rPr>
          <w:rFonts w:ascii="Times New Roman" w:eastAsia="Times New Roman" w:hAnsi="Times New Roman" w:cs="Times New Roman"/>
          <w:sz w:val="24"/>
          <w:szCs w:val="24"/>
        </w:rPr>
        <w:t xml:space="preserve"> </w:t>
      </w:r>
    </w:p>
    <w:bookmarkEnd w:id="65"/>
    <w:p w14:paraId="0000003C" w14:textId="3D04761A" w:rsidR="00C85381" w:rsidRDefault="009430E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fish communities have changed dramatically globally due to species loss and species additions. As a result, understanding how fishes partition limited resources and control those resources is a challenge. To date, p</w:t>
      </w:r>
      <w:r w:rsidR="004D08DC">
        <w:rPr>
          <w:rFonts w:ascii="Times New Roman" w:eastAsia="Times New Roman" w:hAnsi="Times New Roman" w:cs="Times New Roman"/>
          <w:sz w:val="24"/>
          <w:szCs w:val="24"/>
        </w:rPr>
        <w:t xml:space="preserve">redictions of the influence of non-native fish introductions often only consider taxonomic diet overlap (Ross, S.T. 1986, </w:t>
      </w:r>
      <w:proofErr w:type="spellStart"/>
      <w:r w:rsidR="004D08DC">
        <w:rPr>
          <w:rFonts w:ascii="Times New Roman" w:eastAsia="Times New Roman" w:hAnsi="Times New Roman" w:cs="Times New Roman"/>
          <w:sz w:val="24"/>
          <w:szCs w:val="24"/>
        </w:rPr>
        <w:t>Eby</w:t>
      </w:r>
      <w:proofErr w:type="spellEnd"/>
      <w:r w:rsidR="004D08DC">
        <w:rPr>
          <w:rFonts w:ascii="Times New Roman" w:eastAsia="Times New Roman" w:hAnsi="Times New Roman" w:cs="Times New Roman"/>
          <w:sz w:val="24"/>
          <w:szCs w:val="24"/>
        </w:rPr>
        <w:t xml:space="preserve"> et al 2006, Bohn et al 2008)</w:t>
      </w:r>
      <w:r>
        <w:rPr>
          <w:rFonts w:ascii="Times New Roman" w:eastAsia="Times New Roman" w:hAnsi="Times New Roman" w:cs="Times New Roman"/>
          <w:sz w:val="24"/>
          <w:szCs w:val="24"/>
        </w:rPr>
        <w:t xml:space="preserve">, but it is also clear that fishes vary in their use of terrestrial resources (Pusey and Arthington 2007), and in their vertical use of the water column (Nakano et al. 1999, Wagner et al. 2012, Ross 2013). </w:t>
      </w:r>
      <w:r w:rsidR="004D08DC">
        <w:rPr>
          <w:rFonts w:ascii="Times New Roman" w:eastAsia="Times New Roman" w:hAnsi="Times New Roman" w:cs="Times New Roman"/>
          <w:color w:val="212121"/>
          <w:sz w:val="24"/>
          <w:szCs w:val="24"/>
        </w:rPr>
        <w:t>Our study</w:t>
      </w:r>
      <w:r>
        <w:rPr>
          <w:rFonts w:ascii="Times New Roman" w:eastAsia="Times New Roman" w:hAnsi="Times New Roman" w:cs="Times New Roman"/>
          <w:color w:val="212121"/>
          <w:sz w:val="24"/>
          <w:szCs w:val="24"/>
        </w:rPr>
        <w:t xml:space="preserve"> adds an additional axis to the understanding of fish resource use by</w:t>
      </w:r>
      <w:r w:rsidR="004D08DC">
        <w:rPr>
          <w:rFonts w:ascii="Times New Roman" w:eastAsia="Times New Roman" w:hAnsi="Times New Roman" w:cs="Times New Roman"/>
          <w:color w:val="212121"/>
          <w:sz w:val="24"/>
          <w:szCs w:val="24"/>
        </w:rPr>
        <w:t xml:space="preserve"> demonstrat</w:t>
      </w:r>
      <w:r>
        <w:rPr>
          <w:rFonts w:ascii="Times New Roman" w:eastAsia="Times New Roman" w:hAnsi="Times New Roman" w:cs="Times New Roman"/>
          <w:color w:val="212121"/>
          <w:sz w:val="24"/>
          <w:szCs w:val="24"/>
        </w:rPr>
        <w:t>ing</w:t>
      </w:r>
      <w:r w:rsidR="004D08DC">
        <w:rPr>
          <w:rFonts w:ascii="Times New Roman" w:eastAsia="Times New Roman" w:hAnsi="Times New Roman" w:cs="Times New Roman"/>
          <w:color w:val="212121"/>
          <w:sz w:val="24"/>
          <w:szCs w:val="24"/>
        </w:rPr>
        <w:t xml:space="preserve"> that </w:t>
      </w:r>
      <w:r>
        <w:rPr>
          <w:rFonts w:ascii="Times New Roman" w:eastAsia="Times New Roman" w:hAnsi="Times New Roman" w:cs="Times New Roman"/>
          <w:color w:val="212121"/>
          <w:sz w:val="24"/>
          <w:szCs w:val="24"/>
        </w:rPr>
        <w:t>fishes also partition prey</w:t>
      </w:r>
      <w:r w:rsidR="004D08DC">
        <w:rPr>
          <w:rFonts w:ascii="Times New Roman" w:eastAsia="Times New Roman" w:hAnsi="Times New Roman" w:cs="Times New Roman"/>
          <w:color w:val="212121"/>
          <w:sz w:val="24"/>
          <w:szCs w:val="24"/>
        </w:rPr>
        <w:t xml:space="preserve"> among prey life-stages.</w:t>
      </w:r>
      <w:r>
        <w:rPr>
          <w:rFonts w:ascii="Times New Roman" w:eastAsia="Times New Roman" w:hAnsi="Times New Roman" w:cs="Times New Roman"/>
          <w:color w:val="212121"/>
          <w:sz w:val="24"/>
          <w:szCs w:val="24"/>
        </w:rPr>
        <w:t xml:space="preserve"> The ecological importance of this partitioning has been demonstrated for understanding the control of fishes on aquatic-terrestrial subsidies, but its importance on other aspects of aquatic food webs (e.g., species co-existence, trophic cascades) is </w:t>
      </w:r>
      <w:commentRangeStart w:id="70"/>
      <w:r>
        <w:rPr>
          <w:rFonts w:ascii="Times New Roman" w:eastAsia="Times New Roman" w:hAnsi="Times New Roman" w:cs="Times New Roman"/>
          <w:color w:val="212121"/>
          <w:sz w:val="24"/>
          <w:szCs w:val="24"/>
        </w:rPr>
        <w:t>unknown but deserves further study.</w:t>
      </w:r>
      <w:commentRangeEnd w:id="70"/>
      <w:r w:rsidR="00DE4F8A">
        <w:rPr>
          <w:rStyle w:val="CommentReference"/>
        </w:rPr>
        <w:commentReference w:id="70"/>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0000003F" w14:textId="5F8B612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Alexis Culley, Katy McCarthy, Sarah Lane, Jacob Ridgway, and Justin Pomeranz for help in the field and the lab. Funding was provided by NSF grants #1837233 and #1560048, and by the University of South Dakota Graduate Research and Creativity Grant.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77777777" w:rsidR="00C85381" w:rsidRDefault="00C85381">
      <w:pPr>
        <w:spacing w:after="0" w:line="480" w:lineRule="auto"/>
        <w:rPr>
          <w:rFonts w:ascii="Times New Roman" w:eastAsia="Times New Roman" w:hAnsi="Times New Roman" w:cs="Times New Roman"/>
          <w:sz w:val="24"/>
          <w:szCs w:val="24"/>
        </w:rPr>
      </w:pPr>
    </w:p>
    <w:p w14:paraId="00000041"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Availability</w:t>
      </w:r>
    </w:p>
    <w:p w14:paraId="00000042"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supporting data and R script for analysis can be found at: https://github.com/Abrahamkanz/stageguildms</w:t>
      </w:r>
    </w:p>
    <w:p w14:paraId="00000043" w14:textId="77777777" w:rsidR="00C85381" w:rsidRDefault="00C85381">
      <w:pPr>
        <w:spacing w:after="0" w:line="480" w:lineRule="auto"/>
        <w:rPr>
          <w:rFonts w:ascii="Times New Roman" w:eastAsia="Times New Roman" w:hAnsi="Times New Roman" w:cs="Times New Roman"/>
          <w:sz w:val="24"/>
          <w:szCs w:val="24"/>
        </w:rPr>
      </w:pPr>
    </w:p>
    <w:p w14:paraId="00000044"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w:t>
      </w:r>
    </w:p>
    <w:p w14:paraId="00000045" w14:textId="1C4AEB6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0000004B" w14:textId="77777777"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0000004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Bohn, T., Amundsen, P.A., &amp; Sparrow, A. (2008). Competitive exclusion after invasion? </w:t>
      </w:r>
      <w:r>
        <w:rPr>
          <w:rFonts w:ascii="Times New Roman" w:eastAsia="Times New Roman" w:hAnsi="Times New Roman" w:cs="Times New Roman"/>
          <w:i/>
          <w:sz w:val="24"/>
          <w:szCs w:val="24"/>
        </w:rPr>
        <w:t>Biol Invasions</w:t>
      </w:r>
      <w:r>
        <w:rPr>
          <w:rFonts w:ascii="Times New Roman" w:eastAsia="Times New Roman" w:hAnsi="Times New Roman" w:cs="Times New Roman"/>
          <w:sz w:val="24"/>
          <w:szCs w:val="24"/>
        </w:rPr>
        <w:t xml:space="preserve">, 10:359-368. </w:t>
      </w:r>
    </w:p>
    <w:p w14:paraId="0000004E"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sz w:val="24"/>
          <w:szCs w:val="24"/>
        </w:rPr>
        <w:t xml:space="preserve">, D. I., </w:t>
      </w:r>
      <w:proofErr w:type="spellStart"/>
      <w:r>
        <w:rPr>
          <w:rFonts w:ascii="Times New Roman" w:eastAsia="Times New Roman" w:hAnsi="Times New Roman" w:cs="Times New Roman"/>
          <w:sz w:val="24"/>
          <w:szCs w:val="24"/>
        </w:rPr>
        <w:t>Amarasekare</w:t>
      </w:r>
      <w:proofErr w:type="spellEnd"/>
      <w:r>
        <w:rPr>
          <w:rFonts w:ascii="Times New Roman" w:eastAsia="Times New Roman" w:hAnsi="Times New Roman" w:cs="Times New Roman"/>
          <w:sz w:val="24"/>
          <w:szCs w:val="24"/>
        </w:rPr>
        <w:t xml:space="preserve">, P., Araujo, M.S., Urger, R.B., Levine, J.M., Novak, M., … </w:t>
      </w:r>
      <w:proofErr w:type="spellStart"/>
      <w:r>
        <w:rPr>
          <w:rFonts w:ascii="Times New Roman" w:eastAsia="Times New Roman" w:hAnsi="Times New Roman" w:cs="Times New Roman"/>
          <w:sz w:val="24"/>
          <w:szCs w:val="24"/>
        </w:rPr>
        <w:t>Vasseur</w:t>
      </w:r>
      <w:proofErr w:type="spellEnd"/>
      <w:r>
        <w:rPr>
          <w:rFonts w:ascii="Times New Roman" w:eastAsia="Times New Roman" w:hAnsi="Times New Roman" w:cs="Times New Roman"/>
          <w:sz w:val="24"/>
          <w:szCs w:val="24"/>
        </w:rPr>
        <w:t xml:space="preserve">, D.A. (2011). Why intraspecific trait variation matters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26:183–192.</w:t>
      </w:r>
    </w:p>
    <w:p w14:paraId="0000004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Bonsall, M.B. &amp; Holt, R.D. (2003). The effects of enrichment on the dynamics of apparent competitive interactions in stage-structured systems.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162(6):780-795. </w:t>
      </w:r>
    </w:p>
    <w:p w14:paraId="00000050" w14:textId="77777777" w:rsidR="00C85381" w:rsidRDefault="00867D97">
      <w:pPr>
        <w:spacing w:after="0" w:line="480" w:lineRule="auto"/>
        <w:ind w:left="720" w:hanging="720"/>
        <w:rPr>
          <w:rFonts w:ascii="Times New Roman" w:eastAsia="Times New Roman" w:hAnsi="Times New Roman" w:cs="Times New Roman"/>
          <w:sz w:val="24"/>
          <w:szCs w:val="24"/>
        </w:rPr>
      </w:pPr>
      <w:hyperlink r:id="rId15" w:anchor="bbb0035">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P.C. (2017</w:t>
        </w:r>
      </w:hyperlink>
      <w:r w:rsidR="004D08DC">
        <w:rPr>
          <w:rFonts w:ascii="Times New Roman" w:eastAsia="Times New Roman" w:hAnsi="Times New Roman" w:cs="Times New Roman"/>
          <w:sz w:val="24"/>
          <w:szCs w:val="24"/>
        </w:rPr>
        <w:t>). Advanced Bayesian Multilevel Modeling with the R Package brms (2017).</w:t>
      </w:r>
    </w:p>
    <w:p w14:paraId="0000005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Cable, L. E. (1923). Food of bullheads. </w:t>
      </w:r>
      <w:r>
        <w:rPr>
          <w:rFonts w:ascii="Times New Roman" w:eastAsia="Times New Roman" w:hAnsi="Times New Roman" w:cs="Times New Roman"/>
          <w:i/>
          <w:sz w:val="24"/>
          <w:szCs w:val="24"/>
        </w:rPr>
        <w:t>Department of Commerce: Bureau of Fisheries</w:t>
      </w:r>
      <w:r>
        <w:rPr>
          <w:rFonts w:ascii="Times New Roman" w:eastAsia="Times New Roman" w:hAnsi="Times New Roman" w:cs="Times New Roman"/>
          <w:sz w:val="24"/>
          <w:szCs w:val="24"/>
        </w:rPr>
        <w:t>, document no. 1037.</w:t>
      </w:r>
    </w:p>
    <w:p w14:paraId="00000052"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Cadmus, P., Pomeranz, J.P.F, &amp; Kraus, J.M. (2016). Low-cost floating emergence net and bottle trap: comparison of two designs, </w:t>
      </w:r>
      <w:r>
        <w:rPr>
          <w:rFonts w:ascii="Times New Roman" w:eastAsia="Times New Roman" w:hAnsi="Times New Roman" w:cs="Times New Roman"/>
          <w:i/>
          <w:sz w:val="24"/>
          <w:szCs w:val="24"/>
        </w:rPr>
        <w:t>Journal of Freshwater Ecology</w:t>
      </w:r>
      <w:r>
        <w:rPr>
          <w:rFonts w:ascii="Times New Roman" w:eastAsia="Times New Roman" w:hAnsi="Times New Roman" w:cs="Times New Roman"/>
          <w:sz w:val="24"/>
          <w:szCs w:val="24"/>
        </w:rPr>
        <w:t>, 31(4):653-658.</w:t>
      </w:r>
    </w:p>
    <w:p w14:paraId="00000053"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T., Ali, M., &amp; Beckerman, A.P. (2018). The impact of intraspecific variation on food web structure.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0(0):1-9. </w:t>
      </w:r>
    </w:p>
    <w:p w14:paraId="00000054" w14:textId="77777777" w:rsidR="00C85381" w:rsidRDefault="00867D97">
      <w:pPr>
        <w:spacing w:after="0" w:line="480" w:lineRule="auto"/>
        <w:ind w:left="720" w:hanging="720"/>
        <w:rPr>
          <w:rFonts w:ascii="Times New Roman" w:eastAsia="Times New Roman" w:hAnsi="Times New Roman" w:cs="Times New Roman"/>
          <w:sz w:val="24"/>
          <w:szCs w:val="24"/>
        </w:rPr>
      </w:pPr>
      <w:hyperlink r:id="rId16" w:anchor="bbb0045">
        <w:r w:rsidR="004D08DC">
          <w:rPr>
            <w:rFonts w:ascii="Times New Roman" w:eastAsia="Times New Roman" w:hAnsi="Times New Roman" w:cs="Times New Roman"/>
            <w:sz w:val="24"/>
            <w:szCs w:val="24"/>
          </w:rPr>
          <w:t>Core Team (2017</w:t>
        </w:r>
      </w:hyperlink>
      <w:r w:rsidR="004D08DC">
        <w:rPr>
          <w:rFonts w:ascii="Times New Roman" w:eastAsia="Times New Roman" w:hAnsi="Times New Roman" w:cs="Times New Roman"/>
          <w:sz w:val="24"/>
          <w:szCs w:val="24"/>
        </w:rPr>
        <w:t xml:space="preserve">). R. Core </w:t>
      </w:r>
      <w:proofErr w:type="spellStart"/>
      <w:r w:rsidR="004D08DC">
        <w:rPr>
          <w:rFonts w:ascii="Times New Roman" w:eastAsia="Times New Roman" w:hAnsi="Times New Roman" w:cs="Times New Roman"/>
          <w:sz w:val="24"/>
          <w:szCs w:val="24"/>
        </w:rPr>
        <w:t>TeamR</w:t>
      </w:r>
      <w:proofErr w:type="spellEnd"/>
      <w:r w:rsidR="004D08DC">
        <w:rPr>
          <w:rFonts w:ascii="Times New Roman" w:eastAsia="Times New Roman" w:hAnsi="Times New Roman" w:cs="Times New Roman"/>
          <w:sz w:val="24"/>
          <w:szCs w:val="24"/>
        </w:rPr>
        <w:t xml:space="preserve">: A Language and Environment for Statistical Computing. </w:t>
      </w:r>
      <w:r w:rsidR="004D08DC">
        <w:rPr>
          <w:rFonts w:ascii="Times New Roman" w:eastAsia="Times New Roman" w:hAnsi="Times New Roman" w:cs="Times New Roman"/>
          <w:i/>
          <w:sz w:val="24"/>
          <w:szCs w:val="24"/>
        </w:rPr>
        <w:t>R Foundation for Statistical Computing</w:t>
      </w:r>
      <w:r w:rsidR="004D08DC">
        <w:rPr>
          <w:rFonts w:ascii="Times New Roman" w:eastAsia="Times New Roman" w:hAnsi="Times New Roman" w:cs="Times New Roman"/>
          <w:sz w:val="24"/>
          <w:szCs w:val="24"/>
        </w:rPr>
        <w:t>, Vienna, Austria (2017), p. 2017</w:t>
      </w:r>
    </w:p>
    <w:p w14:paraId="00000055" w14:textId="4D0E4291" w:rsidR="00C85381" w:rsidRDefault="004D08DC">
      <w:pPr>
        <w:spacing w:after="0"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lastRenderedPageBreak/>
        <w:t xml:space="preserve">Dahl, J. (1998). Effects of a </w:t>
      </w:r>
      <w:proofErr w:type="spellStart"/>
      <w:r>
        <w:rPr>
          <w:rFonts w:ascii="Times New Roman" w:eastAsia="Times New Roman" w:hAnsi="Times New Roman" w:cs="Times New Roman"/>
          <w:color w:val="222222"/>
          <w:sz w:val="24"/>
          <w:szCs w:val="24"/>
          <w:highlight w:val="white"/>
        </w:rPr>
        <w:t>benthivorous</w:t>
      </w:r>
      <w:proofErr w:type="spellEnd"/>
      <w:r>
        <w:rPr>
          <w:rFonts w:ascii="Times New Roman" w:eastAsia="Times New Roman" w:hAnsi="Times New Roman" w:cs="Times New Roman"/>
          <w:color w:val="222222"/>
          <w:sz w:val="24"/>
          <w:szCs w:val="24"/>
          <w:highlight w:val="white"/>
        </w:rPr>
        <w:t xml:space="preserve"> and a drift-feeding fish on a benthic stream assemblage. </w:t>
      </w:r>
      <w:r>
        <w:rPr>
          <w:rFonts w:ascii="Times New Roman" w:eastAsia="Times New Roman" w:hAnsi="Times New Roman" w:cs="Times New Roman"/>
          <w:i/>
          <w:color w:val="222222"/>
          <w:sz w:val="24"/>
          <w:szCs w:val="24"/>
          <w:highlight w:val="white"/>
        </w:rPr>
        <w:t>Oecologia</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116</w:t>
      </w:r>
      <w:r>
        <w:rPr>
          <w:rFonts w:ascii="Times New Roman" w:eastAsia="Times New Roman" w:hAnsi="Times New Roman" w:cs="Times New Roman"/>
          <w:color w:val="222222"/>
          <w:sz w:val="24"/>
          <w:szCs w:val="24"/>
          <w:highlight w:val="white"/>
        </w:rPr>
        <w:t>(3):426-432.</w:t>
      </w:r>
    </w:p>
    <w:p w14:paraId="371C8287" w14:textId="16BCED45" w:rsidR="00FA7266" w:rsidRPr="00FA7266" w:rsidRDefault="00FA7266" w:rsidP="00FA7266">
      <w:pPr>
        <w:spacing w:after="0" w:line="480" w:lineRule="auto"/>
        <w:ind w:left="720" w:hanging="720"/>
        <w:rPr>
          <w:rFonts w:ascii="Times New Roman" w:hAnsi="Times New Roman" w:cs="Times New Roman"/>
          <w:sz w:val="24"/>
          <w:szCs w:val="24"/>
        </w:rPr>
      </w:pPr>
      <w:bookmarkStart w:id="71" w:name="_Hlk48640283"/>
      <w:r w:rsidRPr="00381C60">
        <w:rPr>
          <w:rFonts w:ascii="Times New Roman" w:hAnsi="Times New Roman" w:cs="Times New Roman"/>
          <w:sz w:val="24"/>
          <w:szCs w:val="24"/>
        </w:rPr>
        <w:t xml:space="preserve">De </w:t>
      </w:r>
      <w:proofErr w:type="spellStart"/>
      <w:r w:rsidRPr="00381C60">
        <w:rPr>
          <w:rFonts w:ascii="Times New Roman" w:hAnsi="Times New Roman" w:cs="Times New Roman"/>
          <w:sz w:val="24"/>
          <w:szCs w:val="24"/>
        </w:rPr>
        <w:t>Roos</w:t>
      </w:r>
      <w:proofErr w:type="spellEnd"/>
      <w:r w:rsidRPr="00381C60">
        <w:rPr>
          <w:rFonts w:ascii="Times New Roman" w:hAnsi="Times New Roman" w:cs="Times New Roman"/>
          <w:sz w:val="24"/>
          <w:szCs w:val="24"/>
        </w:rPr>
        <w:t xml:space="preserve">, A.M., </w:t>
      </w:r>
      <w:proofErr w:type="spellStart"/>
      <w:r w:rsidRPr="00381C60">
        <w:rPr>
          <w:rFonts w:ascii="Times New Roman" w:hAnsi="Times New Roman" w:cs="Times New Roman"/>
          <w:sz w:val="24"/>
          <w:szCs w:val="24"/>
        </w:rPr>
        <w:t>Skellekens</w:t>
      </w:r>
      <w:proofErr w:type="spellEnd"/>
      <w:r w:rsidRPr="00381C60">
        <w:rPr>
          <w:rFonts w:ascii="Times New Roman" w:hAnsi="Times New Roman" w:cs="Times New Roman"/>
          <w:sz w:val="24"/>
          <w:szCs w:val="24"/>
        </w:rPr>
        <w:t xml:space="preserve">, T., Van </w:t>
      </w:r>
      <w:proofErr w:type="spellStart"/>
      <w:r w:rsidRPr="00381C60">
        <w:rPr>
          <w:rFonts w:ascii="Times New Roman" w:hAnsi="Times New Roman" w:cs="Times New Roman"/>
          <w:sz w:val="24"/>
          <w:szCs w:val="24"/>
        </w:rPr>
        <w:t>Kooten</w:t>
      </w:r>
      <w:proofErr w:type="spellEnd"/>
      <w:r w:rsidRPr="00381C60">
        <w:rPr>
          <w:rFonts w:ascii="Times New Roman" w:hAnsi="Times New Roman" w:cs="Times New Roman"/>
          <w:sz w:val="24"/>
          <w:szCs w:val="24"/>
        </w:rPr>
        <w:t xml:space="preserve">, T., and Persson, L. (2008). Stage specific predator species help each other persist while competing for a single prey. </w:t>
      </w:r>
      <w:r w:rsidRPr="00381C60">
        <w:rPr>
          <w:rFonts w:ascii="Times New Roman" w:hAnsi="Times New Roman" w:cs="Times New Roman"/>
          <w:i/>
          <w:sz w:val="24"/>
          <w:szCs w:val="24"/>
        </w:rPr>
        <w:t>Proceedings of the National Academy of Sciences</w:t>
      </w:r>
      <w:r w:rsidRPr="00381C60">
        <w:rPr>
          <w:rFonts w:ascii="Times New Roman" w:hAnsi="Times New Roman" w:cs="Times New Roman"/>
          <w:sz w:val="24"/>
          <w:szCs w:val="24"/>
        </w:rPr>
        <w:t xml:space="preserve">, 105(37):13930-13935. </w:t>
      </w:r>
    </w:p>
    <w:bookmarkEnd w:id="71"/>
    <w:p w14:paraId="00000056"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L.A., Roach, W.J., Crowder, L.B., &amp; Stanford, J.A. (2006). Effects of stocking-up freshwater food webs. </w:t>
      </w:r>
      <w:r w:rsidRPr="00765F7E">
        <w:rPr>
          <w:rFonts w:ascii="Times New Roman" w:eastAsia="Times New Roman" w:hAnsi="Times New Roman" w:cs="Times New Roman"/>
          <w:i/>
          <w:sz w:val="24"/>
          <w:szCs w:val="24"/>
        </w:rPr>
        <w:t>Trends in Ecology and Evolution</w:t>
      </w:r>
      <w:r>
        <w:rPr>
          <w:rFonts w:ascii="Times New Roman" w:eastAsia="Times New Roman" w:hAnsi="Times New Roman" w:cs="Times New Roman"/>
          <w:sz w:val="24"/>
          <w:szCs w:val="24"/>
        </w:rPr>
        <w:t>, 21(10):576-584.</w:t>
      </w:r>
    </w:p>
    <w:p w14:paraId="00000057" w14:textId="77777777" w:rsidR="00C85381" w:rsidRDefault="004D08DC">
      <w:pP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Fuller, P., Jacobs, G., Cannister, M., Larson, J., </w:t>
      </w:r>
      <w:proofErr w:type="spellStart"/>
      <w:r>
        <w:rPr>
          <w:rFonts w:ascii="Times New Roman" w:eastAsia="Times New Roman" w:hAnsi="Times New Roman" w:cs="Times New Roman"/>
          <w:color w:val="000000"/>
          <w:sz w:val="24"/>
          <w:szCs w:val="24"/>
        </w:rPr>
        <w:t>Makled</w:t>
      </w:r>
      <w:proofErr w:type="spellEnd"/>
      <w:r>
        <w:rPr>
          <w:rFonts w:ascii="Times New Roman" w:eastAsia="Times New Roman" w:hAnsi="Times New Roman" w:cs="Times New Roman"/>
          <w:color w:val="000000"/>
          <w:sz w:val="24"/>
          <w:szCs w:val="24"/>
        </w:rPr>
        <w:t xml:space="preserve">, T.H. &amp; </w:t>
      </w:r>
      <w:proofErr w:type="spellStart"/>
      <w:r>
        <w:rPr>
          <w:rFonts w:ascii="Times New Roman" w:eastAsia="Times New Roman" w:hAnsi="Times New Roman" w:cs="Times New Roman"/>
          <w:color w:val="000000"/>
          <w:sz w:val="24"/>
          <w:szCs w:val="24"/>
        </w:rPr>
        <w:t>Fusaro</w:t>
      </w:r>
      <w:proofErr w:type="spellEnd"/>
      <w:r>
        <w:rPr>
          <w:rFonts w:ascii="Times New Roman" w:eastAsia="Times New Roman" w:hAnsi="Times New Roman" w:cs="Times New Roman"/>
          <w:color w:val="000000"/>
          <w:sz w:val="24"/>
          <w:szCs w:val="24"/>
        </w:rPr>
        <w:t>, A. (2019). </w:t>
      </w:r>
      <w:r>
        <w:rPr>
          <w:rFonts w:ascii="Times New Roman" w:eastAsia="Times New Roman" w:hAnsi="Times New Roman" w:cs="Times New Roman"/>
          <w:i/>
          <w:color w:val="000000"/>
          <w:sz w:val="24"/>
          <w:szCs w:val="24"/>
        </w:rPr>
        <w:t>Lepomis humilis</w:t>
      </w:r>
      <w:r>
        <w:rPr>
          <w:rFonts w:ascii="Times New Roman" w:eastAsia="Times New Roman" w:hAnsi="Times New Roman" w:cs="Times New Roman"/>
          <w:color w:val="000000"/>
          <w:sz w:val="24"/>
          <w:szCs w:val="24"/>
        </w:rPr>
        <w:t> (Girard, 1858): U.S. Geological Survey, Nonindigenous Aquatic Species Database, Gainesville, FL.</w:t>
      </w:r>
    </w:p>
    <w:p w14:paraId="00000058" w14:textId="7237C6E4" w:rsidR="00C85381" w:rsidRDefault="004D08DC">
      <w:pP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Hartvig</w:t>
      </w:r>
      <w:proofErr w:type="spellEnd"/>
      <w:r>
        <w:rPr>
          <w:rFonts w:ascii="Times New Roman" w:eastAsia="Times New Roman" w:hAnsi="Times New Roman" w:cs="Times New Roman"/>
          <w:color w:val="000000"/>
          <w:sz w:val="24"/>
          <w:szCs w:val="24"/>
        </w:rPr>
        <w:t xml:space="preserve">, M. &amp; Anderson, K.H. (2013). Coexistence of structured populations with size-based prey selection. </w:t>
      </w:r>
      <w:r>
        <w:rPr>
          <w:rFonts w:ascii="Times New Roman" w:eastAsia="Times New Roman" w:hAnsi="Times New Roman" w:cs="Times New Roman"/>
          <w:i/>
          <w:color w:val="000000"/>
          <w:sz w:val="24"/>
          <w:szCs w:val="24"/>
        </w:rPr>
        <w:t xml:space="preserve">Theoretical </w:t>
      </w:r>
      <w:r w:rsidR="00F605E0">
        <w:rPr>
          <w:rFonts w:ascii="Times New Roman" w:eastAsia="Times New Roman" w:hAnsi="Times New Roman" w:cs="Times New Roman"/>
          <w:i/>
          <w:color w:val="000000"/>
          <w:sz w:val="24"/>
          <w:szCs w:val="24"/>
        </w:rPr>
        <w:t>Population B</w:t>
      </w:r>
      <w:r>
        <w:rPr>
          <w:rFonts w:ascii="Times New Roman" w:eastAsia="Times New Roman" w:hAnsi="Times New Roman" w:cs="Times New Roman"/>
          <w:i/>
          <w:color w:val="000000"/>
          <w:sz w:val="24"/>
          <w:szCs w:val="24"/>
        </w:rPr>
        <w:t>iology</w:t>
      </w:r>
      <w:r>
        <w:rPr>
          <w:rFonts w:ascii="Times New Roman" w:eastAsia="Times New Roman" w:hAnsi="Times New Roman" w:cs="Times New Roman"/>
          <w:color w:val="000000"/>
          <w:sz w:val="24"/>
          <w:szCs w:val="24"/>
        </w:rPr>
        <w:t xml:space="preserve">, 89:24-33. </w:t>
      </w:r>
    </w:p>
    <w:p w14:paraId="00000059"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Herwig, B.R. &amp; Zimmer, K.D. (2007). Population ecology and prey consumption by fathead minnows in prairie wetlands: importance of detritus and larval fish. </w:t>
      </w:r>
      <w:r w:rsidRPr="00765F7E">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xml:space="preserve">, 16:282-294. </w:t>
      </w:r>
    </w:p>
    <w:p w14:paraId="0000005A"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Huryn, A.D. &amp; Wallace, J.B. (2000). Life history and production of stream insects.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xml:space="preserve">. Rev. </w:t>
      </w:r>
      <w:proofErr w:type="spellStart"/>
      <w:r>
        <w:rPr>
          <w:rFonts w:ascii="Times New Roman" w:eastAsia="Times New Roman" w:hAnsi="Times New Roman" w:cs="Times New Roman"/>
          <w:i/>
          <w:sz w:val="24"/>
          <w:szCs w:val="24"/>
        </w:rPr>
        <w:t>Entomol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45:83– 110.</w:t>
      </w:r>
    </w:p>
    <w:p w14:paraId="0000005B" w14:textId="64292FD2"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Kamler</w:t>
      </w:r>
      <w:proofErr w:type="spellEnd"/>
      <w:r>
        <w:rPr>
          <w:rFonts w:ascii="Times New Roman" w:eastAsia="Times New Roman" w:hAnsi="Times New Roman" w:cs="Times New Roman"/>
          <w:sz w:val="24"/>
          <w:szCs w:val="24"/>
        </w:rPr>
        <w:t xml:space="preserve">, J.F. &amp; Pope, K.L. (2001). Nonlethal methods of examining fish gut contents.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9(1):1-11.</w:t>
      </w:r>
    </w:p>
    <w:p w14:paraId="1B1C8221" w14:textId="14E811D9" w:rsidR="00A71E6B" w:rsidRDefault="00A409CC">
      <w:pPr>
        <w:spacing w:after="0" w:line="480" w:lineRule="auto"/>
        <w:ind w:left="720" w:hanging="720"/>
        <w:rPr>
          <w:rFonts w:ascii="Times New Roman" w:eastAsia="Times New Roman" w:hAnsi="Times New Roman" w:cs="Times New Roman"/>
          <w:sz w:val="24"/>
          <w:szCs w:val="24"/>
        </w:rPr>
      </w:pPr>
      <w:r w:rsidRPr="00A409CC">
        <w:rPr>
          <w:rFonts w:ascii="Times New Roman" w:eastAsia="Times New Roman" w:hAnsi="Times New Roman" w:cs="Times New Roman"/>
          <w:sz w:val="24"/>
          <w:szCs w:val="24"/>
        </w:rPr>
        <w:t>Kraus, J. M., Schmidt, T. S., Walters, D. M., Wanty, R. B., Zuellig, R. E., &amp; Wolf, R. E. (2014). Cross‐ecosystem impacts of stream pollution reduce resource and contaminant flux to riparian food webs. </w:t>
      </w:r>
      <w:r w:rsidRPr="00A409CC">
        <w:rPr>
          <w:rFonts w:ascii="Times New Roman" w:eastAsia="Times New Roman" w:hAnsi="Times New Roman" w:cs="Times New Roman"/>
          <w:i/>
          <w:iCs/>
          <w:sz w:val="24"/>
          <w:szCs w:val="24"/>
        </w:rPr>
        <w:t>Ecological Applications</w:t>
      </w:r>
      <w:r w:rsidRPr="00A409CC">
        <w:rPr>
          <w:rFonts w:ascii="Times New Roman" w:eastAsia="Times New Roman" w:hAnsi="Times New Roman" w:cs="Times New Roman"/>
          <w:sz w:val="24"/>
          <w:szCs w:val="24"/>
        </w:rPr>
        <w:t>, </w:t>
      </w:r>
      <w:r w:rsidRPr="00A409CC">
        <w:rPr>
          <w:rFonts w:ascii="Times New Roman" w:eastAsia="Times New Roman" w:hAnsi="Times New Roman" w:cs="Times New Roman"/>
          <w:i/>
          <w:iCs/>
          <w:sz w:val="24"/>
          <w:szCs w:val="24"/>
        </w:rPr>
        <w:t>24</w:t>
      </w:r>
      <w:r w:rsidRPr="00A409CC">
        <w:rPr>
          <w:rFonts w:ascii="Times New Roman" w:eastAsia="Times New Roman" w:hAnsi="Times New Roman" w:cs="Times New Roman"/>
          <w:sz w:val="24"/>
          <w:szCs w:val="24"/>
        </w:rPr>
        <w:t>(2), 235-243.</w:t>
      </w:r>
    </w:p>
    <w:p w14:paraId="5B841DA4" w14:textId="2C04AAC0" w:rsidR="00A71E6B" w:rsidRDefault="00A71E6B">
      <w:pPr>
        <w:spacing w:after="0" w:line="480" w:lineRule="auto"/>
        <w:ind w:left="720" w:hanging="720"/>
        <w:rPr>
          <w:rFonts w:ascii="Times New Roman" w:eastAsia="Times New Roman" w:hAnsi="Times New Roman" w:cs="Times New Roman"/>
          <w:sz w:val="24"/>
          <w:szCs w:val="24"/>
        </w:rPr>
      </w:pPr>
      <w:r w:rsidRPr="00A71E6B">
        <w:rPr>
          <w:rFonts w:ascii="Times New Roman" w:eastAsia="Times New Roman" w:hAnsi="Times New Roman" w:cs="Times New Roman"/>
          <w:sz w:val="24"/>
          <w:szCs w:val="24"/>
        </w:rPr>
        <w:lastRenderedPageBreak/>
        <w:t>Kraus, J. M., Pomeranz, J. F., Todd, A. S., Walters, D. M., Schmidt, T. S., &amp; Wanty, R. B. (2016). Aquatic pollution increases use of terrestrial prey subsidies by stream fish.</w:t>
      </w:r>
      <w:r w:rsidR="00F605E0">
        <w:rPr>
          <w:rFonts w:ascii="Times New Roman" w:eastAsia="Times New Roman" w:hAnsi="Times New Roman" w:cs="Times New Roman"/>
          <w:sz w:val="24"/>
          <w:szCs w:val="24"/>
        </w:rPr>
        <w:t xml:space="preserve"> </w:t>
      </w:r>
      <w:r w:rsidRPr="00A71E6B">
        <w:rPr>
          <w:rFonts w:ascii="Times New Roman" w:eastAsia="Times New Roman" w:hAnsi="Times New Roman" w:cs="Times New Roman"/>
          <w:i/>
          <w:iCs/>
          <w:sz w:val="24"/>
          <w:szCs w:val="24"/>
        </w:rPr>
        <w:t>Journal of Applied Ecology</w:t>
      </w:r>
      <w:r w:rsidRPr="00A71E6B">
        <w:rPr>
          <w:rFonts w:ascii="Times New Roman" w:eastAsia="Times New Roman" w:hAnsi="Times New Roman" w:cs="Times New Roman"/>
          <w:sz w:val="24"/>
          <w:szCs w:val="24"/>
        </w:rPr>
        <w:t>, </w:t>
      </w:r>
      <w:r w:rsidRPr="00A71E6B">
        <w:rPr>
          <w:rFonts w:ascii="Times New Roman" w:eastAsia="Times New Roman" w:hAnsi="Times New Roman" w:cs="Times New Roman"/>
          <w:i/>
          <w:iCs/>
          <w:sz w:val="24"/>
          <w:szCs w:val="24"/>
        </w:rPr>
        <w:t>53</w:t>
      </w:r>
      <w:r w:rsidRPr="00A71E6B">
        <w:rPr>
          <w:rFonts w:ascii="Times New Roman" w:eastAsia="Times New Roman" w:hAnsi="Times New Roman" w:cs="Times New Roman"/>
          <w:sz w:val="24"/>
          <w:szCs w:val="24"/>
        </w:rPr>
        <w:t>(1), 44-53.</w:t>
      </w:r>
    </w:p>
    <w:p w14:paraId="0000005C" w14:textId="2598ACE6" w:rsidR="00C85381" w:rsidRPr="00C3699D" w:rsidRDefault="004D08DC">
      <w:pPr>
        <w:spacing w:after="0" w:line="480" w:lineRule="auto"/>
        <w:ind w:left="720" w:hanging="720"/>
        <w:rPr>
          <w:rFonts w:ascii="Times New Roman" w:eastAsia="Times New Roman" w:hAnsi="Times New Roman" w:cs="Times New Roman"/>
          <w:sz w:val="24"/>
          <w:szCs w:val="24"/>
        </w:rPr>
      </w:pPr>
      <w:r w:rsidRPr="00C3699D">
        <w:rPr>
          <w:rFonts w:ascii="Times New Roman" w:eastAsia="Times New Roman" w:hAnsi="Times New Roman" w:cs="Times New Roman"/>
          <w:sz w:val="24"/>
          <w:szCs w:val="24"/>
        </w:rPr>
        <w:t xml:space="preserve">Lancaster, J. &amp; Downes, B.J. (2013). </w:t>
      </w:r>
      <w:r w:rsidRPr="00C3699D">
        <w:rPr>
          <w:rFonts w:ascii="Times New Roman" w:eastAsia="Times New Roman" w:hAnsi="Times New Roman" w:cs="Times New Roman"/>
          <w:i/>
          <w:sz w:val="24"/>
          <w:szCs w:val="24"/>
        </w:rPr>
        <w:t>Aquatic entomology</w:t>
      </w:r>
      <w:r w:rsidRPr="00C3699D">
        <w:rPr>
          <w:rFonts w:ascii="Times New Roman" w:eastAsia="Times New Roman" w:hAnsi="Times New Roman" w:cs="Times New Roman"/>
          <w:sz w:val="24"/>
          <w:szCs w:val="24"/>
        </w:rPr>
        <w:t>. Oxford University Press, Oxford, United Kingdom.</w:t>
      </w:r>
    </w:p>
    <w:p w14:paraId="6D2DAFDF" w14:textId="680E7E84" w:rsidR="00084667" w:rsidRPr="00C3699D" w:rsidRDefault="00044419">
      <w:pPr>
        <w:spacing w:after="0" w:line="480" w:lineRule="auto"/>
        <w:ind w:left="720" w:hanging="720"/>
        <w:rPr>
          <w:rFonts w:ascii="Times New Roman" w:eastAsia="Times New Roman" w:hAnsi="Times New Roman" w:cs="Times New Roman"/>
          <w:sz w:val="24"/>
          <w:szCs w:val="24"/>
        </w:rPr>
      </w:pPr>
      <w:r w:rsidRPr="00765F7E">
        <w:rPr>
          <w:rFonts w:ascii="Times New Roman" w:hAnsi="Times New Roman" w:cs="Times New Roman"/>
          <w:color w:val="222222"/>
          <w:sz w:val="24"/>
          <w:szCs w:val="24"/>
          <w:shd w:val="clear" w:color="auto" w:fill="FFFFFF"/>
        </w:rPr>
        <w:t>Merritt, R. W., Cummins, K. W.</w:t>
      </w:r>
      <w:r w:rsidR="00C3699D" w:rsidRPr="00765F7E">
        <w:rPr>
          <w:rFonts w:ascii="Times New Roman" w:hAnsi="Times New Roman" w:cs="Times New Roman"/>
          <w:color w:val="222222"/>
          <w:sz w:val="24"/>
          <w:szCs w:val="24"/>
          <w:shd w:val="clear" w:color="auto" w:fill="FFFFFF"/>
        </w:rPr>
        <w:t>, &amp; Berg, M. B.</w:t>
      </w:r>
      <w:r w:rsidRPr="00765F7E">
        <w:rPr>
          <w:rFonts w:ascii="Times New Roman" w:hAnsi="Times New Roman" w:cs="Times New Roman"/>
          <w:color w:val="222222"/>
          <w:sz w:val="24"/>
          <w:szCs w:val="24"/>
          <w:shd w:val="clear" w:color="auto" w:fill="FFFFFF"/>
        </w:rPr>
        <w:t xml:space="preserve"> (Eds.). (</w:t>
      </w:r>
      <w:r w:rsidR="00C3699D">
        <w:rPr>
          <w:rFonts w:ascii="Times New Roman" w:hAnsi="Times New Roman" w:cs="Times New Roman"/>
          <w:color w:val="222222"/>
          <w:sz w:val="24"/>
          <w:szCs w:val="24"/>
          <w:shd w:val="clear" w:color="auto" w:fill="FFFFFF"/>
        </w:rPr>
        <w:t>2008</w:t>
      </w:r>
      <w:r w:rsidRPr="00765F7E">
        <w:rPr>
          <w:rFonts w:ascii="Times New Roman" w:hAnsi="Times New Roman" w:cs="Times New Roman"/>
          <w:color w:val="222222"/>
          <w:sz w:val="24"/>
          <w:szCs w:val="24"/>
          <w:shd w:val="clear" w:color="auto" w:fill="FFFFFF"/>
        </w:rPr>
        <w:t>). </w:t>
      </w:r>
      <w:r w:rsidRPr="00765F7E">
        <w:rPr>
          <w:rFonts w:ascii="Times New Roman" w:hAnsi="Times New Roman" w:cs="Times New Roman"/>
          <w:i/>
          <w:iCs/>
          <w:color w:val="222222"/>
          <w:sz w:val="24"/>
          <w:szCs w:val="24"/>
          <w:shd w:val="clear" w:color="auto" w:fill="FFFFFF"/>
        </w:rPr>
        <w:t xml:space="preserve">An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 xml:space="preserve">ntroduction to the </w:t>
      </w:r>
      <w:r w:rsidR="00C3699D" w:rsidRPr="00765F7E">
        <w:rPr>
          <w:rFonts w:ascii="Times New Roman" w:hAnsi="Times New Roman" w:cs="Times New Roman"/>
          <w:i/>
          <w:iCs/>
          <w:color w:val="222222"/>
          <w:sz w:val="24"/>
          <w:szCs w:val="24"/>
          <w:shd w:val="clear" w:color="auto" w:fill="FFFFFF"/>
        </w:rPr>
        <w:t>A</w:t>
      </w:r>
      <w:r w:rsidRPr="00765F7E">
        <w:rPr>
          <w:rFonts w:ascii="Times New Roman" w:hAnsi="Times New Roman" w:cs="Times New Roman"/>
          <w:i/>
          <w:iCs/>
          <w:color w:val="222222"/>
          <w:sz w:val="24"/>
          <w:szCs w:val="24"/>
          <w:shd w:val="clear" w:color="auto" w:fill="FFFFFF"/>
        </w:rPr>
        <w:t xml:space="preserve">quatic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nsects of North America</w:t>
      </w:r>
      <w:r w:rsidRPr="00765F7E">
        <w:rPr>
          <w:rFonts w:ascii="Times New Roman" w:hAnsi="Times New Roman" w:cs="Times New Roman"/>
          <w:color w:val="222222"/>
          <w:sz w:val="24"/>
          <w:szCs w:val="24"/>
          <w:shd w:val="clear" w:color="auto" w:fill="FFFFFF"/>
        </w:rPr>
        <w:t>.</w:t>
      </w:r>
      <w:r w:rsidR="00C3699D">
        <w:rPr>
          <w:rFonts w:ascii="Times New Roman" w:hAnsi="Times New Roman" w:cs="Times New Roman"/>
          <w:color w:val="222222"/>
          <w:sz w:val="24"/>
          <w:szCs w:val="24"/>
          <w:shd w:val="clear" w:color="auto" w:fill="FFFFFF"/>
        </w:rPr>
        <w:t xml:space="preserve"> 4</w:t>
      </w:r>
      <w:r w:rsidR="00C3699D" w:rsidRPr="00765F7E">
        <w:rPr>
          <w:rFonts w:ascii="Times New Roman" w:hAnsi="Times New Roman" w:cs="Times New Roman"/>
          <w:color w:val="222222"/>
          <w:sz w:val="24"/>
          <w:szCs w:val="24"/>
          <w:shd w:val="clear" w:color="auto" w:fill="FFFFFF"/>
          <w:vertAlign w:val="superscript"/>
        </w:rPr>
        <w:t>th</w:t>
      </w:r>
      <w:r w:rsidR="00C3699D">
        <w:rPr>
          <w:rFonts w:ascii="Times New Roman" w:hAnsi="Times New Roman" w:cs="Times New Roman"/>
          <w:color w:val="222222"/>
          <w:sz w:val="24"/>
          <w:szCs w:val="24"/>
          <w:shd w:val="clear" w:color="auto" w:fill="FFFFFF"/>
        </w:rPr>
        <w:t xml:space="preserve"> edition,</w:t>
      </w:r>
      <w:r w:rsidRPr="00765F7E">
        <w:rPr>
          <w:rFonts w:ascii="Times New Roman" w:hAnsi="Times New Roman" w:cs="Times New Roman"/>
          <w:color w:val="222222"/>
          <w:sz w:val="24"/>
          <w:szCs w:val="24"/>
          <w:shd w:val="clear" w:color="auto" w:fill="FFFFFF"/>
        </w:rPr>
        <w:t xml:space="preserve"> Kendall Hunt.</w:t>
      </w:r>
    </w:p>
    <w:p w14:paraId="0000005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Murakami, M. &amp; Nakano, S. (2002). Indirect effect of aquatic insect emergence on terrestrial insect population through by birds of predation.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5(3):333-337. </w:t>
      </w:r>
    </w:p>
    <w:p w14:paraId="0000005E" w14:textId="0CA5A675"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Mittelbach</w:t>
      </w:r>
      <w:proofErr w:type="spellEnd"/>
      <w:r>
        <w:rPr>
          <w:rFonts w:ascii="Times New Roman" w:eastAsia="Times New Roman" w:hAnsi="Times New Roman" w:cs="Times New Roman"/>
          <w:sz w:val="24"/>
          <w:szCs w:val="24"/>
        </w:rPr>
        <w:t xml:space="preserve">, G.G. &amp; </w:t>
      </w:r>
      <w:proofErr w:type="spellStart"/>
      <w:r>
        <w:rPr>
          <w:rFonts w:ascii="Times New Roman" w:eastAsia="Times New Roman" w:hAnsi="Times New Roman" w:cs="Times New Roman"/>
          <w:sz w:val="24"/>
          <w:szCs w:val="24"/>
        </w:rPr>
        <w:t>Osenberg</w:t>
      </w:r>
      <w:proofErr w:type="spellEnd"/>
      <w:r>
        <w:rPr>
          <w:rFonts w:ascii="Times New Roman" w:eastAsia="Times New Roman" w:hAnsi="Times New Roman" w:cs="Times New Roman"/>
          <w:sz w:val="24"/>
          <w:szCs w:val="24"/>
        </w:rPr>
        <w:t>, G.W. (1993). Stage-structured interactions in bluegill: consequences</w:t>
      </w:r>
      <w:r w:rsidR="00F605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adult resource variation.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74(8):2381-2394. </w:t>
      </w:r>
    </w:p>
    <w:p w14:paraId="0000005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Nakano, S. &amp; Murakami, M. (2001). Reciprocal subsidies: dynamic interdependence between terrestrial and aquatic food webs.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98(1):166-170. </w:t>
      </w:r>
    </w:p>
    <w:p w14:paraId="00000060"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 L., Fuller, P., &amp; Neilson, M. (2014). Cyprinella </w:t>
      </w:r>
      <w:proofErr w:type="spellStart"/>
      <w:r>
        <w:rPr>
          <w:rFonts w:ascii="Times New Roman" w:eastAsia="Times New Roman" w:hAnsi="Times New Roman" w:cs="Times New Roman"/>
          <w:sz w:val="24"/>
          <w:szCs w:val="24"/>
        </w:rPr>
        <w:t>lutrensis</w:t>
      </w:r>
      <w:proofErr w:type="spellEnd"/>
      <w:r>
        <w:rPr>
          <w:rFonts w:ascii="Times New Roman" w:eastAsia="Times New Roman" w:hAnsi="Times New Roman" w:cs="Times New Roman"/>
          <w:sz w:val="24"/>
          <w:szCs w:val="24"/>
        </w:rPr>
        <w:t xml:space="preserve">. USGS Nonindigenous Aquatic Species Database, Gainesville, Florida. </w:t>
      </w:r>
    </w:p>
    <w:p w14:paraId="0000006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Nilsson, K.A., </w:t>
      </w:r>
      <w:proofErr w:type="spellStart"/>
      <w:r>
        <w:rPr>
          <w:rFonts w:ascii="Times New Roman" w:eastAsia="Times New Roman" w:hAnsi="Times New Roman" w:cs="Times New Roman"/>
          <w:sz w:val="24"/>
          <w:szCs w:val="24"/>
        </w:rPr>
        <w:t>Caskenette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Guill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Hartvig</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Soudijn</w:t>
      </w:r>
      <w:proofErr w:type="spellEnd"/>
      <w:r>
        <w:rPr>
          <w:rFonts w:ascii="Times New Roman" w:eastAsia="Times New Roman" w:hAnsi="Times New Roman" w:cs="Times New Roman"/>
          <w:sz w:val="24"/>
          <w:szCs w:val="24"/>
        </w:rPr>
        <w:t xml:space="preserve">, F.H. (2018). Including the life cycle in food webs. Cambridge University Press, </w:t>
      </w:r>
      <w:r>
        <w:rPr>
          <w:rFonts w:ascii="Times New Roman" w:eastAsia="Times New Roman" w:hAnsi="Times New Roman" w:cs="Times New Roman"/>
          <w:i/>
          <w:sz w:val="24"/>
          <w:szCs w:val="24"/>
        </w:rPr>
        <w:t>Adaptive Food Webs: Stability and Transitions of Real and Model Ecosystems</w:t>
      </w:r>
      <w:r>
        <w:rPr>
          <w:rFonts w:ascii="Times New Roman" w:eastAsia="Times New Roman" w:hAnsi="Times New Roman" w:cs="Times New Roman"/>
          <w:sz w:val="24"/>
          <w:szCs w:val="24"/>
        </w:rPr>
        <w:t xml:space="preserve"> (121-145). Cambridge, UK.   </w:t>
      </w:r>
    </w:p>
    <w:p w14:paraId="00000062" w14:textId="49EF9418"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Oliver, D. R. (1971). Life history of the Chironomidae. </w:t>
      </w:r>
      <w:r>
        <w:rPr>
          <w:rFonts w:ascii="Times New Roman" w:eastAsia="Times New Roman" w:hAnsi="Times New Roman" w:cs="Times New Roman"/>
          <w:i/>
          <w:color w:val="222222"/>
          <w:sz w:val="24"/>
          <w:szCs w:val="24"/>
          <w:highlight w:val="white"/>
        </w:rPr>
        <w:t>Annual Review of Entomology</w:t>
      </w:r>
      <w:r>
        <w:rPr>
          <w:rFonts w:ascii="Times New Roman" w:eastAsia="Times New Roman" w:hAnsi="Times New Roman" w:cs="Times New Roman"/>
          <w:color w:val="222222"/>
          <w:sz w:val="24"/>
          <w:szCs w:val="24"/>
          <w:highlight w:val="white"/>
        </w:rPr>
        <w:t>,</w:t>
      </w:r>
      <w:r w:rsidR="00F605E0">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(1):211-230.</w:t>
      </w:r>
    </w:p>
    <w:p w14:paraId="00000063"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Poff</w:t>
      </w:r>
      <w:proofErr w:type="spellEnd"/>
      <w:r>
        <w:rPr>
          <w:rFonts w:ascii="Times New Roman" w:eastAsia="Times New Roman" w:hAnsi="Times New Roman" w:cs="Times New Roman"/>
          <w:sz w:val="24"/>
          <w:szCs w:val="24"/>
        </w:rPr>
        <w:t xml:space="preserve">, N.L. &amp; Allan, J.D. (1995). Functional organization of stream fish assemblages in relation to hydrological variability.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76(2):606-627. </w:t>
      </w:r>
    </w:p>
    <w:p w14:paraId="00000064" w14:textId="2119846F"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Reimer, J. R., Brown, H., </w:t>
      </w:r>
      <w:proofErr w:type="spellStart"/>
      <w:r>
        <w:rPr>
          <w:rFonts w:ascii="Times New Roman" w:eastAsia="Times New Roman" w:hAnsi="Times New Roman" w:cs="Times New Roman"/>
          <w:sz w:val="24"/>
          <w:szCs w:val="24"/>
        </w:rPr>
        <w:t>Beltaos</w:t>
      </w:r>
      <w:proofErr w:type="spellEnd"/>
      <w:r>
        <w:rPr>
          <w:rFonts w:ascii="Times New Roman" w:eastAsia="Times New Roman" w:hAnsi="Times New Roman" w:cs="Times New Roman"/>
          <w:sz w:val="24"/>
          <w:szCs w:val="24"/>
        </w:rPr>
        <w:t xml:space="preserve">-Kerr, E., &amp; de Vries, G. (2019). Evidence of intraspecific prey </w:t>
      </w:r>
      <w:proofErr w:type="gramStart"/>
      <w:r>
        <w:rPr>
          <w:rFonts w:ascii="Times New Roman" w:eastAsia="Times New Roman" w:hAnsi="Times New Roman" w:cs="Times New Roman"/>
          <w:sz w:val="24"/>
          <w:szCs w:val="24"/>
        </w:rPr>
        <w:t>switching:</w:t>
      </w:r>
      <w:proofErr w:type="gramEnd"/>
      <w:r>
        <w:rPr>
          <w:rFonts w:ascii="Times New Roman" w:eastAsia="Times New Roman" w:hAnsi="Times New Roman" w:cs="Times New Roman"/>
          <w:sz w:val="24"/>
          <w:szCs w:val="24"/>
        </w:rPr>
        <w:t xml:space="preserve"> stage-structured predation of polar bears on ringed</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seals.</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Oecologia,</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189(1)</w:t>
      </w:r>
      <w:r w:rsidR="00994BE4">
        <w:rPr>
          <w:rFonts w:ascii="Times New Roman" w:eastAsia="Times New Roman" w:hAnsi="Times New Roman" w:cs="Times New Roman"/>
          <w:sz w:val="24"/>
          <w:szCs w:val="24"/>
        </w:rPr>
        <w:t>:</w:t>
      </w:r>
      <w:r>
        <w:rPr>
          <w:rFonts w:ascii="Times New Roman" w:eastAsia="Times New Roman" w:hAnsi="Times New Roman" w:cs="Times New Roman"/>
          <w:sz w:val="24"/>
          <w:szCs w:val="24"/>
        </w:rPr>
        <w:t>133-148.</w:t>
      </w:r>
    </w:p>
    <w:p w14:paraId="00000065"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(1982). Resource partitioning in fish assemblages: a review of field studies. </w:t>
      </w:r>
      <w:proofErr w:type="spellStart"/>
      <w:r>
        <w:rPr>
          <w:rFonts w:ascii="Times New Roman" w:eastAsia="Times New Roman" w:hAnsi="Times New Roman" w:cs="Times New Roman"/>
          <w:i/>
          <w:sz w:val="24"/>
          <w:szCs w:val="24"/>
        </w:rPr>
        <w:t>Copeia</w:t>
      </w:r>
      <w:proofErr w:type="spellEnd"/>
      <w:r>
        <w:rPr>
          <w:rFonts w:ascii="Times New Roman" w:eastAsia="Times New Roman" w:hAnsi="Times New Roman" w:cs="Times New Roman"/>
          <w:sz w:val="24"/>
          <w:szCs w:val="24"/>
        </w:rPr>
        <w:t xml:space="preserve">, 1986(2):352-388. </w:t>
      </w:r>
    </w:p>
    <w:p w14:paraId="00000066"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(2013). </w:t>
      </w:r>
      <w:r>
        <w:rPr>
          <w:rFonts w:ascii="Times New Roman" w:eastAsia="Times New Roman" w:hAnsi="Times New Roman" w:cs="Times New Roman"/>
          <w:i/>
          <w:sz w:val="24"/>
          <w:szCs w:val="24"/>
        </w:rPr>
        <w:t>Ecology of North American freshwater fishes</w:t>
      </w:r>
      <w:r>
        <w:rPr>
          <w:rFonts w:ascii="Times New Roman" w:eastAsia="Times New Roman" w:hAnsi="Times New Roman" w:cs="Times New Roman"/>
          <w:sz w:val="24"/>
          <w:szCs w:val="24"/>
        </w:rPr>
        <w:t xml:space="preserve">. University of California Press, Berkeley and Los Angeles, California. </w:t>
      </w:r>
    </w:p>
    <w:p w14:paraId="00000067"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Lafferty, K.D. (2011). Stage structure alters how complexity affects stability of ecological networks.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14(1):75-79. </w:t>
      </w:r>
    </w:p>
    <w:p w14:paraId="00000068"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Rasmussen, N.L. (2013). Ontogenetic functional diversity: size structure of a keystone predator drives functioning of a complex ecosystem.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94(5):1046-1056. </w:t>
      </w:r>
    </w:p>
    <w:p w14:paraId="00000069" w14:textId="77777777" w:rsidR="00C85381" w:rsidRDefault="00867D97">
      <w:pPr>
        <w:spacing w:after="0" w:line="480" w:lineRule="auto"/>
        <w:ind w:left="720" w:hanging="720"/>
        <w:rPr>
          <w:rFonts w:ascii="Times New Roman" w:eastAsia="Times New Roman" w:hAnsi="Times New Roman" w:cs="Times New Roman"/>
          <w:sz w:val="24"/>
          <w:szCs w:val="24"/>
        </w:rPr>
      </w:pPr>
      <w:hyperlink r:id="rId17" w:anchor="bbb0145">
        <w:r w:rsidR="004D08DC">
          <w:rPr>
            <w:rFonts w:ascii="Times New Roman" w:eastAsia="Times New Roman" w:hAnsi="Times New Roman" w:cs="Times New Roman"/>
            <w:sz w:val="24"/>
            <w:szCs w:val="24"/>
          </w:rPr>
          <w:t>Stan Development Team. (2016</w:t>
        </w:r>
      </w:hyperlink>
      <w:r w:rsidR="004D08DC">
        <w:rPr>
          <w:rFonts w:ascii="Times New Roman" w:eastAsia="Times New Roman" w:hAnsi="Times New Roman" w:cs="Times New Roman"/>
          <w:sz w:val="24"/>
          <w:szCs w:val="24"/>
        </w:rPr>
        <w:t xml:space="preserve">). </w:t>
      </w:r>
      <w:proofErr w:type="spellStart"/>
      <w:r w:rsidR="004D08DC">
        <w:rPr>
          <w:rFonts w:ascii="Times New Roman" w:eastAsia="Times New Roman" w:hAnsi="Times New Roman" w:cs="Times New Roman"/>
          <w:sz w:val="24"/>
          <w:szCs w:val="24"/>
        </w:rPr>
        <w:t>RStan</w:t>
      </w:r>
      <w:proofErr w:type="spellEnd"/>
      <w:r w:rsidR="004D08DC">
        <w:rPr>
          <w:rFonts w:ascii="Times New Roman" w:eastAsia="Times New Roman" w:hAnsi="Times New Roman" w:cs="Times New Roman"/>
          <w:sz w:val="24"/>
          <w:szCs w:val="24"/>
        </w:rPr>
        <w:t>: The R Interface to Stan. R Package Version, 2 (14) (2016), p. 1</w:t>
      </w:r>
    </w:p>
    <w:p w14:paraId="0000006B"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Violle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Enquist</w:t>
      </w:r>
      <w:proofErr w:type="spellEnd"/>
      <w:r>
        <w:rPr>
          <w:rFonts w:ascii="Times New Roman" w:eastAsia="Times New Roman" w:hAnsi="Times New Roman" w:cs="Times New Roman"/>
          <w:sz w:val="24"/>
          <w:szCs w:val="24"/>
        </w:rPr>
        <w:t xml:space="preserve">, B. J., McGill, B.J., Jiang, L., Albert, C.H., Hulshof, C., Jung, V. &amp; Messier, J. (2012). The return of the variance: intraspecific variability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27:244–252.</w:t>
      </w:r>
    </w:p>
    <w:p w14:paraId="0000006C"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Wagner, A., Volkmann, S. &amp; Dettinger-Klemm, P.M.A. 2012. Benthic–pelagic coupling in lake ecosystems: the key role of chironomid pupae as prey of pelagic fish. </w:t>
      </w:r>
      <w:r w:rsidRPr="00765F7E">
        <w:rPr>
          <w:rFonts w:ascii="Times New Roman" w:eastAsia="Times New Roman" w:hAnsi="Times New Roman" w:cs="Times New Roman"/>
          <w:i/>
          <w:sz w:val="24"/>
          <w:szCs w:val="24"/>
        </w:rPr>
        <w:t xml:space="preserve">Ecosphere </w:t>
      </w:r>
      <w:r>
        <w:rPr>
          <w:rFonts w:ascii="Times New Roman" w:eastAsia="Times New Roman" w:hAnsi="Times New Roman" w:cs="Times New Roman"/>
          <w:sz w:val="24"/>
          <w:szCs w:val="24"/>
        </w:rPr>
        <w:t>3(2):14.</w:t>
      </w:r>
    </w:p>
    <w:p w14:paraId="0000006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Werner, E.E. &amp; Gilliam, J.F. (1984). The ontogenetic niche and species interactions in size-structured populations.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15:393-425. </w:t>
      </w:r>
    </w:p>
    <w:p w14:paraId="0000006E"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Wesner, J.S. (2010). Aquatic predation alters a terrestrial prey subsidy. </w:t>
      </w:r>
      <w:r w:rsidRPr="00765F7E">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91(5):1435-1444. </w:t>
      </w:r>
    </w:p>
    <w:p w14:paraId="0000006F" w14:textId="2D0A49D1" w:rsidR="00C85381" w:rsidRDefault="004D08DC">
      <w:pPr>
        <w:spacing w:after="0" w:line="480" w:lineRule="auto"/>
        <w:ind w:left="720" w:hanging="720"/>
        <w:rPr>
          <w:rFonts w:ascii="Times New Roman" w:eastAsia="Times New Roman" w:hAnsi="Times New Roman" w:cs="Times New Roman"/>
          <w:sz w:val="24"/>
          <w:szCs w:val="24"/>
        </w:rPr>
      </w:pPr>
      <w:bookmarkStart w:id="72" w:name="_heading=h.30j0zll" w:colFirst="0" w:colLast="0"/>
      <w:bookmarkEnd w:id="72"/>
      <w:r>
        <w:rPr>
          <w:rFonts w:ascii="Times New Roman" w:eastAsia="Times New Roman" w:hAnsi="Times New Roman" w:cs="Times New Roman"/>
          <w:sz w:val="24"/>
          <w:szCs w:val="24"/>
        </w:rPr>
        <w:lastRenderedPageBreak/>
        <w:t xml:space="preserve">Wesner, J.S. (2012). Predator diversity effects cascade across an ecosystem boundary.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121(1):53-60.</w:t>
      </w:r>
    </w:p>
    <w:p w14:paraId="7EBE93FD" w14:textId="51DEF78E" w:rsidR="00942573" w:rsidRDefault="00942573">
      <w:pPr>
        <w:spacing w:after="0" w:line="480" w:lineRule="auto"/>
        <w:ind w:left="720" w:hanging="720"/>
        <w:rPr>
          <w:rFonts w:ascii="Times New Roman" w:eastAsia="Times New Roman" w:hAnsi="Times New Roman" w:cs="Times New Roman"/>
          <w:sz w:val="24"/>
          <w:szCs w:val="24"/>
        </w:rPr>
      </w:pPr>
      <w:r w:rsidRPr="00942573">
        <w:rPr>
          <w:rFonts w:ascii="Times New Roman" w:eastAsia="Times New Roman" w:hAnsi="Times New Roman" w:cs="Times New Roman"/>
          <w:sz w:val="24"/>
          <w:szCs w:val="24"/>
        </w:rPr>
        <w:t>Wesner, J. S., Walters, D. M., Schmidt, T. S., Kraus, J. M., Stricker, C. A., Clements, W. H., &amp; Wolf, R. E. (2017). Metamorphosis affects metal concentrations and isotopic signatures in a mayfly (Baetis tricaudatus): implications for the aquatic-terrestrial transfer of metals. </w:t>
      </w:r>
      <w:r w:rsidRPr="00942573">
        <w:rPr>
          <w:rFonts w:ascii="Times New Roman" w:eastAsia="Times New Roman" w:hAnsi="Times New Roman" w:cs="Times New Roman"/>
          <w:i/>
          <w:iCs/>
          <w:sz w:val="24"/>
          <w:szCs w:val="24"/>
        </w:rPr>
        <w:t xml:space="preserve">Environmental </w:t>
      </w:r>
      <w:r w:rsidR="00994BE4">
        <w:rPr>
          <w:rFonts w:ascii="Times New Roman" w:eastAsia="Times New Roman" w:hAnsi="Times New Roman" w:cs="Times New Roman"/>
          <w:i/>
          <w:iCs/>
          <w:sz w:val="24"/>
          <w:szCs w:val="24"/>
        </w:rPr>
        <w:t>S</w:t>
      </w:r>
      <w:r w:rsidRPr="00942573">
        <w:rPr>
          <w:rFonts w:ascii="Times New Roman" w:eastAsia="Times New Roman" w:hAnsi="Times New Roman" w:cs="Times New Roman"/>
          <w:i/>
          <w:iCs/>
          <w:sz w:val="24"/>
          <w:szCs w:val="24"/>
        </w:rPr>
        <w:t xml:space="preserve">cience &amp; </w:t>
      </w:r>
      <w:r w:rsidR="00994BE4">
        <w:rPr>
          <w:rFonts w:ascii="Times New Roman" w:eastAsia="Times New Roman" w:hAnsi="Times New Roman" w:cs="Times New Roman"/>
          <w:i/>
          <w:iCs/>
          <w:sz w:val="24"/>
          <w:szCs w:val="24"/>
        </w:rPr>
        <w:t>T</w:t>
      </w:r>
      <w:r w:rsidRPr="00942573">
        <w:rPr>
          <w:rFonts w:ascii="Times New Roman" w:eastAsia="Times New Roman" w:hAnsi="Times New Roman" w:cs="Times New Roman"/>
          <w:i/>
          <w:iCs/>
          <w:sz w:val="24"/>
          <w:szCs w:val="24"/>
        </w:rPr>
        <w:t>echnology</w:t>
      </w:r>
      <w:r w:rsidRPr="00942573">
        <w:rPr>
          <w:rFonts w:ascii="Times New Roman" w:eastAsia="Times New Roman" w:hAnsi="Times New Roman" w:cs="Times New Roman"/>
          <w:sz w:val="24"/>
          <w:szCs w:val="24"/>
        </w:rPr>
        <w:t>, </w:t>
      </w:r>
      <w:r w:rsidRPr="00942573">
        <w:rPr>
          <w:rFonts w:ascii="Times New Roman" w:eastAsia="Times New Roman" w:hAnsi="Times New Roman" w:cs="Times New Roman"/>
          <w:i/>
          <w:iCs/>
          <w:sz w:val="24"/>
          <w:szCs w:val="24"/>
        </w:rPr>
        <w:t>51</w:t>
      </w:r>
      <w:r w:rsidRPr="00942573">
        <w:rPr>
          <w:rFonts w:ascii="Times New Roman" w:eastAsia="Times New Roman" w:hAnsi="Times New Roman" w:cs="Times New Roman"/>
          <w:sz w:val="24"/>
          <w:szCs w:val="24"/>
        </w:rPr>
        <w:t>(4), 2438-2446.</w:t>
      </w:r>
    </w:p>
    <w:p w14:paraId="40CA277B" w14:textId="3C6758CD" w:rsidR="003D3ED8" w:rsidRDefault="001F4F35">
      <w:pPr>
        <w:spacing w:after="0" w:line="480" w:lineRule="auto"/>
        <w:ind w:left="720" w:hanging="720"/>
        <w:rPr>
          <w:rFonts w:ascii="Times New Roman" w:eastAsia="Times New Roman" w:hAnsi="Times New Roman" w:cs="Times New Roman"/>
          <w:sz w:val="24"/>
          <w:szCs w:val="24"/>
        </w:rPr>
      </w:pPr>
      <w:r w:rsidRPr="001F4F35">
        <w:rPr>
          <w:rFonts w:ascii="Times New Roman" w:eastAsia="Times New Roman" w:hAnsi="Times New Roman" w:cs="Times New Roman"/>
          <w:sz w:val="24"/>
          <w:szCs w:val="24"/>
        </w:rPr>
        <w:t>Wesner, J. (2019). Using stage-structured food webs to assess the effects of contaminants and predators on aquatic–terrestrial linkages. </w:t>
      </w:r>
      <w:r w:rsidRPr="001F4F35">
        <w:rPr>
          <w:rFonts w:ascii="Times New Roman" w:eastAsia="Times New Roman" w:hAnsi="Times New Roman" w:cs="Times New Roman"/>
          <w:i/>
          <w:iCs/>
          <w:sz w:val="24"/>
          <w:szCs w:val="24"/>
        </w:rPr>
        <w:t>Freshwater Science</w:t>
      </w:r>
      <w:r w:rsidRPr="001F4F35">
        <w:rPr>
          <w:rFonts w:ascii="Times New Roman" w:eastAsia="Times New Roman" w:hAnsi="Times New Roman" w:cs="Times New Roman"/>
          <w:sz w:val="24"/>
          <w:szCs w:val="24"/>
        </w:rPr>
        <w:t>, </w:t>
      </w:r>
      <w:r w:rsidRPr="001F4F35">
        <w:rPr>
          <w:rFonts w:ascii="Times New Roman" w:eastAsia="Times New Roman" w:hAnsi="Times New Roman" w:cs="Times New Roman"/>
          <w:i/>
          <w:iCs/>
          <w:sz w:val="24"/>
          <w:szCs w:val="24"/>
        </w:rPr>
        <w:t>38</w:t>
      </w:r>
      <w:r w:rsidRPr="001F4F35">
        <w:rPr>
          <w:rFonts w:ascii="Times New Roman" w:eastAsia="Times New Roman" w:hAnsi="Times New Roman" w:cs="Times New Roman"/>
          <w:sz w:val="24"/>
          <w:szCs w:val="24"/>
        </w:rPr>
        <w:t>(4), 928-935.</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79FAAB74" w:rsidR="003D3ED8" w:rsidRDefault="003D3ED8" w:rsidP="003D3ED8">
      <w:pPr>
        <w:spacing w:after="0" w:line="480" w:lineRule="auto"/>
        <w:rPr>
          <w:rFonts w:ascii="Times New Roman" w:hAnsi="Times New Roman" w:cs="Times New Roman"/>
          <w:bCs/>
          <w:sz w:val="24"/>
          <w:szCs w:val="24"/>
        </w:rPr>
      </w:pPr>
      <w:r>
        <w:rPr>
          <w:rFonts w:ascii="Times New Roman" w:hAnsi="Times New Roman" w:cs="Times New Roman"/>
          <w:b/>
          <w:bCs/>
          <w:sz w:val="24"/>
          <w:szCs w:val="24"/>
        </w:rPr>
        <w:t>Figure 1</w:t>
      </w:r>
      <w:r>
        <w:rPr>
          <w:rFonts w:ascii="Times New Roman" w:hAnsi="Times New Roman" w:cs="Times New Roman"/>
          <w:bCs/>
          <w:sz w:val="24"/>
          <w:szCs w:val="24"/>
        </w:rPr>
        <w:t>. Conceptual figure showing different predictions for food webs without and with information on prey life-stages.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 xml:space="preserve">species. a) Fish feed on a single prey consumer prey taxon (or group of consumer taxa),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CE9BAB7"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696F0661"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xml:space="preserve">.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fish </w:t>
      </w:r>
      <w:ins w:id="73" w:author="Abraham" w:date="2021-04-25T21:57:00Z">
        <w:r w:rsidR="00077F15">
          <w:rPr>
            <w:rFonts w:ascii="Times New Roman" w:hAnsi="Times New Roman" w:cs="Times New Roman"/>
            <w:sz w:val="24"/>
            <w:szCs w:val="24"/>
          </w:rPr>
          <w:t>forag</w:t>
        </w:r>
      </w:ins>
      <w:del w:id="74" w:author="Abraham" w:date="2021-04-25T21:57:00Z">
        <w:r w:rsidDel="00077F15">
          <w:rPr>
            <w:rFonts w:ascii="Times New Roman" w:hAnsi="Times New Roman" w:cs="Times New Roman"/>
            <w:sz w:val="24"/>
            <w:szCs w:val="24"/>
          </w:rPr>
          <w:delText>feed</w:delText>
        </w:r>
      </w:del>
      <w:r>
        <w:rPr>
          <w:rFonts w:ascii="Times New Roman" w:hAnsi="Times New Roman" w:cs="Times New Roman"/>
          <w:sz w:val="24"/>
          <w:szCs w:val="24"/>
        </w:rPr>
        <w:t xml:space="preserve">ing </w:t>
      </w:r>
      <w:ins w:id="75" w:author="Abraham" w:date="2021-04-25T21:52:00Z">
        <w:r w:rsidR="00575A92">
          <w:rPr>
            <w:rFonts w:ascii="Times New Roman" w:hAnsi="Times New Roman" w:cs="Times New Roman"/>
            <w:sz w:val="24"/>
            <w:szCs w:val="24"/>
          </w:rPr>
          <w:t>domain</w:t>
        </w:r>
      </w:ins>
      <w:del w:id="76"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Boxplots summarize the median, interquartile range, and upper and lower 1.5% quantiles of posterior distributions on each date for each </w:t>
      </w:r>
      <w:ins w:id="77" w:author="Abraham" w:date="2021-04-25T21:52:00Z">
        <w:r w:rsidR="00575A92">
          <w:rPr>
            <w:rFonts w:ascii="Times New Roman" w:hAnsi="Times New Roman" w:cs="Times New Roman"/>
            <w:sz w:val="24"/>
            <w:szCs w:val="24"/>
          </w:rPr>
          <w:t>domain</w:t>
        </w:r>
      </w:ins>
      <w:del w:id="78"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To improve the visual distinction, 500 lines connect each date x </w:t>
      </w:r>
      <w:ins w:id="79" w:author="Abraham" w:date="2021-04-25T21:52:00Z">
        <w:r w:rsidR="00575A92">
          <w:rPr>
            <w:rFonts w:ascii="Times New Roman" w:hAnsi="Times New Roman" w:cs="Times New Roman"/>
            <w:sz w:val="24"/>
            <w:szCs w:val="24"/>
          </w:rPr>
          <w:t>domain</w:t>
        </w:r>
      </w:ins>
      <w:del w:id="80" w:author="Abraham" w:date="2021-04-25T21:52:00Z">
        <w:r w:rsidDel="00575A92">
          <w:rPr>
            <w:rFonts w:ascii="Times New Roman" w:hAnsi="Times New Roman" w:cs="Times New Roman"/>
            <w:sz w:val="24"/>
            <w:szCs w:val="24"/>
          </w:rPr>
          <w:delText>guild</w:delText>
        </w:r>
      </w:del>
      <w:r>
        <w:rPr>
          <w:rFonts w:ascii="Times New Roman" w:hAnsi="Times New Roman" w:cs="Times New Roman"/>
          <w:sz w:val="24"/>
          <w:szCs w:val="24"/>
        </w:rPr>
        <w:t xml:space="preserve">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63930642"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Figure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Relationship between insect emergence and the proportion of fish diets consisting of non-feeding prey. We expected that fish would feed most heavily on non-feeding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tbl>
      <w:tblPr>
        <w:tblW w:w="6654" w:type="dxa"/>
        <w:tblLook w:val="04A0" w:firstRow="1" w:lastRow="0" w:firstColumn="1" w:lastColumn="0" w:noHBand="0" w:noVBand="1"/>
      </w:tblPr>
      <w:tblGrid>
        <w:gridCol w:w="2880"/>
        <w:gridCol w:w="3318"/>
        <w:gridCol w:w="456"/>
      </w:tblGrid>
      <w:tr w:rsidR="00344597" w:rsidRPr="00344597" w14:paraId="60CC1E76" w14:textId="77777777" w:rsidTr="00344597">
        <w:trPr>
          <w:trHeight w:val="522"/>
        </w:trPr>
        <w:tc>
          <w:tcPr>
            <w:tcW w:w="6654" w:type="dxa"/>
            <w:gridSpan w:val="3"/>
            <w:tcBorders>
              <w:top w:val="nil"/>
              <w:left w:val="nil"/>
              <w:bottom w:val="single" w:sz="4" w:space="0" w:color="auto"/>
              <w:right w:val="nil"/>
            </w:tcBorders>
            <w:shd w:val="clear" w:color="auto" w:fill="auto"/>
            <w:vAlign w:val="bottom"/>
            <w:hideMark/>
          </w:tcPr>
          <w:p w14:paraId="5B0819A1" w14:textId="01D79CC1" w:rsidR="00344597" w:rsidRPr="00344597" w:rsidRDefault="00344597" w:rsidP="00344597">
            <w:pPr>
              <w:spacing w:after="0" w:line="240" w:lineRule="auto"/>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Table 1: Number of diet samples collected by fish species and fish f</w:t>
            </w:r>
            <w:ins w:id="81" w:author="Abraham" w:date="2021-04-25T22:03:00Z">
              <w:r w:rsidR="00077F15">
                <w:rPr>
                  <w:rFonts w:ascii="Times New Roman" w:eastAsia="Times New Roman" w:hAnsi="Times New Roman" w:cs="Times New Roman"/>
                  <w:color w:val="000000"/>
                  <w:sz w:val="24"/>
                  <w:szCs w:val="24"/>
                </w:rPr>
                <w:t>orag</w:t>
              </w:r>
            </w:ins>
            <w:del w:id="82" w:author="Abraham" w:date="2021-04-25T22:03:00Z">
              <w:r w:rsidDel="00077F15">
                <w:rPr>
                  <w:rFonts w:ascii="Times New Roman" w:eastAsia="Times New Roman" w:hAnsi="Times New Roman" w:cs="Times New Roman"/>
                  <w:color w:val="000000"/>
                  <w:sz w:val="24"/>
                  <w:szCs w:val="24"/>
                </w:rPr>
                <w:delText>eed</w:delText>
              </w:r>
            </w:del>
            <w:r>
              <w:rPr>
                <w:rFonts w:ascii="Times New Roman" w:eastAsia="Times New Roman" w:hAnsi="Times New Roman" w:cs="Times New Roman"/>
                <w:color w:val="000000"/>
                <w:sz w:val="24"/>
                <w:szCs w:val="24"/>
              </w:rPr>
              <w:t>ing</w:t>
            </w:r>
            <w:r w:rsidRPr="00344597">
              <w:rPr>
                <w:rFonts w:ascii="Times New Roman" w:eastAsia="Times New Roman" w:hAnsi="Times New Roman" w:cs="Times New Roman"/>
                <w:color w:val="000000"/>
                <w:sz w:val="24"/>
                <w:szCs w:val="24"/>
              </w:rPr>
              <w:t xml:space="preserve"> domain.</w:t>
            </w:r>
          </w:p>
        </w:tc>
      </w:tr>
      <w:tr w:rsidR="00344597" w:rsidRPr="00344597" w14:paraId="70818ECF"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11B98111"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Fish Species</w:t>
            </w:r>
          </w:p>
        </w:tc>
        <w:tc>
          <w:tcPr>
            <w:tcW w:w="3318" w:type="dxa"/>
            <w:tcBorders>
              <w:top w:val="nil"/>
              <w:left w:val="nil"/>
              <w:bottom w:val="single" w:sz="4" w:space="0" w:color="auto"/>
              <w:right w:val="nil"/>
            </w:tcBorders>
            <w:shd w:val="clear" w:color="auto" w:fill="auto"/>
            <w:noWrap/>
            <w:vAlign w:val="bottom"/>
            <w:hideMark/>
          </w:tcPr>
          <w:p w14:paraId="149927BE" w14:textId="10CB9534"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F</w:t>
            </w:r>
            <w:ins w:id="83" w:author="Abraham" w:date="2021-04-25T22:03:00Z">
              <w:r w:rsidR="00077F15">
                <w:rPr>
                  <w:rFonts w:ascii="Times New Roman" w:eastAsia="Times New Roman" w:hAnsi="Times New Roman" w:cs="Times New Roman"/>
                  <w:color w:val="000000"/>
                  <w:sz w:val="24"/>
                  <w:szCs w:val="24"/>
                </w:rPr>
                <w:t>orag</w:t>
              </w:r>
            </w:ins>
            <w:del w:id="84" w:author="Abraham" w:date="2021-04-25T22:03:00Z">
              <w:r w:rsidRPr="00344597" w:rsidDel="00077F15">
                <w:rPr>
                  <w:rFonts w:ascii="Times New Roman" w:eastAsia="Times New Roman" w:hAnsi="Times New Roman" w:cs="Times New Roman"/>
                  <w:color w:val="000000"/>
                  <w:sz w:val="24"/>
                  <w:szCs w:val="24"/>
                </w:rPr>
                <w:delText>eed</w:delText>
              </w:r>
            </w:del>
            <w:r w:rsidRPr="00344597">
              <w:rPr>
                <w:rFonts w:ascii="Times New Roman" w:eastAsia="Times New Roman" w:hAnsi="Times New Roman" w:cs="Times New Roman"/>
                <w:color w:val="000000"/>
                <w:sz w:val="24"/>
                <w:szCs w:val="24"/>
              </w:rPr>
              <w:t>ing Domain</w:t>
            </w:r>
          </w:p>
        </w:tc>
        <w:tc>
          <w:tcPr>
            <w:tcW w:w="456" w:type="dxa"/>
            <w:tcBorders>
              <w:top w:val="nil"/>
              <w:left w:val="nil"/>
              <w:bottom w:val="single" w:sz="4" w:space="0" w:color="auto"/>
              <w:right w:val="nil"/>
            </w:tcBorders>
            <w:shd w:val="clear" w:color="auto" w:fill="auto"/>
            <w:noWrap/>
            <w:vAlign w:val="bottom"/>
            <w:hideMark/>
          </w:tcPr>
          <w:p w14:paraId="5296713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n</w:t>
            </w:r>
          </w:p>
        </w:tc>
      </w:tr>
      <w:tr w:rsidR="00344597" w:rsidRPr="00344597" w14:paraId="34D09B91" w14:textId="77777777" w:rsidTr="00344597">
        <w:trPr>
          <w:trHeight w:val="288"/>
        </w:trPr>
        <w:tc>
          <w:tcPr>
            <w:tcW w:w="2880" w:type="dxa"/>
            <w:tcBorders>
              <w:top w:val="nil"/>
              <w:left w:val="nil"/>
              <w:bottom w:val="nil"/>
              <w:right w:val="nil"/>
            </w:tcBorders>
            <w:shd w:val="clear" w:color="auto" w:fill="auto"/>
            <w:noWrap/>
            <w:vAlign w:val="bottom"/>
            <w:hideMark/>
          </w:tcPr>
          <w:p w14:paraId="3550A0D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Semotilus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atromaculatus</w:t>
            </w:r>
            <w:proofErr w:type="spellEnd"/>
          </w:p>
        </w:tc>
        <w:tc>
          <w:tcPr>
            <w:tcW w:w="3318" w:type="dxa"/>
            <w:tcBorders>
              <w:top w:val="nil"/>
              <w:left w:val="nil"/>
              <w:bottom w:val="nil"/>
              <w:right w:val="nil"/>
            </w:tcBorders>
            <w:shd w:val="clear" w:color="auto" w:fill="auto"/>
            <w:noWrap/>
            <w:vAlign w:val="bottom"/>
            <w:hideMark/>
          </w:tcPr>
          <w:p w14:paraId="713866A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1BC6CDC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95</w:t>
            </w:r>
          </w:p>
        </w:tc>
      </w:tr>
      <w:tr w:rsidR="00344597" w:rsidRPr="00344597" w14:paraId="40BBB3FB" w14:textId="77777777" w:rsidTr="00344597">
        <w:trPr>
          <w:trHeight w:val="288"/>
        </w:trPr>
        <w:tc>
          <w:tcPr>
            <w:tcW w:w="2880" w:type="dxa"/>
            <w:tcBorders>
              <w:top w:val="nil"/>
              <w:left w:val="nil"/>
              <w:bottom w:val="nil"/>
              <w:right w:val="nil"/>
            </w:tcBorders>
            <w:shd w:val="clear" w:color="auto" w:fill="auto"/>
            <w:noWrap/>
            <w:vAlign w:val="bottom"/>
            <w:hideMark/>
          </w:tcPr>
          <w:p w14:paraId="41ECC877"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Etheostoma</w:t>
            </w:r>
            <w:proofErr w:type="spellEnd"/>
            <w:r w:rsidRPr="00344597">
              <w:rPr>
                <w:rFonts w:ascii="Times New Roman" w:eastAsia="Times New Roman" w:hAnsi="Times New Roman" w:cs="Times New Roman"/>
                <w:i/>
                <w:iCs/>
                <w:color w:val="000000"/>
                <w:sz w:val="24"/>
                <w:szCs w:val="24"/>
              </w:rPr>
              <w:t xml:space="preserve"> nigrum</w:t>
            </w:r>
          </w:p>
        </w:tc>
        <w:tc>
          <w:tcPr>
            <w:tcW w:w="3318" w:type="dxa"/>
            <w:tcBorders>
              <w:top w:val="nil"/>
              <w:left w:val="nil"/>
              <w:bottom w:val="nil"/>
              <w:right w:val="nil"/>
            </w:tcBorders>
            <w:shd w:val="clear" w:color="auto" w:fill="auto"/>
            <w:noWrap/>
            <w:vAlign w:val="bottom"/>
            <w:hideMark/>
          </w:tcPr>
          <w:p w14:paraId="33D35F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4EFC50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74</w:t>
            </w:r>
          </w:p>
        </w:tc>
      </w:tr>
      <w:tr w:rsidR="00344597" w:rsidRPr="00344597" w14:paraId="697C99F0" w14:textId="77777777" w:rsidTr="00344597">
        <w:trPr>
          <w:trHeight w:val="288"/>
        </w:trPr>
        <w:tc>
          <w:tcPr>
            <w:tcW w:w="2880" w:type="dxa"/>
            <w:tcBorders>
              <w:top w:val="nil"/>
              <w:left w:val="nil"/>
              <w:bottom w:val="nil"/>
              <w:right w:val="nil"/>
            </w:tcBorders>
            <w:shd w:val="clear" w:color="auto" w:fill="auto"/>
            <w:noWrap/>
            <w:vAlign w:val="bottom"/>
            <w:hideMark/>
          </w:tcPr>
          <w:p w14:paraId="7BF4754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Ictiobus </w:t>
            </w:r>
            <w:proofErr w:type="spellStart"/>
            <w:r w:rsidRPr="00344597">
              <w:rPr>
                <w:rFonts w:ascii="Times New Roman" w:eastAsia="Times New Roman" w:hAnsi="Times New Roman" w:cs="Times New Roman"/>
                <w:i/>
                <w:iCs/>
                <w:color w:val="000000"/>
                <w:sz w:val="24"/>
                <w:szCs w:val="24"/>
              </w:rPr>
              <w:t>cyprinellus</w:t>
            </w:r>
            <w:proofErr w:type="spellEnd"/>
          </w:p>
        </w:tc>
        <w:tc>
          <w:tcPr>
            <w:tcW w:w="3318" w:type="dxa"/>
            <w:tcBorders>
              <w:top w:val="nil"/>
              <w:left w:val="nil"/>
              <w:bottom w:val="nil"/>
              <w:right w:val="nil"/>
            </w:tcBorders>
            <w:shd w:val="clear" w:color="auto" w:fill="auto"/>
            <w:noWrap/>
            <w:vAlign w:val="bottom"/>
            <w:hideMark/>
          </w:tcPr>
          <w:p w14:paraId="6C432CF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821887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73</w:t>
            </w:r>
          </w:p>
        </w:tc>
      </w:tr>
      <w:tr w:rsidR="00344597" w:rsidRPr="00344597" w14:paraId="71C2500A" w14:textId="77777777" w:rsidTr="00344597">
        <w:trPr>
          <w:trHeight w:val="288"/>
        </w:trPr>
        <w:tc>
          <w:tcPr>
            <w:tcW w:w="2880" w:type="dxa"/>
            <w:tcBorders>
              <w:top w:val="nil"/>
              <w:left w:val="nil"/>
              <w:bottom w:val="nil"/>
              <w:right w:val="nil"/>
            </w:tcBorders>
            <w:shd w:val="clear" w:color="auto" w:fill="auto"/>
            <w:noWrap/>
            <w:vAlign w:val="bottom"/>
            <w:hideMark/>
          </w:tcPr>
          <w:p w14:paraId="6C2A772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Ameiurus melas</w:t>
            </w:r>
          </w:p>
        </w:tc>
        <w:tc>
          <w:tcPr>
            <w:tcW w:w="3318" w:type="dxa"/>
            <w:tcBorders>
              <w:top w:val="nil"/>
              <w:left w:val="nil"/>
              <w:bottom w:val="nil"/>
              <w:right w:val="nil"/>
            </w:tcBorders>
            <w:shd w:val="clear" w:color="auto" w:fill="auto"/>
            <w:noWrap/>
            <w:vAlign w:val="bottom"/>
            <w:hideMark/>
          </w:tcPr>
          <w:p w14:paraId="342B2E9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7A78C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62</w:t>
            </w:r>
          </w:p>
        </w:tc>
      </w:tr>
      <w:tr w:rsidR="00344597" w:rsidRPr="00344597" w14:paraId="53B1B193" w14:textId="77777777" w:rsidTr="00344597">
        <w:trPr>
          <w:trHeight w:val="288"/>
        </w:trPr>
        <w:tc>
          <w:tcPr>
            <w:tcW w:w="2880" w:type="dxa"/>
            <w:tcBorders>
              <w:top w:val="nil"/>
              <w:left w:val="nil"/>
              <w:bottom w:val="nil"/>
              <w:right w:val="nil"/>
            </w:tcBorders>
            <w:shd w:val="clear" w:color="auto" w:fill="auto"/>
            <w:noWrap/>
            <w:vAlign w:val="bottom"/>
            <w:hideMark/>
          </w:tcPr>
          <w:p w14:paraId="46857CF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macrochirus</w:t>
            </w:r>
          </w:p>
        </w:tc>
        <w:tc>
          <w:tcPr>
            <w:tcW w:w="3318" w:type="dxa"/>
            <w:tcBorders>
              <w:top w:val="nil"/>
              <w:left w:val="nil"/>
              <w:bottom w:val="nil"/>
              <w:right w:val="nil"/>
            </w:tcBorders>
            <w:shd w:val="clear" w:color="auto" w:fill="auto"/>
            <w:noWrap/>
            <w:vAlign w:val="bottom"/>
            <w:hideMark/>
          </w:tcPr>
          <w:p w14:paraId="0A17771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1401D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59</w:t>
            </w:r>
          </w:p>
        </w:tc>
      </w:tr>
      <w:tr w:rsidR="00344597" w:rsidRPr="00344597" w14:paraId="22EE8B7F" w14:textId="77777777" w:rsidTr="00344597">
        <w:trPr>
          <w:trHeight w:val="288"/>
        </w:trPr>
        <w:tc>
          <w:tcPr>
            <w:tcW w:w="2880" w:type="dxa"/>
            <w:tcBorders>
              <w:top w:val="nil"/>
              <w:left w:val="nil"/>
              <w:bottom w:val="nil"/>
              <w:right w:val="nil"/>
            </w:tcBorders>
            <w:shd w:val="clear" w:color="auto" w:fill="auto"/>
            <w:noWrap/>
            <w:vAlign w:val="bottom"/>
            <w:hideMark/>
          </w:tcPr>
          <w:p w14:paraId="62F6259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Cyprinus </w:t>
            </w:r>
            <w:proofErr w:type="spellStart"/>
            <w:r w:rsidRPr="00344597">
              <w:rPr>
                <w:rFonts w:ascii="Times New Roman" w:eastAsia="Times New Roman" w:hAnsi="Times New Roman" w:cs="Times New Roman"/>
                <w:i/>
                <w:iCs/>
                <w:color w:val="000000"/>
                <w:sz w:val="24"/>
                <w:szCs w:val="24"/>
              </w:rPr>
              <w:t>carpio</w:t>
            </w:r>
            <w:proofErr w:type="spellEnd"/>
          </w:p>
        </w:tc>
        <w:tc>
          <w:tcPr>
            <w:tcW w:w="3318" w:type="dxa"/>
            <w:tcBorders>
              <w:top w:val="nil"/>
              <w:left w:val="nil"/>
              <w:bottom w:val="nil"/>
              <w:right w:val="nil"/>
            </w:tcBorders>
            <w:shd w:val="clear" w:color="auto" w:fill="auto"/>
            <w:noWrap/>
            <w:vAlign w:val="bottom"/>
            <w:hideMark/>
          </w:tcPr>
          <w:p w14:paraId="180E411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75E3102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49</w:t>
            </w:r>
          </w:p>
        </w:tc>
      </w:tr>
      <w:tr w:rsidR="00344597" w:rsidRPr="00344597" w14:paraId="48A8BC9D" w14:textId="77777777" w:rsidTr="00344597">
        <w:trPr>
          <w:trHeight w:val="288"/>
        </w:trPr>
        <w:tc>
          <w:tcPr>
            <w:tcW w:w="2880" w:type="dxa"/>
            <w:tcBorders>
              <w:top w:val="nil"/>
              <w:left w:val="nil"/>
              <w:bottom w:val="nil"/>
              <w:right w:val="nil"/>
            </w:tcBorders>
            <w:shd w:val="clear" w:color="auto" w:fill="auto"/>
            <w:noWrap/>
            <w:vAlign w:val="bottom"/>
            <w:hideMark/>
          </w:tcPr>
          <w:p w14:paraId="346A41F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Cyprinella spiloptera</w:t>
            </w:r>
          </w:p>
        </w:tc>
        <w:tc>
          <w:tcPr>
            <w:tcW w:w="3318" w:type="dxa"/>
            <w:tcBorders>
              <w:top w:val="nil"/>
              <w:left w:val="nil"/>
              <w:bottom w:val="nil"/>
              <w:right w:val="nil"/>
            </w:tcBorders>
            <w:shd w:val="clear" w:color="auto" w:fill="auto"/>
            <w:noWrap/>
            <w:vAlign w:val="bottom"/>
            <w:hideMark/>
          </w:tcPr>
          <w:p w14:paraId="6B711E0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D9A046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47</w:t>
            </w:r>
          </w:p>
        </w:tc>
      </w:tr>
      <w:tr w:rsidR="00344597" w:rsidRPr="00344597" w14:paraId="282AC953" w14:textId="77777777" w:rsidTr="00344597">
        <w:trPr>
          <w:trHeight w:val="288"/>
        </w:trPr>
        <w:tc>
          <w:tcPr>
            <w:tcW w:w="2880" w:type="dxa"/>
            <w:tcBorders>
              <w:top w:val="nil"/>
              <w:left w:val="nil"/>
              <w:bottom w:val="nil"/>
              <w:right w:val="nil"/>
            </w:tcBorders>
            <w:shd w:val="clear" w:color="auto" w:fill="auto"/>
            <w:noWrap/>
            <w:vAlign w:val="bottom"/>
            <w:hideMark/>
          </w:tcPr>
          <w:p w14:paraId="0C58A5F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Pimephales</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promelas</w:t>
            </w:r>
            <w:proofErr w:type="spellEnd"/>
          </w:p>
        </w:tc>
        <w:tc>
          <w:tcPr>
            <w:tcW w:w="3318" w:type="dxa"/>
            <w:tcBorders>
              <w:top w:val="nil"/>
              <w:left w:val="nil"/>
              <w:bottom w:val="nil"/>
              <w:right w:val="nil"/>
            </w:tcBorders>
            <w:shd w:val="clear" w:color="auto" w:fill="auto"/>
            <w:noWrap/>
            <w:vAlign w:val="bottom"/>
            <w:hideMark/>
          </w:tcPr>
          <w:p w14:paraId="3FE46AF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38E79AC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30</w:t>
            </w:r>
          </w:p>
        </w:tc>
      </w:tr>
      <w:tr w:rsidR="00344597" w:rsidRPr="00344597" w14:paraId="10ED56DC" w14:textId="77777777" w:rsidTr="00344597">
        <w:trPr>
          <w:trHeight w:val="288"/>
        </w:trPr>
        <w:tc>
          <w:tcPr>
            <w:tcW w:w="2880" w:type="dxa"/>
            <w:tcBorders>
              <w:top w:val="nil"/>
              <w:left w:val="nil"/>
              <w:bottom w:val="nil"/>
              <w:right w:val="nil"/>
            </w:tcBorders>
            <w:shd w:val="clear" w:color="auto" w:fill="auto"/>
            <w:noWrap/>
            <w:vAlign w:val="bottom"/>
            <w:hideMark/>
          </w:tcPr>
          <w:p w14:paraId="0C7A2BA1"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Luxilus </w:t>
            </w:r>
            <w:proofErr w:type="spellStart"/>
            <w:r w:rsidRPr="00344597">
              <w:rPr>
                <w:rFonts w:ascii="Times New Roman" w:eastAsia="Times New Roman" w:hAnsi="Times New Roman" w:cs="Times New Roman"/>
                <w:i/>
                <w:iCs/>
                <w:color w:val="000000"/>
                <w:sz w:val="24"/>
                <w:szCs w:val="24"/>
              </w:rPr>
              <w:t>cornutus</w:t>
            </w:r>
            <w:proofErr w:type="spellEnd"/>
          </w:p>
        </w:tc>
        <w:tc>
          <w:tcPr>
            <w:tcW w:w="3318" w:type="dxa"/>
            <w:tcBorders>
              <w:top w:val="nil"/>
              <w:left w:val="nil"/>
              <w:bottom w:val="nil"/>
              <w:right w:val="nil"/>
            </w:tcBorders>
            <w:shd w:val="clear" w:color="auto" w:fill="auto"/>
            <w:noWrap/>
            <w:vAlign w:val="bottom"/>
            <w:hideMark/>
          </w:tcPr>
          <w:p w14:paraId="45E874F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1DCDB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27</w:t>
            </w:r>
          </w:p>
        </w:tc>
      </w:tr>
      <w:tr w:rsidR="00344597" w:rsidRPr="00344597" w14:paraId="24E612EB" w14:textId="77777777" w:rsidTr="00344597">
        <w:trPr>
          <w:trHeight w:val="288"/>
        </w:trPr>
        <w:tc>
          <w:tcPr>
            <w:tcW w:w="2880" w:type="dxa"/>
            <w:tcBorders>
              <w:top w:val="nil"/>
              <w:left w:val="nil"/>
              <w:bottom w:val="nil"/>
              <w:right w:val="nil"/>
            </w:tcBorders>
            <w:shd w:val="clear" w:color="auto" w:fill="auto"/>
            <w:noWrap/>
            <w:vAlign w:val="bottom"/>
            <w:hideMark/>
          </w:tcPr>
          <w:p w14:paraId="7C29E7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cyanellus</w:t>
            </w:r>
          </w:p>
        </w:tc>
        <w:tc>
          <w:tcPr>
            <w:tcW w:w="3318" w:type="dxa"/>
            <w:tcBorders>
              <w:top w:val="nil"/>
              <w:left w:val="nil"/>
              <w:bottom w:val="nil"/>
              <w:right w:val="nil"/>
            </w:tcBorders>
            <w:shd w:val="clear" w:color="auto" w:fill="auto"/>
            <w:noWrap/>
            <w:vAlign w:val="bottom"/>
            <w:hideMark/>
          </w:tcPr>
          <w:p w14:paraId="6EB25950"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B194E8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24</w:t>
            </w:r>
          </w:p>
        </w:tc>
      </w:tr>
      <w:tr w:rsidR="00344597" w:rsidRPr="00344597" w14:paraId="0D16D402" w14:textId="77777777" w:rsidTr="00344597">
        <w:trPr>
          <w:trHeight w:val="288"/>
        </w:trPr>
        <w:tc>
          <w:tcPr>
            <w:tcW w:w="2880" w:type="dxa"/>
            <w:tcBorders>
              <w:top w:val="nil"/>
              <w:left w:val="nil"/>
              <w:bottom w:val="nil"/>
              <w:right w:val="nil"/>
            </w:tcBorders>
            <w:shd w:val="clear" w:color="auto" w:fill="auto"/>
            <w:noWrap/>
            <w:vAlign w:val="bottom"/>
            <w:hideMark/>
          </w:tcPr>
          <w:p w14:paraId="2970899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Ictiobus bubalus</w:t>
            </w:r>
          </w:p>
        </w:tc>
        <w:tc>
          <w:tcPr>
            <w:tcW w:w="3318" w:type="dxa"/>
            <w:tcBorders>
              <w:top w:val="nil"/>
              <w:left w:val="nil"/>
              <w:bottom w:val="nil"/>
              <w:right w:val="nil"/>
            </w:tcBorders>
            <w:shd w:val="clear" w:color="auto" w:fill="auto"/>
            <w:noWrap/>
            <w:vAlign w:val="bottom"/>
            <w:hideMark/>
          </w:tcPr>
          <w:p w14:paraId="5D5BB6A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27C13F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14</w:t>
            </w:r>
          </w:p>
        </w:tc>
      </w:tr>
      <w:tr w:rsidR="00344597" w:rsidRPr="00344597" w14:paraId="59AED5E8" w14:textId="77777777" w:rsidTr="00344597">
        <w:trPr>
          <w:trHeight w:val="288"/>
        </w:trPr>
        <w:tc>
          <w:tcPr>
            <w:tcW w:w="2880" w:type="dxa"/>
            <w:tcBorders>
              <w:top w:val="nil"/>
              <w:left w:val="nil"/>
              <w:bottom w:val="nil"/>
              <w:right w:val="nil"/>
            </w:tcBorders>
            <w:shd w:val="clear" w:color="auto" w:fill="auto"/>
            <w:noWrap/>
            <w:vAlign w:val="bottom"/>
            <w:hideMark/>
          </w:tcPr>
          <w:p w14:paraId="3FD00C1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stramineus</w:t>
            </w:r>
            <w:proofErr w:type="spellEnd"/>
          </w:p>
        </w:tc>
        <w:tc>
          <w:tcPr>
            <w:tcW w:w="3318" w:type="dxa"/>
            <w:tcBorders>
              <w:top w:val="nil"/>
              <w:left w:val="nil"/>
              <w:bottom w:val="nil"/>
              <w:right w:val="nil"/>
            </w:tcBorders>
            <w:shd w:val="clear" w:color="auto" w:fill="auto"/>
            <w:noWrap/>
            <w:vAlign w:val="bottom"/>
            <w:hideMark/>
          </w:tcPr>
          <w:p w14:paraId="2B6BE2F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64EFAC38"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11</w:t>
            </w:r>
          </w:p>
        </w:tc>
      </w:tr>
      <w:tr w:rsidR="00344597" w:rsidRPr="00344597" w14:paraId="7EBA7EBE" w14:textId="77777777" w:rsidTr="00344597">
        <w:trPr>
          <w:trHeight w:val="288"/>
        </w:trPr>
        <w:tc>
          <w:tcPr>
            <w:tcW w:w="2880" w:type="dxa"/>
            <w:tcBorders>
              <w:top w:val="nil"/>
              <w:left w:val="nil"/>
              <w:bottom w:val="nil"/>
              <w:right w:val="nil"/>
            </w:tcBorders>
            <w:shd w:val="clear" w:color="auto" w:fill="auto"/>
            <w:noWrap/>
            <w:vAlign w:val="bottom"/>
            <w:hideMark/>
          </w:tcPr>
          <w:p w14:paraId="2350FEE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Cyprinella </w:t>
            </w:r>
            <w:proofErr w:type="spellStart"/>
            <w:r w:rsidRPr="00344597">
              <w:rPr>
                <w:rFonts w:ascii="Times New Roman" w:eastAsia="Times New Roman" w:hAnsi="Times New Roman" w:cs="Times New Roman"/>
                <w:i/>
                <w:iCs/>
                <w:color w:val="000000"/>
                <w:sz w:val="24"/>
                <w:szCs w:val="24"/>
              </w:rPr>
              <w:t>lutrensis</w:t>
            </w:r>
            <w:proofErr w:type="spellEnd"/>
          </w:p>
        </w:tc>
        <w:tc>
          <w:tcPr>
            <w:tcW w:w="3318" w:type="dxa"/>
            <w:tcBorders>
              <w:top w:val="nil"/>
              <w:left w:val="nil"/>
              <w:bottom w:val="nil"/>
              <w:right w:val="nil"/>
            </w:tcBorders>
            <w:shd w:val="clear" w:color="auto" w:fill="auto"/>
            <w:noWrap/>
            <w:vAlign w:val="bottom"/>
            <w:hideMark/>
          </w:tcPr>
          <w:p w14:paraId="754F7A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0514818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10</w:t>
            </w:r>
          </w:p>
        </w:tc>
      </w:tr>
      <w:tr w:rsidR="00344597" w:rsidRPr="00344597" w14:paraId="4D6F27B3" w14:textId="77777777" w:rsidTr="00344597">
        <w:trPr>
          <w:trHeight w:val="288"/>
        </w:trPr>
        <w:tc>
          <w:tcPr>
            <w:tcW w:w="2880" w:type="dxa"/>
            <w:tcBorders>
              <w:top w:val="nil"/>
              <w:left w:val="nil"/>
              <w:bottom w:val="nil"/>
              <w:right w:val="nil"/>
            </w:tcBorders>
            <w:shd w:val="clear" w:color="auto" w:fill="auto"/>
            <w:noWrap/>
            <w:vAlign w:val="bottom"/>
            <w:hideMark/>
          </w:tcPr>
          <w:p w14:paraId="539D49A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Notropis </w:t>
            </w:r>
            <w:proofErr w:type="spellStart"/>
            <w:r w:rsidRPr="00344597">
              <w:rPr>
                <w:rFonts w:ascii="Times New Roman" w:eastAsia="Times New Roman" w:hAnsi="Times New Roman" w:cs="Times New Roman"/>
                <w:i/>
                <w:iCs/>
                <w:color w:val="000000"/>
                <w:sz w:val="24"/>
                <w:szCs w:val="24"/>
              </w:rPr>
              <w:t>blennius</w:t>
            </w:r>
            <w:proofErr w:type="spellEnd"/>
          </w:p>
        </w:tc>
        <w:tc>
          <w:tcPr>
            <w:tcW w:w="3318" w:type="dxa"/>
            <w:tcBorders>
              <w:top w:val="nil"/>
              <w:left w:val="nil"/>
              <w:bottom w:val="nil"/>
              <w:right w:val="nil"/>
            </w:tcBorders>
            <w:shd w:val="clear" w:color="auto" w:fill="auto"/>
            <w:noWrap/>
            <w:vAlign w:val="bottom"/>
            <w:hideMark/>
          </w:tcPr>
          <w:p w14:paraId="541EF3EA"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surface</w:t>
            </w:r>
          </w:p>
        </w:tc>
        <w:tc>
          <w:tcPr>
            <w:tcW w:w="456" w:type="dxa"/>
            <w:tcBorders>
              <w:top w:val="nil"/>
              <w:left w:val="nil"/>
              <w:bottom w:val="nil"/>
              <w:right w:val="nil"/>
            </w:tcBorders>
            <w:shd w:val="clear" w:color="auto" w:fill="auto"/>
            <w:noWrap/>
            <w:vAlign w:val="bottom"/>
            <w:hideMark/>
          </w:tcPr>
          <w:p w14:paraId="428041F5"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8</w:t>
            </w:r>
          </w:p>
        </w:tc>
      </w:tr>
      <w:tr w:rsidR="00344597" w:rsidRPr="00344597" w14:paraId="5B05A7C8" w14:textId="77777777" w:rsidTr="00344597">
        <w:trPr>
          <w:trHeight w:val="288"/>
        </w:trPr>
        <w:tc>
          <w:tcPr>
            <w:tcW w:w="2880" w:type="dxa"/>
            <w:tcBorders>
              <w:top w:val="nil"/>
              <w:left w:val="nil"/>
              <w:bottom w:val="nil"/>
              <w:right w:val="nil"/>
            </w:tcBorders>
            <w:shd w:val="clear" w:color="auto" w:fill="auto"/>
            <w:noWrap/>
            <w:vAlign w:val="bottom"/>
            <w:hideMark/>
          </w:tcPr>
          <w:p w14:paraId="3C52D3BF"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Esox americanus</w:t>
            </w:r>
          </w:p>
        </w:tc>
        <w:tc>
          <w:tcPr>
            <w:tcW w:w="3318" w:type="dxa"/>
            <w:tcBorders>
              <w:top w:val="nil"/>
              <w:left w:val="nil"/>
              <w:bottom w:val="nil"/>
              <w:right w:val="nil"/>
            </w:tcBorders>
            <w:shd w:val="clear" w:color="auto" w:fill="auto"/>
            <w:noWrap/>
            <w:vAlign w:val="bottom"/>
            <w:hideMark/>
          </w:tcPr>
          <w:p w14:paraId="5092186F"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0FC0303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6</w:t>
            </w:r>
          </w:p>
        </w:tc>
      </w:tr>
      <w:tr w:rsidR="00344597" w:rsidRPr="00344597" w14:paraId="39FB54DA" w14:textId="77777777" w:rsidTr="00344597">
        <w:trPr>
          <w:trHeight w:val="288"/>
        </w:trPr>
        <w:tc>
          <w:tcPr>
            <w:tcW w:w="2880" w:type="dxa"/>
            <w:tcBorders>
              <w:top w:val="nil"/>
              <w:left w:val="nil"/>
              <w:bottom w:val="nil"/>
              <w:right w:val="nil"/>
            </w:tcBorders>
            <w:shd w:val="clear" w:color="auto" w:fill="auto"/>
            <w:noWrap/>
            <w:vAlign w:val="bottom"/>
            <w:hideMark/>
          </w:tcPr>
          <w:p w14:paraId="030297A6"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Esox</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lucius</w:t>
            </w:r>
            <w:proofErr w:type="spellEnd"/>
          </w:p>
        </w:tc>
        <w:tc>
          <w:tcPr>
            <w:tcW w:w="3318" w:type="dxa"/>
            <w:tcBorders>
              <w:top w:val="nil"/>
              <w:left w:val="nil"/>
              <w:bottom w:val="nil"/>
              <w:right w:val="nil"/>
            </w:tcBorders>
            <w:shd w:val="clear" w:color="auto" w:fill="auto"/>
            <w:noWrap/>
            <w:vAlign w:val="bottom"/>
            <w:hideMark/>
          </w:tcPr>
          <w:p w14:paraId="158075AD"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7C2F346E"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5</w:t>
            </w:r>
          </w:p>
        </w:tc>
      </w:tr>
      <w:tr w:rsidR="00344597" w:rsidRPr="00344597" w14:paraId="3BA56E16" w14:textId="77777777" w:rsidTr="00344597">
        <w:trPr>
          <w:trHeight w:val="288"/>
        </w:trPr>
        <w:tc>
          <w:tcPr>
            <w:tcW w:w="2880" w:type="dxa"/>
            <w:tcBorders>
              <w:top w:val="nil"/>
              <w:left w:val="nil"/>
              <w:bottom w:val="nil"/>
              <w:right w:val="nil"/>
            </w:tcBorders>
            <w:shd w:val="clear" w:color="auto" w:fill="auto"/>
            <w:noWrap/>
            <w:vAlign w:val="bottom"/>
            <w:hideMark/>
          </w:tcPr>
          <w:p w14:paraId="79F2F074"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Lepomis gibbosus</w:t>
            </w:r>
          </w:p>
        </w:tc>
        <w:tc>
          <w:tcPr>
            <w:tcW w:w="3318" w:type="dxa"/>
            <w:tcBorders>
              <w:top w:val="nil"/>
              <w:left w:val="nil"/>
              <w:bottom w:val="nil"/>
              <w:right w:val="nil"/>
            </w:tcBorders>
            <w:shd w:val="clear" w:color="auto" w:fill="auto"/>
            <w:noWrap/>
            <w:vAlign w:val="bottom"/>
            <w:hideMark/>
          </w:tcPr>
          <w:p w14:paraId="77FF9A5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benthic</w:t>
            </w:r>
          </w:p>
        </w:tc>
        <w:tc>
          <w:tcPr>
            <w:tcW w:w="456" w:type="dxa"/>
            <w:tcBorders>
              <w:top w:val="nil"/>
              <w:left w:val="nil"/>
              <w:bottom w:val="nil"/>
              <w:right w:val="nil"/>
            </w:tcBorders>
            <w:shd w:val="clear" w:color="auto" w:fill="auto"/>
            <w:noWrap/>
            <w:vAlign w:val="bottom"/>
            <w:hideMark/>
          </w:tcPr>
          <w:p w14:paraId="23D19DF4"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4</w:t>
            </w:r>
          </w:p>
        </w:tc>
      </w:tr>
      <w:tr w:rsidR="00344597" w:rsidRPr="00344597" w14:paraId="3B81808C" w14:textId="77777777" w:rsidTr="00344597">
        <w:trPr>
          <w:trHeight w:val="288"/>
        </w:trPr>
        <w:tc>
          <w:tcPr>
            <w:tcW w:w="2880" w:type="dxa"/>
            <w:tcBorders>
              <w:top w:val="nil"/>
              <w:left w:val="nil"/>
              <w:bottom w:val="nil"/>
              <w:right w:val="nil"/>
            </w:tcBorders>
            <w:shd w:val="clear" w:color="auto" w:fill="auto"/>
            <w:noWrap/>
            <w:vAlign w:val="bottom"/>
            <w:hideMark/>
          </w:tcPr>
          <w:p w14:paraId="547D10AA"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Lepisosteidae</w:t>
            </w:r>
            <w:proofErr w:type="spellEnd"/>
          </w:p>
        </w:tc>
        <w:tc>
          <w:tcPr>
            <w:tcW w:w="3318" w:type="dxa"/>
            <w:tcBorders>
              <w:top w:val="nil"/>
              <w:left w:val="nil"/>
              <w:bottom w:val="nil"/>
              <w:right w:val="nil"/>
            </w:tcBorders>
            <w:shd w:val="clear" w:color="auto" w:fill="auto"/>
            <w:noWrap/>
            <w:vAlign w:val="bottom"/>
            <w:hideMark/>
          </w:tcPr>
          <w:p w14:paraId="5CF53F52"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78B066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3</w:t>
            </w:r>
          </w:p>
        </w:tc>
      </w:tr>
      <w:tr w:rsidR="00344597" w:rsidRPr="00344597" w14:paraId="3B2D6B35" w14:textId="77777777" w:rsidTr="00344597">
        <w:trPr>
          <w:trHeight w:val="288"/>
        </w:trPr>
        <w:tc>
          <w:tcPr>
            <w:tcW w:w="2880" w:type="dxa"/>
            <w:tcBorders>
              <w:top w:val="nil"/>
              <w:left w:val="nil"/>
              <w:bottom w:val="nil"/>
              <w:right w:val="nil"/>
            </w:tcBorders>
            <w:shd w:val="clear" w:color="auto" w:fill="auto"/>
            <w:noWrap/>
            <w:vAlign w:val="bottom"/>
            <w:hideMark/>
          </w:tcPr>
          <w:p w14:paraId="722D609C"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salmoides</w:t>
            </w:r>
            <w:proofErr w:type="spellEnd"/>
          </w:p>
        </w:tc>
        <w:tc>
          <w:tcPr>
            <w:tcW w:w="3318" w:type="dxa"/>
            <w:tcBorders>
              <w:top w:val="nil"/>
              <w:left w:val="nil"/>
              <w:bottom w:val="nil"/>
              <w:right w:val="nil"/>
            </w:tcBorders>
            <w:shd w:val="clear" w:color="auto" w:fill="auto"/>
            <w:noWrap/>
            <w:vAlign w:val="bottom"/>
            <w:hideMark/>
          </w:tcPr>
          <w:p w14:paraId="51E03423"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213CF91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2</w:t>
            </w:r>
          </w:p>
        </w:tc>
      </w:tr>
      <w:tr w:rsidR="00344597" w:rsidRPr="00344597" w14:paraId="206E06C6" w14:textId="77777777" w:rsidTr="00344597">
        <w:trPr>
          <w:trHeight w:val="288"/>
        </w:trPr>
        <w:tc>
          <w:tcPr>
            <w:tcW w:w="2880" w:type="dxa"/>
            <w:tcBorders>
              <w:top w:val="nil"/>
              <w:left w:val="nil"/>
              <w:bottom w:val="nil"/>
              <w:right w:val="nil"/>
            </w:tcBorders>
            <w:shd w:val="clear" w:color="auto" w:fill="auto"/>
            <w:noWrap/>
            <w:vAlign w:val="bottom"/>
            <w:hideMark/>
          </w:tcPr>
          <w:p w14:paraId="5876A765"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proofErr w:type="spellStart"/>
            <w:r w:rsidRPr="00344597">
              <w:rPr>
                <w:rFonts w:ascii="Times New Roman" w:eastAsia="Times New Roman" w:hAnsi="Times New Roman" w:cs="Times New Roman"/>
                <w:i/>
                <w:iCs/>
                <w:color w:val="000000"/>
                <w:sz w:val="24"/>
                <w:szCs w:val="24"/>
              </w:rPr>
              <w:t>Culaea</w:t>
            </w:r>
            <w:proofErr w:type="spellEnd"/>
            <w:r w:rsidRPr="00344597">
              <w:rPr>
                <w:rFonts w:ascii="Times New Roman" w:eastAsia="Times New Roman" w:hAnsi="Times New Roman" w:cs="Times New Roman"/>
                <w:i/>
                <w:iCs/>
                <w:color w:val="000000"/>
                <w:sz w:val="24"/>
                <w:szCs w:val="24"/>
              </w:rPr>
              <w:t xml:space="preserve"> </w:t>
            </w:r>
            <w:proofErr w:type="spellStart"/>
            <w:r w:rsidRPr="00344597">
              <w:rPr>
                <w:rFonts w:ascii="Times New Roman" w:eastAsia="Times New Roman" w:hAnsi="Times New Roman" w:cs="Times New Roman"/>
                <w:i/>
                <w:iCs/>
                <w:color w:val="000000"/>
                <w:sz w:val="24"/>
                <w:szCs w:val="24"/>
              </w:rPr>
              <w:t>inconstans</w:t>
            </w:r>
            <w:proofErr w:type="spellEnd"/>
          </w:p>
        </w:tc>
        <w:tc>
          <w:tcPr>
            <w:tcW w:w="3318" w:type="dxa"/>
            <w:tcBorders>
              <w:top w:val="nil"/>
              <w:left w:val="nil"/>
              <w:bottom w:val="nil"/>
              <w:right w:val="nil"/>
            </w:tcBorders>
            <w:shd w:val="clear" w:color="auto" w:fill="auto"/>
            <w:noWrap/>
            <w:vAlign w:val="bottom"/>
            <w:hideMark/>
          </w:tcPr>
          <w:p w14:paraId="5B00B10C"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4494EDA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0FF53839" w14:textId="77777777" w:rsidTr="00344597">
        <w:trPr>
          <w:trHeight w:val="288"/>
        </w:trPr>
        <w:tc>
          <w:tcPr>
            <w:tcW w:w="2880" w:type="dxa"/>
            <w:tcBorders>
              <w:top w:val="nil"/>
              <w:left w:val="nil"/>
              <w:bottom w:val="nil"/>
              <w:right w:val="nil"/>
            </w:tcBorders>
            <w:shd w:val="clear" w:color="auto" w:fill="auto"/>
            <w:noWrap/>
            <w:vAlign w:val="bottom"/>
            <w:hideMark/>
          </w:tcPr>
          <w:p w14:paraId="38068B02"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Micropterus </w:t>
            </w:r>
            <w:proofErr w:type="spellStart"/>
            <w:r w:rsidRPr="00344597">
              <w:rPr>
                <w:rFonts w:ascii="Times New Roman" w:eastAsia="Times New Roman" w:hAnsi="Times New Roman" w:cs="Times New Roman"/>
                <w:i/>
                <w:iCs/>
                <w:color w:val="000000"/>
                <w:sz w:val="24"/>
                <w:szCs w:val="24"/>
              </w:rPr>
              <w:t>dolomieu</w:t>
            </w:r>
            <w:proofErr w:type="spellEnd"/>
          </w:p>
        </w:tc>
        <w:tc>
          <w:tcPr>
            <w:tcW w:w="3318" w:type="dxa"/>
            <w:tcBorders>
              <w:top w:val="nil"/>
              <w:left w:val="nil"/>
              <w:bottom w:val="nil"/>
              <w:right w:val="nil"/>
            </w:tcBorders>
            <w:shd w:val="clear" w:color="auto" w:fill="auto"/>
            <w:noWrap/>
            <w:vAlign w:val="bottom"/>
            <w:hideMark/>
          </w:tcPr>
          <w:p w14:paraId="6E0FA49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nil"/>
              <w:right w:val="nil"/>
            </w:tcBorders>
            <w:shd w:val="clear" w:color="auto" w:fill="auto"/>
            <w:noWrap/>
            <w:vAlign w:val="bottom"/>
            <w:hideMark/>
          </w:tcPr>
          <w:p w14:paraId="692A1F07"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r w:rsidR="00344597" w:rsidRPr="00344597" w14:paraId="78C818EA" w14:textId="77777777" w:rsidTr="00344597">
        <w:trPr>
          <w:trHeight w:val="288"/>
        </w:trPr>
        <w:tc>
          <w:tcPr>
            <w:tcW w:w="2880" w:type="dxa"/>
            <w:tcBorders>
              <w:top w:val="nil"/>
              <w:left w:val="nil"/>
              <w:bottom w:val="single" w:sz="4" w:space="0" w:color="auto"/>
              <w:right w:val="nil"/>
            </w:tcBorders>
            <w:shd w:val="clear" w:color="auto" w:fill="auto"/>
            <w:noWrap/>
            <w:vAlign w:val="bottom"/>
            <w:hideMark/>
          </w:tcPr>
          <w:p w14:paraId="4D7A8CAB" w14:textId="77777777" w:rsidR="00344597" w:rsidRPr="00344597" w:rsidRDefault="00344597" w:rsidP="00344597">
            <w:pPr>
              <w:spacing w:after="0" w:line="240" w:lineRule="auto"/>
              <w:rPr>
                <w:rFonts w:ascii="Times New Roman" w:eastAsia="Times New Roman" w:hAnsi="Times New Roman" w:cs="Times New Roman"/>
                <w:i/>
                <w:iCs/>
                <w:color w:val="000000"/>
                <w:sz w:val="24"/>
                <w:szCs w:val="24"/>
              </w:rPr>
            </w:pPr>
            <w:r w:rsidRPr="00344597">
              <w:rPr>
                <w:rFonts w:ascii="Times New Roman" w:eastAsia="Times New Roman" w:hAnsi="Times New Roman" w:cs="Times New Roman"/>
                <w:i/>
                <w:iCs/>
                <w:color w:val="000000"/>
                <w:sz w:val="24"/>
                <w:szCs w:val="24"/>
              </w:rPr>
              <w:t xml:space="preserve">Sander </w:t>
            </w:r>
            <w:proofErr w:type="spellStart"/>
            <w:r w:rsidRPr="00344597">
              <w:rPr>
                <w:rFonts w:ascii="Times New Roman" w:eastAsia="Times New Roman" w:hAnsi="Times New Roman" w:cs="Times New Roman"/>
                <w:i/>
                <w:iCs/>
                <w:color w:val="000000"/>
                <w:sz w:val="24"/>
                <w:szCs w:val="24"/>
              </w:rPr>
              <w:t>vitreus</w:t>
            </w:r>
            <w:proofErr w:type="spellEnd"/>
          </w:p>
        </w:tc>
        <w:tc>
          <w:tcPr>
            <w:tcW w:w="3318" w:type="dxa"/>
            <w:tcBorders>
              <w:top w:val="nil"/>
              <w:left w:val="nil"/>
              <w:bottom w:val="single" w:sz="4" w:space="0" w:color="auto"/>
              <w:right w:val="nil"/>
            </w:tcBorders>
            <w:shd w:val="clear" w:color="auto" w:fill="auto"/>
            <w:noWrap/>
            <w:vAlign w:val="bottom"/>
            <w:hideMark/>
          </w:tcPr>
          <w:p w14:paraId="71734B2B"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intermediate</w:t>
            </w:r>
          </w:p>
        </w:tc>
        <w:tc>
          <w:tcPr>
            <w:tcW w:w="456" w:type="dxa"/>
            <w:tcBorders>
              <w:top w:val="nil"/>
              <w:left w:val="nil"/>
              <w:bottom w:val="single" w:sz="4" w:space="0" w:color="auto"/>
              <w:right w:val="nil"/>
            </w:tcBorders>
            <w:shd w:val="clear" w:color="auto" w:fill="auto"/>
            <w:noWrap/>
            <w:vAlign w:val="bottom"/>
            <w:hideMark/>
          </w:tcPr>
          <w:p w14:paraId="6F17A2A9" w14:textId="77777777" w:rsidR="00344597" w:rsidRPr="00344597" w:rsidRDefault="00344597" w:rsidP="00344597">
            <w:pPr>
              <w:spacing w:after="0" w:line="240" w:lineRule="auto"/>
              <w:jc w:val="center"/>
              <w:rPr>
                <w:rFonts w:ascii="Times New Roman" w:eastAsia="Times New Roman" w:hAnsi="Times New Roman" w:cs="Times New Roman"/>
                <w:color w:val="000000"/>
                <w:sz w:val="24"/>
                <w:szCs w:val="24"/>
              </w:rPr>
            </w:pPr>
            <w:r w:rsidRPr="00344597">
              <w:rPr>
                <w:rFonts w:ascii="Times New Roman" w:eastAsia="Times New Roman" w:hAnsi="Times New Roman" w:cs="Times New Roman"/>
                <w:color w:val="000000"/>
                <w:sz w:val="24"/>
                <w:szCs w:val="24"/>
              </w:rPr>
              <w:t>1</w:t>
            </w:r>
          </w:p>
        </w:tc>
      </w:tr>
    </w:tbl>
    <w:p w14:paraId="0C4846A5" w14:textId="79A58BBD" w:rsidR="00344597" w:rsidRDefault="00344597" w:rsidP="003D3ED8">
      <w:pPr>
        <w:rPr>
          <w:rFonts w:ascii="Times New Roman" w:eastAsia="Times New Roman" w:hAnsi="Times New Roman" w:cs="Times New Roman"/>
          <w:sz w:val="24"/>
          <w:szCs w:val="24"/>
        </w:rPr>
      </w:pPr>
    </w:p>
    <w:p w14:paraId="5EEEDB4D" w14:textId="77777777" w:rsidR="00344597" w:rsidRDefault="003445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7526"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344597">
        <w:trPr>
          <w:trHeight w:val="1500"/>
        </w:trPr>
        <w:tc>
          <w:tcPr>
            <w:tcW w:w="7526" w:type="dxa"/>
            <w:gridSpan w:val="7"/>
            <w:tcBorders>
              <w:top w:val="nil"/>
              <w:left w:val="nil"/>
              <w:bottom w:val="single" w:sz="8" w:space="0" w:color="auto"/>
              <w:right w:val="nil"/>
            </w:tcBorders>
            <w:shd w:val="clear" w:color="auto" w:fill="auto"/>
            <w:vAlign w:val="center"/>
            <w:hideMark/>
          </w:tcPr>
          <w:p w14:paraId="3F0C8CCE" w14:textId="75513899"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2</w:t>
            </w:r>
            <w:r w:rsidRPr="007A75F5">
              <w:rPr>
                <w:rFonts w:ascii="Times New Roman" w:eastAsia="Times New Roman" w:hAnsi="Times New Roman" w:cs="Times New Roman"/>
                <w:color w:val="000000"/>
                <w:sz w:val="24"/>
                <w:szCs w:val="24"/>
              </w:rPr>
              <w:t>: Summaries of the posterior distribution of total aquatic prey mass per fish stomach and the proportion of non-feeding prey in fish diets by abundance. Values are averaged over 17 collection dates for each fish f</w:t>
            </w:r>
            <w:ins w:id="85" w:author="Abraham" w:date="2021-04-25T22:03:00Z">
              <w:r w:rsidR="00077F15">
                <w:rPr>
                  <w:rFonts w:ascii="Times New Roman" w:eastAsia="Times New Roman" w:hAnsi="Times New Roman" w:cs="Times New Roman"/>
                  <w:color w:val="000000"/>
                  <w:sz w:val="24"/>
                  <w:szCs w:val="24"/>
                </w:rPr>
                <w:t>orag</w:t>
              </w:r>
            </w:ins>
            <w:del w:id="86" w:author="Abraham" w:date="2021-04-25T22:03:00Z">
              <w:r w:rsidRPr="007A75F5" w:rsidDel="00077F15">
                <w:rPr>
                  <w:rFonts w:ascii="Times New Roman" w:eastAsia="Times New Roman" w:hAnsi="Times New Roman" w:cs="Times New Roman"/>
                  <w:color w:val="000000"/>
                  <w:sz w:val="24"/>
                  <w:szCs w:val="24"/>
                </w:rPr>
                <w:delText>eed</w:delText>
              </w:r>
            </w:del>
            <w:r w:rsidRPr="007A75F5">
              <w:rPr>
                <w:rFonts w:ascii="Times New Roman" w:eastAsia="Times New Roman" w:hAnsi="Times New Roman" w:cs="Times New Roman"/>
                <w:color w:val="000000"/>
                <w:sz w:val="24"/>
                <w:szCs w:val="24"/>
              </w:rPr>
              <w:t>ing domain and for all fish (averaged over dates and fish domain).</w:t>
            </w:r>
          </w:p>
        </w:tc>
      </w:tr>
      <w:tr w:rsidR="005D76AD" w:rsidRPr="007A75F5" w14:paraId="0B5575DD"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429"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63"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36"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836"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56"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956"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344597">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429"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36"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956"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344597">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36"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836"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56"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956"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344597">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36"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836"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344597">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36"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836"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56"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956"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344597">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63"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36"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36"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56"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956"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344597">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429"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63"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36"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836"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56"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956"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344597">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63"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36"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836"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956"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344597">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429"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63"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36"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836"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56"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956"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344597">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429"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63"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36"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36"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56"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956"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344597">
        <w:trPr>
          <w:trHeight w:val="2250"/>
        </w:trPr>
        <w:tc>
          <w:tcPr>
            <w:tcW w:w="8370" w:type="dxa"/>
            <w:gridSpan w:val="4"/>
            <w:tcBorders>
              <w:top w:val="nil"/>
              <w:left w:val="nil"/>
              <w:bottom w:val="single" w:sz="4" w:space="0" w:color="auto"/>
              <w:right w:val="nil"/>
            </w:tcBorders>
            <w:shd w:val="clear" w:color="auto" w:fill="auto"/>
            <w:hideMark/>
          </w:tcPr>
          <w:p w14:paraId="5F4524A3" w14:textId="0D32BE8D"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lastRenderedPageBreak/>
              <w:t xml:space="preserve">Table </w:t>
            </w:r>
            <w:r w:rsidR="00344597">
              <w:rPr>
                <w:rFonts w:ascii="Times New Roman" w:eastAsia="Times New Roman" w:hAnsi="Times New Roman" w:cs="Times New Roman"/>
                <w:color w:val="000000"/>
                <w:sz w:val="24"/>
                <w:szCs w:val="24"/>
              </w:rPr>
              <w:t>3</w:t>
            </w:r>
            <w:r w:rsidRPr="00FA4034">
              <w:rPr>
                <w:rFonts w:ascii="Times New Roman" w:eastAsia="Times New Roman" w:hAnsi="Times New Roman" w:cs="Times New Roman"/>
                <w:color w:val="000000"/>
                <w:sz w:val="24"/>
                <w:szCs w:val="24"/>
              </w:rPr>
              <w:t>. Posterior mean and standard deviation (parentheses) of the marginal intercept and slope of the relationship between insect emergence and stage-structured feeding in fish. Values are on the odds scale. A slope of 1 indicates no change in the odds of a fish diet containing a non-feeding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w:t>
            </w:r>
            <w:ins w:id="87" w:author="Abraham" w:date="2021-04-25T22:04:00Z">
              <w:r w:rsidR="00077F15">
                <w:rPr>
                  <w:rFonts w:ascii="Times New Roman" w:eastAsia="Times New Roman" w:hAnsi="Times New Roman" w:cs="Times New Roman"/>
                  <w:color w:val="000000"/>
                  <w:sz w:val="24"/>
                  <w:szCs w:val="24"/>
                </w:rPr>
                <w:t>orag</w:t>
              </w:r>
            </w:ins>
            <w:del w:id="88" w:author="Abraham" w:date="2021-04-25T22:03:00Z">
              <w:r w:rsidRPr="00FA4034" w:rsidDel="00077F15">
                <w:rPr>
                  <w:rFonts w:ascii="Times New Roman" w:eastAsia="Times New Roman" w:hAnsi="Times New Roman" w:cs="Times New Roman"/>
                  <w:color w:val="000000"/>
                  <w:sz w:val="24"/>
                  <w:szCs w:val="24"/>
                </w:rPr>
                <w:delText>eed</w:delText>
              </w:r>
            </w:del>
            <w:r w:rsidRPr="00FA4034">
              <w:rPr>
                <w:rFonts w:ascii="Times New Roman" w:eastAsia="Times New Roman" w:hAnsi="Times New Roman" w:cs="Times New Roman"/>
                <w:color w:val="000000"/>
                <w:sz w:val="24"/>
                <w:szCs w:val="24"/>
              </w:rPr>
              <w:t>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611CF572" w:rsidR="00315670" w:rsidRDefault="0006702A">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F00FC51" wp14:editId="21762584">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all_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5950CF4D" w:rsidR="00D20A4A" w:rsidRDefault="009D424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C2DA4D4" wp14:editId="02B77084">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timeseri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3004BEC7" w:rsidR="00101815" w:rsidRDefault="00DF0B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17B7FA" wp14:editId="579A093C">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emerge_b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Table 2: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0F5A6930" w14:textId="77777777" w:rsidR="00A93F1F" w:rsidRDefault="00A93F1F" w:rsidP="008A5BCA">
      <w:pPr>
        <w:spacing w:after="0" w:line="480" w:lineRule="auto"/>
        <w:ind w:left="720" w:hanging="720"/>
        <w:rPr>
          <w:ins w:id="89" w:author="Wesner, Jeff S" w:date="2021-05-10T14:03:00Z"/>
          <w:rFonts w:ascii="Times New Roman" w:eastAsia="Times New Roman" w:hAnsi="Times New Roman" w:cs="Times New Roman"/>
          <w:b/>
          <w:sz w:val="24"/>
          <w:szCs w:val="24"/>
        </w:rPr>
      </w:pPr>
    </w:p>
    <w:p w14:paraId="5FC2F72A" w14:textId="2F0A09B9" w:rsidR="00A93F1F" w:rsidRDefault="00A93F1F" w:rsidP="008A5BCA">
      <w:pPr>
        <w:spacing w:after="0" w:line="480" w:lineRule="auto"/>
        <w:ind w:left="720" w:hanging="720"/>
        <w:rPr>
          <w:ins w:id="90" w:author="Wesner, Jeff S" w:date="2021-05-10T14:04:00Z"/>
          <w:rFonts w:ascii="Times New Roman" w:eastAsia="Times New Roman" w:hAnsi="Times New Roman" w:cs="Times New Roman"/>
          <w:b/>
          <w:sz w:val="24"/>
          <w:szCs w:val="24"/>
        </w:rPr>
      </w:pPr>
      <w:ins w:id="91" w:author="Wesner, Jeff S" w:date="2021-05-10T14:03:00Z">
        <w:r w:rsidRPr="00A93F1F">
          <w:rPr>
            <w:rFonts w:ascii="Times New Roman" w:eastAsia="Times New Roman" w:hAnsi="Times New Roman" w:cs="Times New Roman"/>
            <w:b/>
            <w:sz w:val="24"/>
            <w:szCs w:val="24"/>
            <w:rPrChange w:id="92" w:author="Wesner, Jeff S" w:date="2021-05-10T14:04:00Z">
              <w:rPr>
                <w:rFonts w:ascii="Times New Roman" w:eastAsia="Times New Roman" w:hAnsi="Times New Roman" w:cs="Times New Roman"/>
                <w:sz w:val="24"/>
                <w:szCs w:val="24"/>
              </w:rPr>
            </w:rPrChange>
          </w:rPr>
          <w:t>Model Checking</w:t>
        </w:r>
      </w:ins>
    </w:p>
    <w:p w14:paraId="2F23D679" w14:textId="700AA9CB" w:rsidR="00A93F1F" w:rsidRDefault="002B6184" w:rsidP="002B6184">
      <w:pPr>
        <w:spacing w:after="0" w:line="480" w:lineRule="auto"/>
        <w:rPr>
          <w:ins w:id="93" w:author="Wesner, Jeff S" w:date="2021-05-11T14:14:00Z"/>
          <w:rFonts w:ascii="Times New Roman" w:eastAsia="Times New Roman" w:hAnsi="Times New Roman" w:cs="Times New Roman"/>
          <w:sz w:val="24"/>
          <w:szCs w:val="24"/>
        </w:rPr>
      </w:pPr>
      <w:ins w:id="94" w:author="Wesner, Jeff S" w:date="2021-05-10T14:04:00Z">
        <w:r>
          <w:rPr>
            <w:rFonts w:ascii="Times New Roman" w:eastAsia="Times New Roman" w:hAnsi="Times New Roman" w:cs="Times New Roman"/>
            <w:sz w:val="24"/>
            <w:szCs w:val="24"/>
          </w:rPr>
          <w:t>We determined prior values us</w:t>
        </w:r>
      </w:ins>
      <w:ins w:id="95" w:author="Wesner, Jeff S" w:date="2021-05-10T14:05:00Z">
        <w:r>
          <w:rPr>
            <w:rFonts w:ascii="Times New Roman" w:eastAsia="Times New Roman" w:hAnsi="Times New Roman" w:cs="Times New Roman"/>
            <w:sz w:val="24"/>
            <w:szCs w:val="24"/>
          </w:rPr>
          <w:t>ing prior predictive checks (Wesner and Pomeranz 2021). Briefly, we</w:t>
        </w:r>
      </w:ins>
      <w:ins w:id="96" w:author="Wesner, Jeff S" w:date="2021-05-10T14:06:00Z">
        <w:r>
          <w:rPr>
            <w:rFonts w:ascii="Times New Roman" w:eastAsia="Times New Roman" w:hAnsi="Times New Roman" w:cs="Times New Roman"/>
            <w:sz w:val="24"/>
            <w:szCs w:val="24"/>
          </w:rPr>
          <w:t xml:space="preserve"> simulated </w:t>
        </w:r>
      </w:ins>
      <w:ins w:id="97" w:author="Wesner, Jeff S" w:date="2021-05-10T14:05:00Z">
        <w:r>
          <w:rPr>
            <w:rFonts w:ascii="Times New Roman" w:eastAsia="Times New Roman" w:hAnsi="Times New Roman" w:cs="Times New Roman"/>
            <w:sz w:val="24"/>
            <w:szCs w:val="24"/>
          </w:rPr>
          <w:t>the p</w:t>
        </w:r>
      </w:ins>
      <w:ins w:id="98" w:author="Wesner, Jeff S" w:date="2021-05-10T14:06:00Z">
        <w:r>
          <w:rPr>
            <w:rFonts w:ascii="Times New Roman" w:eastAsia="Times New Roman" w:hAnsi="Times New Roman" w:cs="Times New Roman"/>
            <w:sz w:val="24"/>
            <w:szCs w:val="24"/>
          </w:rPr>
          <w:t>roportion of diets that were terrestrial or the proportion of aquatic diets that were non-consumers using only the prior distributions</w:t>
        </w:r>
      </w:ins>
      <w:ins w:id="99" w:author="Wesner, Jeff S" w:date="2021-05-11T14:14:00Z">
        <w:r w:rsidR="003B501B">
          <w:rPr>
            <w:rFonts w:ascii="Times New Roman" w:eastAsia="Times New Roman" w:hAnsi="Times New Roman" w:cs="Times New Roman"/>
            <w:sz w:val="24"/>
            <w:szCs w:val="24"/>
          </w:rPr>
          <w:t xml:space="preserve"> (Figure S2)</w:t>
        </w:r>
      </w:ins>
      <w:ins w:id="100" w:author="Wesner, Jeff S" w:date="2021-05-10T14:06:00Z">
        <w:r>
          <w:rPr>
            <w:rFonts w:ascii="Times New Roman" w:eastAsia="Times New Roman" w:hAnsi="Times New Roman" w:cs="Times New Roman"/>
            <w:sz w:val="24"/>
            <w:szCs w:val="24"/>
          </w:rPr>
          <w:t>. We then visually compared that estimate to the posterior</w:t>
        </w:r>
      </w:ins>
      <w:ins w:id="101" w:author="Wesner, Jeff S" w:date="2021-05-11T14:14:00Z">
        <w:r w:rsidR="003B501B">
          <w:rPr>
            <w:rFonts w:ascii="Times New Roman" w:eastAsia="Times New Roman" w:hAnsi="Times New Roman" w:cs="Times New Roman"/>
            <w:sz w:val="24"/>
            <w:szCs w:val="24"/>
          </w:rPr>
          <w:t xml:space="preserve"> (Figure S2)</w:t>
        </w:r>
      </w:ins>
      <w:ins w:id="102" w:author="Wesner, Jeff S" w:date="2021-05-10T14:06:00Z">
        <w:r>
          <w:rPr>
            <w:rFonts w:ascii="Times New Roman" w:eastAsia="Times New Roman" w:hAnsi="Times New Roman" w:cs="Times New Roman"/>
            <w:sz w:val="24"/>
            <w:szCs w:val="24"/>
          </w:rPr>
          <w:t>. The contrast in estimates shows</w:t>
        </w:r>
      </w:ins>
      <w:ins w:id="103" w:author="Wesner, Jeff S" w:date="2021-05-10T14:07:00Z">
        <w:r>
          <w:rPr>
            <w:rFonts w:ascii="Times New Roman" w:eastAsia="Times New Roman" w:hAnsi="Times New Roman" w:cs="Times New Roman"/>
            <w:sz w:val="24"/>
            <w:szCs w:val="24"/>
          </w:rPr>
          <w:t xml:space="preserve"> both whether priors were reasonable and how much information was learned from the data. The result in Figure S</w:t>
        </w:r>
      </w:ins>
      <w:ins w:id="104" w:author="Wesner, Jeff S" w:date="2021-05-10T14:08:00Z">
        <w:r>
          <w:rPr>
            <w:rFonts w:ascii="Times New Roman" w:eastAsia="Times New Roman" w:hAnsi="Times New Roman" w:cs="Times New Roman"/>
            <w:sz w:val="24"/>
            <w:szCs w:val="24"/>
          </w:rPr>
          <w:t>2</w:t>
        </w:r>
      </w:ins>
      <w:ins w:id="105" w:author="Wesner, Jeff S" w:date="2021-05-11T14:14:00Z">
        <w:r w:rsidR="001A684E">
          <w:rPr>
            <w:rFonts w:ascii="Times New Roman" w:eastAsia="Times New Roman" w:hAnsi="Times New Roman" w:cs="Times New Roman"/>
            <w:sz w:val="24"/>
            <w:szCs w:val="24"/>
          </w:rPr>
          <w:t xml:space="preserve"> </w:t>
        </w:r>
      </w:ins>
      <w:ins w:id="106" w:author="Wesner, Jeff S" w:date="2021-05-10T14:07:00Z">
        <w:r>
          <w:rPr>
            <w:rFonts w:ascii="Times New Roman" w:eastAsia="Times New Roman" w:hAnsi="Times New Roman" w:cs="Times New Roman"/>
            <w:sz w:val="24"/>
            <w:szCs w:val="24"/>
          </w:rPr>
          <w:t>shows reasonable but wide estimates from the prior along with narrow estimates of the posterior distribution.</w:t>
        </w:r>
      </w:ins>
    </w:p>
    <w:p w14:paraId="6420C1D0" w14:textId="797DA232" w:rsidR="00A85983" w:rsidRPr="00A85983" w:rsidRDefault="00A85983" w:rsidP="002B6184">
      <w:pPr>
        <w:spacing w:after="0" w:line="480" w:lineRule="auto"/>
        <w:rPr>
          <w:ins w:id="107" w:author="Wesner, Jeff S" w:date="2021-05-10T14:07:00Z"/>
          <w:rFonts w:ascii="Times New Roman" w:eastAsia="Times New Roman" w:hAnsi="Times New Roman" w:cs="Times New Roman"/>
          <w:sz w:val="24"/>
          <w:szCs w:val="24"/>
          <w:rPrChange w:id="108" w:author="Wesner, Jeff S" w:date="2021-05-11T14:15:00Z">
            <w:rPr>
              <w:ins w:id="109" w:author="Wesner, Jeff S" w:date="2021-05-10T14:07:00Z"/>
              <w:rFonts w:ascii="Times New Roman" w:eastAsia="Times New Roman" w:hAnsi="Times New Roman" w:cs="Times New Roman"/>
              <w:sz w:val="24"/>
              <w:szCs w:val="24"/>
            </w:rPr>
          </w:rPrChange>
        </w:rPr>
      </w:pPr>
      <w:ins w:id="110" w:author="Wesner, Jeff S" w:date="2021-05-11T14:14:00Z">
        <w:r>
          <w:rPr>
            <w:rFonts w:ascii="Times New Roman" w:eastAsia="Times New Roman" w:hAnsi="Times New Roman" w:cs="Times New Roman"/>
            <w:sz w:val="24"/>
            <w:szCs w:val="24"/>
          </w:rPr>
          <w:tab/>
          <w:t>In addition, we performed posterior</w:t>
        </w:r>
      </w:ins>
      <w:ins w:id="111" w:author="Wesner, Jeff S" w:date="2021-05-11T14:15:00Z">
        <w:r>
          <w:rPr>
            <w:rFonts w:ascii="Times New Roman" w:eastAsia="Times New Roman" w:hAnsi="Times New Roman" w:cs="Times New Roman"/>
            <w:sz w:val="24"/>
            <w:szCs w:val="24"/>
          </w:rPr>
          <w:t xml:space="preserve"> predictive checks to determine whether and how the models mis-fit the data using the </w:t>
        </w:r>
        <w:proofErr w:type="spellStart"/>
        <w:r>
          <w:rPr>
            <w:rFonts w:ascii="Times New Roman" w:eastAsia="Times New Roman" w:hAnsi="Times New Roman" w:cs="Times New Roman"/>
            <w:i/>
            <w:sz w:val="24"/>
            <w:szCs w:val="24"/>
          </w:rPr>
          <w:t>pp_</w:t>
        </w:r>
        <w:proofErr w:type="gramStart"/>
        <w:r>
          <w:rPr>
            <w:rFonts w:ascii="Times New Roman" w:eastAsia="Times New Roman" w:hAnsi="Times New Roman" w:cs="Times New Roman"/>
            <w:i/>
            <w:sz w:val="24"/>
            <w:szCs w:val="24"/>
          </w:rPr>
          <w:t>check</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function in </w:t>
        </w:r>
        <w:r>
          <w:rPr>
            <w:rFonts w:ascii="Times New Roman" w:eastAsia="Times New Roman" w:hAnsi="Times New Roman" w:cs="Times New Roman"/>
            <w:i/>
            <w:sz w:val="24"/>
            <w:szCs w:val="24"/>
          </w:rPr>
          <w:t>brms</w:t>
        </w:r>
        <w:r>
          <w:rPr>
            <w:rFonts w:ascii="Times New Roman" w:eastAsia="Times New Roman" w:hAnsi="Times New Roman" w:cs="Times New Roman"/>
            <w:sz w:val="24"/>
            <w:szCs w:val="24"/>
          </w:rPr>
          <w:t xml:space="preserve">. We compared two simulations for the two main models: 1) </w:t>
        </w:r>
      </w:ins>
      <w:ins w:id="112" w:author="Wesner, Jeff S" w:date="2021-05-11T14:16:00Z">
        <w:r>
          <w:rPr>
            <w:rFonts w:ascii="Times New Roman" w:eastAsia="Times New Roman" w:hAnsi="Times New Roman" w:cs="Times New Roman"/>
            <w:sz w:val="24"/>
            <w:szCs w:val="24"/>
          </w:rPr>
          <w:t>Model simulated means relative to data means (Figure S3</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and 2) histograms of model-simulated data relative to a histogram of the raw data (Figure S3c,d). Large </w:t>
        </w:r>
        <w:r>
          <w:rPr>
            <w:rFonts w:ascii="Times New Roman" w:eastAsia="Times New Roman" w:hAnsi="Times New Roman" w:cs="Times New Roman"/>
            <w:sz w:val="24"/>
            <w:szCs w:val="24"/>
          </w:rPr>
          <w:lastRenderedPageBreak/>
          <w:t>mismatches in these comparisons indicate tha</w:t>
        </w:r>
      </w:ins>
      <w:ins w:id="113" w:author="Wesner, Jeff S" w:date="2021-05-11T14:17:00Z">
        <w:r>
          <w:rPr>
            <w:rFonts w:ascii="Times New Roman" w:eastAsia="Times New Roman" w:hAnsi="Times New Roman" w:cs="Times New Roman"/>
            <w:sz w:val="24"/>
            <w:szCs w:val="24"/>
          </w:rPr>
          <w:t xml:space="preserve">t the model fails to capture an aspect of the data-generating process. In general, the model simulations </w:t>
        </w:r>
      </w:ins>
      <w:ins w:id="114" w:author="Wesner, Jeff S" w:date="2021-05-11T14:18:00Z">
        <w:r>
          <w:rPr>
            <w:rFonts w:ascii="Times New Roman" w:eastAsia="Times New Roman" w:hAnsi="Times New Roman" w:cs="Times New Roman"/>
            <w:sz w:val="24"/>
            <w:szCs w:val="24"/>
          </w:rPr>
          <w:t>can</w:t>
        </w:r>
      </w:ins>
      <w:ins w:id="115" w:author="Wesner, Jeff S" w:date="2021-05-11T14:17:00Z">
        <w:r>
          <w:rPr>
            <w:rFonts w:ascii="Times New Roman" w:eastAsia="Times New Roman" w:hAnsi="Times New Roman" w:cs="Times New Roman"/>
            <w:sz w:val="24"/>
            <w:szCs w:val="24"/>
          </w:rPr>
          <w:t xml:space="preserve"> recapture data summaries</w:t>
        </w:r>
      </w:ins>
      <w:ins w:id="116" w:author="Wesner, Jeff S" w:date="2021-05-11T14:18:00Z">
        <w:r>
          <w:rPr>
            <w:rFonts w:ascii="Times New Roman" w:eastAsia="Times New Roman" w:hAnsi="Times New Roman" w:cs="Times New Roman"/>
            <w:sz w:val="24"/>
            <w:szCs w:val="24"/>
          </w:rPr>
          <w:t xml:space="preserve"> (Figure S3)</w:t>
        </w:r>
      </w:ins>
      <w:ins w:id="117" w:author="Wesner, Jeff S" w:date="2021-05-11T14:17:00Z">
        <w:r>
          <w:rPr>
            <w:rFonts w:ascii="Times New Roman" w:eastAsia="Times New Roman" w:hAnsi="Times New Roman" w:cs="Times New Roman"/>
            <w:sz w:val="24"/>
            <w:szCs w:val="24"/>
          </w:rPr>
          <w:t xml:space="preserve">. </w:t>
        </w:r>
      </w:ins>
      <w:ins w:id="118" w:author="Wesner, Jeff S" w:date="2021-05-11T14:18:00Z">
        <w:r>
          <w:rPr>
            <w:rFonts w:ascii="Times New Roman" w:eastAsia="Times New Roman" w:hAnsi="Times New Roman" w:cs="Times New Roman"/>
            <w:sz w:val="24"/>
            <w:szCs w:val="24"/>
          </w:rPr>
          <w:t xml:space="preserve">One aspect </w:t>
        </w:r>
      </w:ins>
      <w:ins w:id="119" w:author="Wesner, Jeff S" w:date="2021-05-11T14:20:00Z">
        <w:r>
          <w:rPr>
            <w:rFonts w:ascii="Times New Roman" w:eastAsia="Times New Roman" w:hAnsi="Times New Roman" w:cs="Times New Roman"/>
            <w:sz w:val="24"/>
            <w:szCs w:val="24"/>
          </w:rPr>
          <w:t>that the models do not capture is the relatively high number of zeros in the aquatic vs terrestrial dataset. In exploratory analyses, we attempted to account for this with different lik</w:t>
        </w:r>
      </w:ins>
      <w:ins w:id="120" w:author="Wesner, Jeff S" w:date="2021-05-11T14:21:00Z">
        <w:r w:rsidR="005F2238">
          <w:rPr>
            <w:rFonts w:ascii="Times New Roman" w:eastAsia="Times New Roman" w:hAnsi="Times New Roman" w:cs="Times New Roman"/>
            <w:sz w:val="24"/>
            <w:szCs w:val="24"/>
          </w:rPr>
          <w:t>e</w:t>
        </w:r>
      </w:ins>
      <w:ins w:id="121" w:author="Wesner, Jeff S" w:date="2021-05-11T14:20:00Z">
        <w:r>
          <w:rPr>
            <w:rFonts w:ascii="Times New Roman" w:eastAsia="Times New Roman" w:hAnsi="Times New Roman" w:cs="Times New Roman"/>
            <w:sz w:val="24"/>
            <w:szCs w:val="24"/>
          </w:rPr>
          <w:t>lihoods, including a hurdle</w:t>
        </w:r>
      </w:ins>
      <w:ins w:id="122" w:author="Wesner, Jeff S" w:date="2021-05-11T14:21:00Z">
        <w:r>
          <w:rPr>
            <w:rFonts w:ascii="Times New Roman" w:eastAsia="Times New Roman" w:hAnsi="Times New Roman" w:cs="Times New Roman"/>
            <w:sz w:val="24"/>
            <w:szCs w:val="24"/>
          </w:rPr>
          <w:t xml:space="preserve"> </w:t>
        </w:r>
      </w:ins>
      <w:ins w:id="123" w:author="Wesner, Jeff S" w:date="2021-05-11T14:20:00Z">
        <w:r>
          <w:rPr>
            <w:rFonts w:ascii="Times New Roman" w:eastAsia="Times New Roman" w:hAnsi="Times New Roman" w:cs="Times New Roman"/>
            <w:sz w:val="24"/>
            <w:szCs w:val="24"/>
          </w:rPr>
          <w:t>gamma and by fitting the model to proportions with a zero infla</w:t>
        </w:r>
      </w:ins>
      <w:ins w:id="124" w:author="Wesner, Jeff S" w:date="2021-05-11T14:21:00Z">
        <w:r>
          <w:rPr>
            <w:rFonts w:ascii="Times New Roman" w:eastAsia="Times New Roman" w:hAnsi="Times New Roman" w:cs="Times New Roman"/>
            <w:sz w:val="24"/>
            <w:szCs w:val="24"/>
          </w:rPr>
          <w:t>ted beta distribution. Neither alternative performed better in posterior predictive checks, so we chose the gamma model.</w:t>
        </w:r>
      </w:ins>
    </w:p>
    <w:p w14:paraId="75F5334F" w14:textId="531E1D33" w:rsidR="002B6184" w:rsidRDefault="002B6184">
      <w:pPr>
        <w:rPr>
          <w:ins w:id="125" w:author="Wesner, Jeff S" w:date="2021-05-10T14:07:00Z"/>
          <w:rFonts w:ascii="Times New Roman" w:eastAsia="Times New Roman" w:hAnsi="Times New Roman" w:cs="Times New Roman"/>
          <w:sz w:val="24"/>
          <w:szCs w:val="24"/>
        </w:rPr>
      </w:pPr>
      <w:ins w:id="126" w:author="Wesner, Jeff S" w:date="2021-05-10T14:07:00Z">
        <w:r>
          <w:rPr>
            <w:rFonts w:ascii="Times New Roman" w:eastAsia="Times New Roman" w:hAnsi="Times New Roman" w:cs="Times New Roman"/>
            <w:sz w:val="24"/>
            <w:szCs w:val="24"/>
          </w:rPr>
          <w:br w:type="page"/>
        </w:r>
      </w:ins>
    </w:p>
    <w:p w14:paraId="2089D219" w14:textId="0FC88BFF" w:rsidR="008A5BCA" w:rsidRDefault="008A5BCA" w:rsidP="008A5BCA">
      <w:pPr>
        <w:spacing w:after="0" w:line="480" w:lineRule="auto"/>
        <w:ind w:left="720" w:hanging="720"/>
        <w:rPr>
          <w:rFonts w:ascii="Times New Roman" w:eastAsia="Times New Roman" w:hAnsi="Times New Roman" w:cs="Times New Roman"/>
          <w:b/>
          <w:sz w:val="24"/>
          <w:szCs w:val="24"/>
        </w:rPr>
      </w:pPr>
      <w:del w:id="127" w:author="Wesner, Jeff S" w:date="2021-05-10T14:08:00Z">
        <w:r w:rsidDel="002B6184">
          <w:rPr>
            <w:rFonts w:ascii="Times New Roman" w:eastAsia="Times New Roman" w:hAnsi="Times New Roman" w:cs="Times New Roman"/>
            <w:b/>
            <w:sz w:val="24"/>
            <w:szCs w:val="24"/>
          </w:rPr>
          <w:lastRenderedPageBreak/>
          <w:delText>Figure SX</w:delText>
        </w:r>
      </w:del>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C1A308" w14:textId="77777777" w:rsidR="002B6184" w:rsidRDefault="00BE0700">
      <w:pPr>
        <w:rPr>
          <w:ins w:id="128" w:author="Wesner, Jeff S" w:date="2021-05-10T14:08:00Z"/>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A4D6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p>
    <w:p w14:paraId="5CEAC4E6" w14:textId="77777777" w:rsidR="002B6184" w:rsidRDefault="002B6184">
      <w:pPr>
        <w:rPr>
          <w:ins w:id="129" w:author="Wesner, Jeff S" w:date="2021-05-10T14:08:00Z"/>
          <w:rFonts w:ascii="Times New Roman" w:eastAsia="Times New Roman" w:hAnsi="Times New Roman" w:cs="Times New Roman"/>
          <w:sz w:val="24"/>
          <w:szCs w:val="24"/>
        </w:rPr>
      </w:pPr>
      <w:ins w:id="130" w:author="Wesner, Jeff S" w:date="2021-05-10T14:08:00Z">
        <w:r>
          <w:rPr>
            <w:rFonts w:ascii="Times New Roman" w:eastAsia="Times New Roman" w:hAnsi="Times New Roman" w:cs="Times New Roman"/>
            <w:sz w:val="24"/>
            <w:szCs w:val="24"/>
          </w:rPr>
          <w:br w:type="page"/>
        </w:r>
      </w:ins>
    </w:p>
    <w:p w14:paraId="7B26E3EC" w14:textId="77777777" w:rsidR="002B6184" w:rsidRDefault="002B6184">
      <w:pPr>
        <w:rPr>
          <w:ins w:id="131" w:author="Wesner, Jeff S" w:date="2021-05-10T14:09:00Z"/>
          <w:rFonts w:ascii="Times New Roman" w:eastAsia="Times New Roman" w:hAnsi="Times New Roman" w:cs="Times New Roman"/>
          <w:b/>
          <w:sz w:val="24"/>
          <w:szCs w:val="24"/>
        </w:rPr>
      </w:pPr>
    </w:p>
    <w:p w14:paraId="719D4AC4" w14:textId="77777777" w:rsidR="002B6184" w:rsidRDefault="002B6184">
      <w:pPr>
        <w:rPr>
          <w:ins w:id="132" w:author="Wesner, Jeff S" w:date="2021-05-10T14:09:00Z"/>
          <w:rFonts w:ascii="Times New Roman" w:eastAsia="Times New Roman" w:hAnsi="Times New Roman" w:cs="Times New Roman"/>
          <w:b/>
          <w:sz w:val="24"/>
          <w:szCs w:val="24"/>
        </w:rPr>
      </w:pPr>
      <w:ins w:id="133" w:author="Wesner, Jeff S" w:date="2021-05-10T14:09:00Z">
        <w:r>
          <w:rPr>
            <w:rFonts w:ascii="Times New Roman" w:eastAsia="Times New Roman" w:hAnsi="Times New Roman" w:cs="Times New Roman"/>
            <w:b/>
            <w:noProof/>
            <w:sz w:val="24"/>
            <w:szCs w:val="24"/>
          </w:rPr>
          <w:drawing>
            <wp:inline distT="0" distB="0" distL="0" distR="0" wp14:anchorId="7316014D" wp14:editId="448C0DBF">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prior_postpri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6B7FB963" w14:textId="2A53B94B" w:rsidR="002B6184" w:rsidRDefault="002B6184" w:rsidP="002B6184">
      <w:pPr>
        <w:rPr>
          <w:ins w:id="134" w:author="Wesner, Jeff S" w:date="2021-05-10T14:09:00Z"/>
          <w:rFonts w:ascii="Times New Roman" w:eastAsia="Times New Roman" w:hAnsi="Times New Roman" w:cs="Times New Roman"/>
          <w:sz w:val="24"/>
          <w:szCs w:val="24"/>
        </w:rPr>
      </w:pPr>
      <w:ins w:id="135" w:author="Wesner, Jeff S" w:date="2021-05-10T14:09:00Z">
        <w:r>
          <w:rPr>
            <w:rFonts w:ascii="Times New Roman" w:eastAsia="Times New Roman" w:hAnsi="Times New Roman" w:cs="Times New Roman"/>
            <w:sz w:val="24"/>
            <w:szCs w:val="24"/>
          </w:rPr>
          <w:t>Figure S2. Comparison of the prior and posterior predictions of the proportion of aquatic prey that were non-consumers (top row) and the proportion of total prey</w:t>
        </w:r>
      </w:ins>
      <w:ins w:id="136" w:author="Wesner, Jeff S" w:date="2021-05-10T14:10:00Z">
        <w:r>
          <w:rPr>
            <w:rFonts w:ascii="Times New Roman" w:eastAsia="Times New Roman" w:hAnsi="Times New Roman" w:cs="Times New Roman"/>
            <w:sz w:val="24"/>
            <w:szCs w:val="24"/>
          </w:rPr>
          <w:t xml:space="preserve"> that were terrestrial. All proportions are derived from dry mass (mg). </w:t>
        </w:r>
      </w:ins>
    </w:p>
    <w:p w14:paraId="661B5890" w14:textId="5670F989" w:rsidR="002B6184" w:rsidRDefault="002B6184">
      <w:pPr>
        <w:rPr>
          <w:ins w:id="137" w:author="Wesner, Jeff S" w:date="2021-05-10T14:08:00Z"/>
          <w:rFonts w:ascii="Times New Roman" w:eastAsia="Times New Roman" w:hAnsi="Times New Roman" w:cs="Times New Roman"/>
          <w:b/>
          <w:sz w:val="24"/>
          <w:szCs w:val="24"/>
        </w:rPr>
      </w:pPr>
      <w:ins w:id="138" w:author="Wesner, Jeff S" w:date="2021-05-10T14:08:00Z">
        <w:r>
          <w:rPr>
            <w:rFonts w:ascii="Times New Roman" w:eastAsia="Times New Roman" w:hAnsi="Times New Roman" w:cs="Times New Roman"/>
            <w:b/>
            <w:sz w:val="24"/>
            <w:szCs w:val="24"/>
          </w:rPr>
          <w:br w:type="page"/>
        </w:r>
      </w:ins>
    </w:p>
    <w:p w14:paraId="217C4952" w14:textId="77777777" w:rsidR="003B501B" w:rsidRDefault="003B501B">
      <w:pPr>
        <w:rPr>
          <w:ins w:id="139" w:author="Wesner, Jeff S" w:date="2021-05-11T14:05:00Z"/>
          <w:rFonts w:ascii="Times New Roman" w:eastAsia="Times New Roman" w:hAnsi="Times New Roman" w:cs="Times New Roman"/>
          <w:b/>
          <w:sz w:val="24"/>
          <w:szCs w:val="24"/>
        </w:rPr>
      </w:pPr>
      <w:ins w:id="140" w:author="Wesner, Jeff S" w:date="2021-05-11T14:05:00Z">
        <w:r>
          <w:rPr>
            <w:rFonts w:ascii="Times New Roman" w:eastAsia="Times New Roman" w:hAnsi="Times New Roman" w:cs="Times New Roman"/>
            <w:b/>
            <w:noProof/>
            <w:sz w:val="24"/>
            <w:szCs w:val="24"/>
          </w:rPr>
          <w:lastRenderedPageBreak/>
          <w:drawing>
            <wp:inline distT="0" distB="0" distL="0" distR="0" wp14:anchorId="3307A950" wp14:editId="3BCC15C3">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c_plot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p>
    <w:p w14:paraId="41731D2E" w14:textId="17EECFEC" w:rsidR="00867D97" w:rsidRDefault="003B501B">
      <w:pPr>
        <w:rPr>
          <w:ins w:id="141" w:author="Wesner, Jeff S" w:date="2021-05-11T14:04:00Z"/>
          <w:rFonts w:ascii="Times New Roman" w:eastAsia="Times New Roman" w:hAnsi="Times New Roman" w:cs="Times New Roman"/>
          <w:b/>
          <w:sz w:val="24"/>
          <w:szCs w:val="24"/>
        </w:rPr>
      </w:pPr>
      <w:ins w:id="142" w:author="Wesner, Jeff S" w:date="2021-05-11T14:05:00Z">
        <w:r>
          <w:rPr>
            <w:rFonts w:ascii="Times New Roman" w:eastAsia="Times New Roman" w:hAnsi="Times New Roman" w:cs="Times New Roman"/>
            <w:sz w:val="24"/>
            <w:szCs w:val="24"/>
          </w:rPr>
          <w:t xml:space="preserve">Figure S3. Checking model fits. Posterior predictive </w:t>
        </w:r>
      </w:ins>
      <w:ins w:id="143" w:author="Wesner, Jeff S" w:date="2021-05-11T14:06:00Z">
        <w:r>
          <w:rPr>
            <w:rFonts w:ascii="Times New Roman" w:eastAsia="Times New Roman" w:hAnsi="Times New Roman" w:cs="Times New Roman"/>
            <w:sz w:val="24"/>
            <w:szCs w:val="24"/>
          </w:rPr>
          <w:t>checks of models of aqu</w:t>
        </w:r>
      </w:ins>
      <w:ins w:id="144" w:author="Wesner, Jeff S" w:date="2021-05-11T14:07:00Z">
        <w:r>
          <w:rPr>
            <w:rFonts w:ascii="Times New Roman" w:eastAsia="Times New Roman" w:hAnsi="Times New Roman" w:cs="Times New Roman"/>
            <w:sz w:val="24"/>
            <w:szCs w:val="24"/>
          </w:rPr>
          <w:t>atic vs terrestrial prey (“terrestrial prey”) and the proportion of aquatic prey that are non-feeding (“non-feeding”). The top panels</w:t>
        </w:r>
      </w:ins>
      <w:ins w:id="145" w:author="Wesner, Jeff S" w:date="2021-05-11T14:08:00Z">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w:t>
        </w:r>
      </w:ins>
      <w:ins w:id="146" w:author="Wesner, Jeff S" w:date="2021-05-11T14:06:00Z">
        <w:r>
          <w:rPr>
            <w:rFonts w:ascii="Times New Roman" w:eastAsia="Times New Roman" w:hAnsi="Times New Roman" w:cs="Times New Roman"/>
            <w:sz w:val="24"/>
            <w:szCs w:val="24"/>
          </w:rPr>
          <w:t xml:space="preserve"> show </w:t>
        </w:r>
      </w:ins>
      <w:ins w:id="147" w:author="Wesner, Jeff S" w:date="2021-05-11T14:07:00Z">
        <w:r>
          <w:rPr>
            <w:rFonts w:ascii="Times New Roman" w:eastAsia="Times New Roman" w:hAnsi="Times New Roman" w:cs="Times New Roman"/>
            <w:sz w:val="24"/>
            <w:szCs w:val="24"/>
          </w:rPr>
          <w:t>each model’s</w:t>
        </w:r>
      </w:ins>
      <w:ins w:id="148" w:author="Wesner, Jeff S" w:date="2021-05-11T14:06:00Z">
        <w:r>
          <w:rPr>
            <w:rFonts w:ascii="Times New Roman" w:eastAsia="Times New Roman" w:hAnsi="Times New Roman" w:cs="Times New Roman"/>
            <w:sz w:val="24"/>
            <w:szCs w:val="24"/>
          </w:rPr>
          <w:t xml:space="preserve"> prediction of </w:t>
        </w:r>
      </w:ins>
      <w:ins w:id="149" w:author="Wesner, Jeff S" w:date="2021-05-11T14:07:00Z">
        <w:r>
          <w:rPr>
            <w:rFonts w:ascii="Times New Roman" w:eastAsia="Times New Roman" w:hAnsi="Times New Roman" w:cs="Times New Roman"/>
            <w:sz w:val="24"/>
            <w:szCs w:val="24"/>
          </w:rPr>
          <w:t>mean prey mass</w:t>
        </w:r>
      </w:ins>
      <w:ins w:id="150" w:author="Wesner, Jeff S" w:date="2021-05-11T14:08:00Z">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rep</w:t>
        </w:r>
        <w:proofErr w:type="spellEnd"/>
        <w:r>
          <w:rPr>
            <w:rFonts w:ascii="Times New Roman" w:eastAsia="Times New Roman" w:hAnsi="Times New Roman" w:cs="Times New Roman"/>
            <w:sz w:val="24"/>
            <w:szCs w:val="24"/>
          </w:rPr>
          <w:t xml:space="preserve">)) </w:t>
        </w:r>
      </w:ins>
      <w:ins w:id="151" w:author="Wesner, Jeff S" w:date="2021-05-11T14:06:00Z">
        <w:r>
          <w:rPr>
            <w:rFonts w:ascii="Times New Roman" w:eastAsia="Times New Roman" w:hAnsi="Times New Roman" w:cs="Times New Roman"/>
            <w:sz w:val="24"/>
            <w:szCs w:val="24"/>
          </w:rPr>
          <w:t xml:space="preserve">relative to the data </w:t>
        </w:r>
      </w:ins>
      <w:ins w:id="152" w:author="Wesner, Jeff S" w:date="2021-05-11T14:08:00Z">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ins>
      <w:ins w:id="153" w:author="Wesner, Jeff S" w:date="2021-05-11T14:09:00Z">
        <w:r>
          <w:rPr>
            <w:rFonts w:ascii="Times New Roman" w:eastAsia="Times New Roman" w:hAnsi="Times New Roman" w:cs="Times New Roman"/>
            <w:sz w:val="24"/>
            <w:szCs w:val="24"/>
          </w:rPr>
          <w:t>. The bottom panels (</w:t>
        </w:r>
        <w:proofErr w:type="spellStart"/>
        <w:proofErr w:type="gramStart"/>
        <w:r>
          <w:rPr>
            <w:rFonts w:ascii="Times New Roman" w:eastAsia="Times New Roman" w:hAnsi="Times New Roman" w:cs="Times New Roman"/>
            <w:sz w:val="24"/>
            <w:szCs w:val="24"/>
          </w:rPr>
          <w:t>c,d</w:t>
        </w:r>
        <w:proofErr w:type="spellEnd"/>
        <w:proofErr w:type="gramEnd"/>
        <w:r>
          <w:rPr>
            <w:rFonts w:ascii="Times New Roman" w:eastAsia="Times New Roman" w:hAnsi="Times New Roman" w:cs="Times New Roman"/>
            <w:sz w:val="24"/>
            <w:szCs w:val="24"/>
          </w:rPr>
          <w:t>) compare data distributions of the raw data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relative to ten datasets simulated from the posterior distribution. Similarities in these distributions indicate that the model is a go</w:t>
        </w:r>
      </w:ins>
      <w:ins w:id="154" w:author="Wesner, Jeff S" w:date="2021-05-11T14:10:00Z">
        <w:r>
          <w:rPr>
            <w:rFonts w:ascii="Times New Roman" w:eastAsia="Times New Roman" w:hAnsi="Times New Roman" w:cs="Times New Roman"/>
            <w:sz w:val="24"/>
            <w:szCs w:val="24"/>
          </w:rPr>
          <w:t xml:space="preserve">od fit. </w:t>
        </w:r>
      </w:ins>
      <w:ins w:id="155" w:author="Wesner, Jeff S" w:date="2021-05-11T14:04:00Z">
        <w:r w:rsidR="00867D97">
          <w:rPr>
            <w:rFonts w:ascii="Times New Roman" w:eastAsia="Times New Roman" w:hAnsi="Times New Roman" w:cs="Times New Roman"/>
            <w:b/>
            <w:sz w:val="24"/>
            <w:szCs w:val="24"/>
          </w:rPr>
          <w:br w:type="page"/>
        </w:r>
      </w:ins>
    </w:p>
    <w:p w14:paraId="6790D3FE" w14:textId="77777777" w:rsidR="00C37D34" w:rsidRDefault="00C37D34">
      <w:pPr>
        <w:rPr>
          <w:ins w:id="156" w:author="Wesner, Jeff S" w:date="2021-05-11T19:00:00Z"/>
          <w:rFonts w:ascii="Times New Roman" w:eastAsia="Times New Roman" w:hAnsi="Times New Roman" w:cs="Times New Roman"/>
          <w:b/>
          <w:sz w:val="24"/>
          <w:szCs w:val="24"/>
        </w:rPr>
      </w:pPr>
      <w:ins w:id="157" w:author="Wesner, Jeff S" w:date="2021-05-11T19:00:00Z">
        <w:r>
          <w:rPr>
            <w:rFonts w:ascii="Times New Roman" w:eastAsia="Times New Roman" w:hAnsi="Times New Roman" w:cs="Times New Roman"/>
            <w:b/>
            <w:noProof/>
            <w:sz w:val="24"/>
            <w:szCs w:val="24"/>
          </w:rPr>
          <w:lastRenderedPageBreak/>
          <w:drawing>
            <wp:inline distT="0" distB="0" distL="0" distR="0" wp14:anchorId="74405442" wp14:editId="46FC52E4">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or_se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ins>
    </w:p>
    <w:p w14:paraId="491D1F9C" w14:textId="370C66D6" w:rsidR="00C37D34" w:rsidRDefault="00C37D34">
      <w:pPr>
        <w:rPr>
          <w:ins w:id="158" w:author="Wesner, Jeff S" w:date="2021-05-11T19:00:00Z"/>
          <w:rFonts w:ascii="Times New Roman" w:eastAsia="Times New Roman" w:hAnsi="Times New Roman" w:cs="Times New Roman"/>
          <w:b/>
          <w:sz w:val="24"/>
          <w:szCs w:val="24"/>
        </w:rPr>
      </w:pPr>
      <w:ins w:id="159" w:author="Wesner, Jeff S" w:date="2021-05-11T19:00:00Z">
        <w:r>
          <w:rPr>
            <w:rFonts w:ascii="Times New Roman" w:eastAsia="Times New Roman" w:hAnsi="Times New Roman" w:cs="Times New Roman"/>
            <w:sz w:val="24"/>
            <w:szCs w:val="24"/>
          </w:rPr>
          <w:t>Figure S4. Prior sensitivity analysis</w:t>
        </w:r>
      </w:ins>
      <w:ins w:id="160" w:author="Wesner, Jeff S" w:date="2021-05-11T19:01:00Z">
        <w:r>
          <w:rPr>
            <w:rFonts w:ascii="Times New Roman" w:eastAsia="Times New Roman" w:hAnsi="Times New Roman" w:cs="Times New Roman"/>
            <w:sz w:val="24"/>
            <w:szCs w:val="24"/>
          </w:rPr>
          <w:t xml:space="preserve"> of the proportion of terrestrial prey and the proportion of aquatic prey that are non-feeders</w:t>
        </w:r>
      </w:ins>
      <w:ins w:id="161" w:author="Wesner, Jeff S" w:date="2021-05-11T19:00:00Z">
        <w:r>
          <w:rPr>
            <w:rFonts w:ascii="Times New Roman" w:eastAsia="Times New Roman" w:hAnsi="Times New Roman" w:cs="Times New Roman"/>
            <w:sz w:val="24"/>
            <w:szCs w:val="24"/>
          </w:rPr>
          <w:t xml:space="preserve">. </w:t>
        </w:r>
      </w:ins>
      <w:ins w:id="162" w:author="Wesner, Jeff S" w:date="2021-05-11T19:01:00Z">
        <w:r>
          <w:rPr>
            <w:rFonts w:ascii="Times New Roman" w:eastAsia="Times New Roman" w:hAnsi="Times New Roman" w:cs="Times New Roman"/>
            <w:sz w:val="24"/>
            <w:szCs w:val="24"/>
          </w:rPr>
          <w:t>Dark gray shows the posterior estimates for the main models in the manuscript. Lighter gray (“</w:t>
        </w:r>
        <w:proofErr w:type="spellStart"/>
        <w:r>
          <w:rPr>
            <w:rFonts w:ascii="Times New Roman" w:eastAsia="Times New Roman" w:hAnsi="Times New Roman" w:cs="Times New Roman"/>
            <w:sz w:val="24"/>
            <w:szCs w:val="24"/>
          </w:rPr>
          <w:t>posterior_wider_priors</w:t>
        </w:r>
        <w:proofErr w:type="spellEnd"/>
        <w:r>
          <w:rPr>
            <w:rFonts w:ascii="Times New Roman" w:eastAsia="Times New Roman" w:hAnsi="Times New Roman" w:cs="Times New Roman"/>
            <w:sz w:val="24"/>
            <w:szCs w:val="24"/>
          </w:rPr>
          <w:t>”) shows posterior estimates</w:t>
        </w:r>
      </w:ins>
      <w:ins w:id="163" w:author="Wesner, Jeff S" w:date="2021-05-11T19:02:00Z">
        <w:r>
          <w:rPr>
            <w:rFonts w:ascii="Times New Roman" w:eastAsia="Times New Roman" w:hAnsi="Times New Roman" w:cs="Times New Roman"/>
            <w:sz w:val="24"/>
            <w:szCs w:val="24"/>
          </w:rPr>
          <w:t xml:space="preserve"> with wider priors in which the sd of the intercept and betas are 2X wider than the main model. </w:t>
        </w:r>
      </w:ins>
      <w:bookmarkStart w:id="164" w:name="_GoBack"/>
      <w:bookmarkEnd w:id="164"/>
      <w:ins w:id="165" w:author="Wesner, Jeff S" w:date="2021-05-11T19:00:00Z">
        <w:r>
          <w:rPr>
            <w:rFonts w:ascii="Times New Roman" w:eastAsia="Times New Roman" w:hAnsi="Times New Roman" w:cs="Times New Roman"/>
            <w:b/>
            <w:sz w:val="24"/>
            <w:szCs w:val="24"/>
          </w:rPr>
          <w:br w:type="page"/>
        </w:r>
      </w:ins>
    </w:p>
    <w:p w14:paraId="61EA24F5" w14:textId="200DB673" w:rsidR="008A5BCA" w:rsidRDefault="008A5BCA" w:rsidP="002B6184">
      <w:pPr>
        <w:spacing w:after="0" w:line="480" w:lineRule="auto"/>
        <w:rPr>
          <w:rFonts w:ascii="Times New Roman" w:eastAsia="Times New Roman" w:hAnsi="Times New Roman" w:cs="Times New Roman"/>
          <w:b/>
          <w:sz w:val="24"/>
          <w:szCs w:val="24"/>
        </w:rPr>
        <w:pPrChange w:id="166" w:author="Wesner, Jeff S" w:date="2021-05-10T14:08:00Z">
          <w:pPr/>
        </w:pPrChange>
      </w:pPr>
      <w:del w:id="167" w:author="Wesner, Jeff S" w:date="2021-05-10T14:08:00Z">
        <w:r w:rsidDel="002B6184">
          <w:rPr>
            <w:rFonts w:ascii="Times New Roman" w:eastAsia="Times New Roman" w:hAnsi="Times New Roman" w:cs="Times New Roman"/>
            <w:b/>
            <w:sz w:val="24"/>
            <w:szCs w:val="24"/>
          </w:rPr>
          <w:lastRenderedPageBreak/>
          <w:br w:type="page"/>
        </w:r>
      </w:del>
    </w:p>
    <w:p w14:paraId="3502D6F5" w14:textId="77777777" w:rsidR="00982B12" w:rsidRDefault="00982B1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53BF5EC" wp14:editId="754D1B4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xa_plo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6E8F43" w14:textId="38465A45" w:rsidR="0048309F" w:rsidRDefault="00982B12">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S2. Raw proportion of prey taxa in fish diets by abundance (a) and dry mass (b). Each bar represents a different fish species in one of three f</w:t>
      </w:r>
      <w:ins w:id="168" w:author="Abraham" w:date="2021-04-25T22:04:00Z">
        <w:r w:rsidR="0083362E">
          <w:rPr>
            <w:rFonts w:ascii="Times New Roman" w:eastAsia="Times New Roman" w:hAnsi="Times New Roman" w:cs="Times New Roman"/>
            <w:sz w:val="24"/>
            <w:szCs w:val="24"/>
          </w:rPr>
          <w:t>orag</w:t>
        </w:r>
      </w:ins>
      <w:del w:id="169" w:author="Abraham" w:date="2021-04-25T22:04:00Z">
        <w:r w:rsidDel="00077F15">
          <w:rPr>
            <w:rFonts w:ascii="Times New Roman" w:eastAsia="Times New Roman" w:hAnsi="Times New Roman" w:cs="Times New Roman"/>
            <w:sz w:val="24"/>
            <w:szCs w:val="24"/>
          </w:rPr>
          <w:delText>eed</w:delText>
        </w:r>
      </w:del>
      <w:r>
        <w:rPr>
          <w:rFonts w:ascii="Times New Roman" w:eastAsia="Times New Roman" w:hAnsi="Times New Roman" w:cs="Times New Roman"/>
          <w:sz w:val="24"/>
          <w:szCs w:val="24"/>
        </w:rPr>
        <w:t xml:space="preserve">ing domains. </w:t>
      </w:r>
      <w:r w:rsidR="0048309F">
        <w:rPr>
          <w:rFonts w:ascii="Times New Roman" w:eastAsia="Times New Roman" w:hAnsi="Times New Roman" w:cs="Times New Roman"/>
          <w:b/>
          <w:sz w:val="24"/>
          <w:szCs w:val="24"/>
        </w:rPr>
        <w:br w:type="page"/>
      </w:r>
    </w:p>
    <w:p w14:paraId="4F45D2BC" w14:textId="77777777" w:rsidR="00101815" w:rsidRDefault="00101815">
      <w:pPr>
        <w:spacing w:after="0" w:line="480" w:lineRule="auto"/>
        <w:ind w:left="720" w:hanging="720"/>
        <w:rPr>
          <w:rFonts w:ascii="Times New Roman" w:eastAsia="Times New Roman" w:hAnsi="Times New Roman" w:cs="Times New Roman"/>
          <w:b/>
          <w:sz w:val="24"/>
          <w:szCs w:val="24"/>
        </w:rPr>
      </w:pP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332CDA51" w:rsidR="00101815" w:rsidRDefault="00101815" w:rsidP="0073706D">
      <w:pPr>
        <w:spacing w:after="0" w:line="480" w:lineRule="auto"/>
        <w:rPr>
          <w:rFonts w:ascii="Times New Roman" w:eastAsia="Times New Roman" w:hAnsi="Times New Roman" w:cs="Times New Roman"/>
          <w:sz w:val="24"/>
          <w:szCs w:val="24"/>
        </w:rPr>
      </w:pPr>
      <w:r w:rsidRPr="00101815">
        <w:rPr>
          <w:rFonts w:ascii="Times New Roman" w:eastAsia="Times New Roman" w:hAnsi="Times New Roman" w:cs="Times New Roman"/>
          <w:sz w:val="24"/>
          <w:szCs w:val="24"/>
        </w:rPr>
        <w:t>Figure S</w:t>
      </w:r>
      <w:r w:rsidR="0048309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p w14:paraId="73FECC38" w14:textId="4FE0D23F" w:rsidR="0048309F" w:rsidDel="00852C82" w:rsidRDefault="0048309F">
      <w:pPr>
        <w:rPr>
          <w:del w:id="170" w:author="Wesner, Jeff S" w:date="2021-05-11T14:21:00Z"/>
          <w:rFonts w:ascii="Times New Roman" w:eastAsia="Times New Roman" w:hAnsi="Times New Roman" w:cs="Times New Roman"/>
          <w:b/>
          <w:sz w:val="24"/>
          <w:szCs w:val="24"/>
        </w:rPr>
      </w:pPr>
      <w:del w:id="171" w:author="Wesner, Jeff S" w:date="2021-05-11T14:21:00Z">
        <w:r w:rsidDel="00852C82">
          <w:rPr>
            <w:rFonts w:ascii="Times New Roman" w:eastAsia="Times New Roman" w:hAnsi="Times New Roman" w:cs="Times New Roman"/>
            <w:b/>
            <w:sz w:val="24"/>
            <w:szCs w:val="24"/>
          </w:rPr>
          <w:br w:type="page"/>
        </w:r>
      </w:del>
    </w:p>
    <w:p w14:paraId="7EEE9852" w14:textId="77777777" w:rsidR="0048309F" w:rsidRPr="00101815" w:rsidRDefault="0048309F" w:rsidP="00852C82">
      <w:pPr>
        <w:rPr>
          <w:rFonts w:ascii="Times New Roman" w:eastAsia="Times New Roman" w:hAnsi="Times New Roman" w:cs="Times New Roman"/>
          <w:b/>
          <w:sz w:val="24"/>
          <w:szCs w:val="24"/>
        </w:rPr>
        <w:pPrChange w:id="172" w:author="Wesner, Jeff S" w:date="2021-05-11T14:21:00Z">
          <w:pPr>
            <w:spacing w:after="0" w:line="480" w:lineRule="auto"/>
          </w:pPr>
        </w:pPrChange>
      </w:pPr>
    </w:p>
    <w:sectPr w:rsidR="0048309F" w:rsidRPr="00101815" w:rsidSect="009D0C37">
      <w:footerReference w:type="default" r:id="rId28"/>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Wesner, Jeff S" w:date="2021-03-15T22:00:00Z" w:initials="WJS">
    <w:p w14:paraId="19E1764C" w14:textId="60621216" w:rsidR="00183CE6" w:rsidRDefault="00183CE6">
      <w:pPr>
        <w:pStyle w:val="CommentText"/>
      </w:pPr>
      <w:r>
        <w:rPr>
          <w:rStyle w:val="CommentReference"/>
        </w:rPr>
        <w:annotationRef/>
      </w:r>
      <w:r>
        <w:t>Add ‘sample_mass_perm.jpg’ plot to SI and reference it here. Also reference that we measured total sample mass as the response instead of sample mass per mm of fish because fish length was unrelated to sample mass</w:t>
      </w:r>
    </w:p>
  </w:comment>
  <w:comment w:id="43" w:author="Wesner, Jeff S" w:date="2021-04-14T16:33:00Z" w:initials="WJS">
    <w:p w14:paraId="5B72E9B3" w14:textId="56588C56" w:rsidR="00183CE6" w:rsidRDefault="00183CE6">
      <w:pPr>
        <w:pStyle w:val="CommentText"/>
      </w:pPr>
      <w:r>
        <w:rPr>
          <w:rStyle w:val="CommentReference"/>
        </w:rPr>
        <w:annotationRef/>
      </w:r>
      <w:r>
        <w:t>Abe – Please make sure we’re consistent throughout. We have words for “guild” “feeding domain” “foraging domain”, and “foraging guild” throughout. Make the all “… domain” to be consistent with the figures.</w:t>
      </w:r>
    </w:p>
  </w:comment>
  <w:comment w:id="70" w:author="Abraham" w:date="2021-04-25T22:05:00Z" w:initials="A">
    <w:p w14:paraId="01F8EF2A" w14:textId="77777777" w:rsidR="00183CE6" w:rsidRDefault="00183CE6" w:rsidP="00867D97">
      <w:pPr>
        <w:pStyle w:val="CommentText"/>
      </w:pPr>
      <w:r>
        <w:rPr>
          <w:rStyle w:val="CommentReference"/>
        </w:rPr>
        <w:annotationRef/>
      </w:r>
      <w:r>
        <w:t xml:space="preserve">Same ending to two paragraphs in a row ("is unknown but deserves further study"). Should we change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E1764C" w15:done="0"/>
  <w15:commentEx w15:paraId="5B72E9B3" w15:done="0"/>
  <w15:commentEx w15:paraId="01F8EF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0662D" w16cex:dateUtc="2021-04-26T0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E1764C" w16cid:durableId="23FA5778"/>
  <w16cid:commentId w16cid:paraId="5B72E9B3" w16cid:durableId="242197C9"/>
  <w16cid:commentId w16cid:paraId="01F8EF2A" w16cid:durableId="243066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B413A" w14:textId="77777777" w:rsidR="002205D3" w:rsidRDefault="002205D3">
      <w:pPr>
        <w:spacing w:after="0" w:line="240" w:lineRule="auto"/>
      </w:pPr>
      <w:r>
        <w:separator/>
      </w:r>
    </w:p>
  </w:endnote>
  <w:endnote w:type="continuationSeparator" w:id="0">
    <w:p w14:paraId="0A640A7F" w14:textId="77777777" w:rsidR="002205D3" w:rsidRDefault="0022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183CE6" w:rsidRDefault="00183CE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183CE6" w:rsidRDefault="00183CE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A128C" w14:textId="77777777" w:rsidR="002205D3" w:rsidRDefault="002205D3">
      <w:pPr>
        <w:spacing w:after="0" w:line="240" w:lineRule="auto"/>
      </w:pPr>
      <w:r>
        <w:separator/>
      </w:r>
    </w:p>
  </w:footnote>
  <w:footnote w:type="continuationSeparator" w:id="0">
    <w:p w14:paraId="1BE28F81" w14:textId="77777777" w:rsidR="002205D3" w:rsidRDefault="002205D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raham">
    <w15:presenceInfo w15:providerId="Windows Live" w15:userId="d805738246aa2c74"/>
  </w15:person>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200D8"/>
    <w:rsid w:val="00044419"/>
    <w:rsid w:val="0005781F"/>
    <w:rsid w:val="0006702A"/>
    <w:rsid w:val="00073A33"/>
    <w:rsid w:val="00077F15"/>
    <w:rsid w:val="00084667"/>
    <w:rsid w:val="00084CD2"/>
    <w:rsid w:val="000911F1"/>
    <w:rsid w:val="000972E4"/>
    <w:rsid w:val="00097643"/>
    <w:rsid w:val="000A4834"/>
    <w:rsid w:val="000B3970"/>
    <w:rsid w:val="000C0950"/>
    <w:rsid w:val="000C2313"/>
    <w:rsid w:val="000C355F"/>
    <w:rsid w:val="000C55BA"/>
    <w:rsid w:val="000D5875"/>
    <w:rsid w:val="000E26BD"/>
    <w:rsid w:val="00101815"/>
    <w:rsid w:val="00101924"/>
    <w:rsid w:val="001019B3"/>
    <w:rsid w:val="00150B72"/>
    <w:rsid w:val="0015444C"/>
    <w:rsid w:val="0015567A"/>
    <w:rsid w:val="001612A5"/>
    <w:rsid w:val="00164933"/>
    <w:rsid w:val="00183CE6"/>
    <w:rsid w:val="001A684E"/>
    <w:rsid w:val="001B6369"/>
    <w:rsid w:val="001C401E"/>
    <w:rsid w:val="001D1238"/>
    <w:rsid w:val="001D2A68"/>
    <w:rsid w:val="001D3C79"/>
    <w:rsid w:val="001D41A8"/>
    <w:rsid w:val="001E31A0"/>
    <w:rsid w:val="001F4F35"/>
    <w:rsid w:val="001F5AA4"/>
    <w:rsid w:val="001F774D"/>
    <w:rsid w:val="00203166"/>
    <w:rsid w:val="002043F5"/>
    <w:rsid w:val="00205DC8"/>
    <w:rsid w:val="002205D3"/>
    <w:rsid w:val="0022390D"/>
    <w:rsid w:val="00225AD3"/>
    <w:rsid w:val="00226BA6"/>
    <w:rsid w:val="002346EC"/>
    <w:rsid w:val="0024556B"/>
    <w:rsid w:val="00250C2D"/>
    <w:rsid w:val="00257936"/>
    <w:rsid w:val="0027218E"/>
    <w:rsid w:val="002845B7"/>
    <w:rsid w:val="00287FD9"/>
    <w:rsid w:val="00295BDB"/>
    <w:rsid w:val="002A13FA"/>
    <w:rsid w:val="002B1717"/>
    <w:rsid w:val="002B6184"/>
    <w:rsid w:val="002C38D5"/>
    <w:rsid w:val="002D1F76"/>
    <w:rsid w:val="003024FC"/>
    <w:rsid w:val="00315670"/>
    <w:rsid w:val="003259A2"/>
    <w:rsid w:val="003279AA"/>
    <w:rsid w:val="00335E83"/>
    <w:rsid w:val="00344597"/>
    <w:rsid w:val="003457F9"/>
    <w:rsid w:val="00353E28"/>
    <w:rsid w:val="00366574"/>
    <w:rsid w:val="0038325B"/>
    <w:rsid w:val="003940C7"/>
    <w:rsid w:val="0039427B"/>
    <w:rsid w:val="00394F3E"/>
    <w:rsid w:val="003A1F4B"/>
    <w:rsid w:val="003A6961"/>
    <w:rsid w:val="003A7CF2"/>
    <w:rsid w:val="003B501B"/>
    <w:rsid w:val="003C120F"/>
    <w:rsid w:val="003C4D25"/>
    <w:rsid w:val="003C5979"/>
    <w:rsid w:val="003D12DA"/>
    <w:rsid w:val="003D3ED8"/>
    <w:rsid w:val="003D6C12"/>
    <w:rsid w:val="003F07BA"/>
    <w:rsid w:val="003F0BA9"/>
    <w:rsid w:val="003F148B"/>
    <w:rsid w:val="0040203E"/>
    <w:rsid w:val="00420CF6"/>
    <w:rsid w:val="00445C9C"/>
    <w:rsid w:val="00452967"/>
    <w:rsid w:val="00456ADC"/>
    <w:rsid w:val="004660C3"/>
    <w:rsid w:val="0046797A"/>
    <w:rsid w:val="00471307"/>
    <w:rsid w:val="0047764A"/>
    <w:rsid w:val="00480F70"/>
    <w:rsid w:val="0048309F"/>
    <w:rsid w:val="004A3C26"/>
    <w:rsid w:val="004A6A13"/>
    <w:rsid w:val="004C1337"/>
    <w:rsid w:val="004C3A9E"/>
    <w:rsid w:val="004D08DC"/>
    <w:rsid w:val="004E2518"/>
    <w:rsid w:val="004F1184"/>
    <w:rsid w:val="00500D47"/>
    <w:rsid w:val="0050119D"/>
    <w:rsid w:val="00502B3F"/>
    <w:rsid w:val="00503232"/>
    <w:rsid w:val="005071BB"/>
    <w:rsid w:val="005148F3"/>
    <w:rsid w:val="00556443"/>
    <w:rsid w:val="00575A92"/>
    <w:rsid w:val="00580523"/>
    <w:rsid w:val="005805D3"/>
    <w:rsid w:val="005916F3"/>
    <w:rsid w:val="005A0AF2"/>
    <w:rsid w:val="005B556C"/>
    <w:rsid w:val="005C01A6"/>
    <w:rsid w:val="005C2A24"/>
    <w:rsid w:val="005D76AD"/>
    <w:rsid w:val="005F065C"/>
    <w:rsid w:val="005F104B"/>
    <w:rsid w:val="005F2238"/>
    <w:rsid w:val="006055A4"/>
    <w:rsid w:val="00614C2B"/>
    <w:rsid w:val="00614FA1"/>
    <w:rsid w:val="00622372"/>
    <w:rsid w:val="0062550D"/>
    <w:rsid w:val="00650BBD"/>
    <w:rsid w:val="00654C04"/>
    <w:rsid w:val="006575FB"/>
    <w:rsid w:val="00663842"/>
    <w:rsid w:val="00666915"/>
    <w:rsid w:val="0067003D"/>
    <w:rsid w:val="0067681A"/>
    <w:rsid w:val="0067717F"/>
    <w:rsid w:val="00692F18"/>
    <w:rsid w:val="00694A1B"/>
    <w:rsid w:val="006A0D4C"/>
    <w:rsid w:val="006A165A"/>
    <w:rsid w:val="006B0D28"/>
    <w:rsid w:val="006B264C"/>
    <w:rsid w:val="006C18B6"/>
    <w:rsid w:val="006C4871"/>
    <w:rsid w:val="006D2D2E"/>
    <w:rsid w:val="006D3C26"/>
    <w:rsid w:val="006F504F"/>
    <w:rsid w:val="00704A1A"/>
    <w:rsid w:val="007234F6"/>
    <w:rsid w:val="007307CA"/>
    <w:rsid w:val="0073706D"/>
    <w:rsid w:val="007424E3"/>
    <w:rsid w:val="0074793C"/>
    <w:rsid w:val="00763A08"/>
    <w:rsid w:val="00763F60"/>
    <w:rsid w:val="00765F7E"/>
    <w:rsid w:val="0077473D"/>
    <w:rsid w:val="00786AAA"/>
    <w:rsid w:val="007932D8"/>
    <w:rsid w:val="007A75F5"/>
    <w:rsid w:val="007B1A41"/>
    <w:rsid w:val="007C35B8"/>
    <w:rsid w:val="007C48CC"/>
    <w:rsid w:val="007C6179"/>
    <w:rsid w:val="007D6506"/>
    <w:rsid w:val="007E1102"/>
    <w:rsid w:val="007F2466"/>
    <w:rsid w:val="0083362E"/>
    <w:rsid w:val="008453C9"/>
    <w:rsid w:val="00846718"/>
    <w:rsid w:val="00852C82"/>
    <w:rsid w:val="00853887"/>
    <w:rsid w:val="00866E68"/>
    <w:rsid w:val="00867D97"/>
    <w:rsid w:val="00877EA1"/>
    <w:rsid w:val="00895A8E"/>
    <w:rsid w:val="00895C5E"/>
    <w:rsid w:val="008A5BCA"/>
    <w:rsid w:val="008D5049"/>
    <w:rsid w:val="008F0836"/>
    <w:rsid w:val="008F2C72"/>
    <w:rsid w:val="008F5A22"/>
    <w:rsid w:val="008F6758"/>
    <w:rsid w:val="00904DD7"/>
    <w:rsid w:val="0091606D"/>
    <w:rsid w:val="00921C1C"/>
    <w:rsid w:val="0092356F"/>
    <w:rsid w:val="009371A6"/>
    <w:rsid w:val="00942573"/>
    <w:rsid w:val="009430E1"/>
    <w:rsid w:val="00963682"/>
    <w:rsid w:val="00977347"/>
    <w:rsid w:val="0098111B"/>
    <w:rsid w:val="00982B12"/>
    <w:rsid w:val="00983084"/>
    <w:rsid w:val="009845A6"/>
    <w:rsid w:val="00990502"/>
    <w:rsid w:val="00994BE4"/>
    <w:rsid w:val="009A1CEF"/>
    <w:rsid w:val="009C1B20"/>
    <w:rsid w:val="009D0C37"/>
    <w:rsid w:val="009D424D"/>
    <w:rsid w:val="009E176A"/>
    <w:rsid w:val="009F1D71"/>
    <w:rsid w:val="009F27E6"/>
    <w:rsid w:val="009F376E"/>
    <w:rsid w:val="009F5D09"/>
    <w:rsid w:val="00A01730"/>
    <w:rsid w:val="00A3352C"/>
    <w:rsid w:val="00A355A4"/>
    <w:rsid w:val="00A4064A"/>
    <w:rsid w:val="00A409CC"/>
    <w:rsid w:val="00A55EAC"/>
    <w:rsid w:val="00A600B1"/>
    <w:rsid w:val="00A675AD"/>
    <w:rsid w:val="00A71E6B"/>
    <w:rsid w:val="00A723BD"/>
    <w:rsid w:val="00A77650"/>
    <w:rsid w:val="00A77EAB"/>
    <w:rsid w:val="00A8372D"/>
    <w:rsid w:val="00A85983"/>
    <w:rsid w:val="00A85DA0"/>
    <w:rsid w:val="00A93F1F"/>
    <w:rsid w:val="00AA0C2C"/>
    <w:rsid w:val="00AA1173"/>
    <w:rsid w:val="00AA1F59"/>
    <w:rsid w:val="00AB163C"/>
    <w:rsid w:val="00AC2CE7"/>
    <w:rsid w:val="00AD48E6"/>
    <w:rsid w:val="00AD532B"/>
    <w:rsid w:val="00AD561A"/>
    <w:rsid w:val="00AE0290"/>
    <w:rsid w:val="00AF2A64"/>
    <w:rsid w:val="00B0022A"/>
    <w:rsid w:val="00B148C6"/>
    <w:rsid w:val="00B150F0"/>
    <w:rsid w:val="00B26ED0"/>
    <w:rsid w:val="00B34C6E"/>
    <w:rsid w:val="00B71DEE"/>
    <w:rsid w:val="00B935F8"/>
    <w:rsid w:val="00B9653E"/>
    <w:rsid w:val="00BA3F37"/>
    <w:rsid w:val="00BA566A"/>
    <w:rsid w:val="00BB015B"/>
    <w:rsid w:val="00BB3C0C"/>
    <w:rsid w:val="00BD2795"/>
    <w:rsid w:val="00BD36AC"/>
    <w:rsid w:val="00BE0700"/>
    <w:rsid w:val="00BE6D50"/>
    <w:rsid w:val="00BF0D1B"/>
    <w:rsid w:val="00C04F6F"/>
    <w:rsid w:val="00C0559B"/>
    <w:rsid w:val="00C1206E"/>
    <w:rsid w:val="00C21D0F"/>
    <w:rsid w:val="00C2792B"/>
    <w:rsid w:val="00C3699B"/>
    <w:rsid w:val="00C3699D"/>
    <w:rsid w:val="00C37D34"/>
    <w:rsid w:val="00C4072A"/>
    <w:rsid w:val="00C511B2"/>
    <w:rsid w:val="00C579F2"/>
    <w:rsid w:val="00C670FD"/>
    <w:rsid w:val="00C71BC5"/>
    <w:rsid w:val="00C71E62"/>
    <w:rsid w:val="00C747AB"/>
    <w:rsid w:val="00C8377B"/>
    <w:rsid w:val="00C83D14"/>
    <w:rsid w:val="00C84AF1"/>
    <w:rsid w:val="00C85381"/>
    <w:rsid w:val="00C900DD"/>
    <w:rsid w:val="00C96185"/>
    <w:rsid w:val="00CB0B7B"/>
    <w:rsid w:val="00CB2103"/>
    <w:rsid w:val="00CC4A59"/>
    <w:rsid w:val="00CC562D"/>
    <w:rsid w:val="00CD7B17"/>
    <w:rsid w:val="00CE71A0"/>
    <w:rsid w:val="00CF2B33"/>
    <w:rsid w:val="00D10CAA"/>
    <w:rsid w:val="00D120A0"/>
    <w:rsid w:val="00D1226E"/>
    <w:rsid w:val="00D20A4A"/>
    <w:rsid w:val="00D2349D"/>
    <w:rsid w:val="00D41221"/>
    <w:rsid w:val="00D42B6E"/>
    <w:rsid w:val="00D64860"/>
    <w:rsid w:val="00D700A7"/>
    <w:rsid w:val="00D8594D"/>
    <w:rsid w:val="00D864F2"/>
    <w:rsid w:val="00D87A6D"/>
    <w:rsid w:val="00D961B9"/>
    <w:rsid w:val="00DC1548"/>
    <w:rsid w:val="00DD0324"/>
    <w:rsid w:val="00DD2A7C"/>
    <w:rsid w:val="00DE3BF4"/>
    <w:rsid w:val="00DE4F8A"/>
    <w:rsid w:val="00DE6842"/>
    <w:rsid w:val="00DF0B16"/>
    <w:rsid w:val="00DF0F79"/>
    <w:rsid w:val="00DF2524"/>
    <w:rsid w:val="00E07252"/>
    <w:rsid w:val="00E25202"/>
    <w:rsid w:val="00E276D9"/>
    <w:rsid w:val="00E461A7"/>
    <w:rsid w:val="00E76467"/>
    <w:rsid w:val="00E830B3"/>
    <w:rsid w:val="00E97BBD"/>
    <w:rsid w:val="00EA156E"/>
    <w:rsid w:val="00EA274D"/>
    <w:rsid w:val="00EA4D64"/>
    <w:rsid w:val="00EB2918"/>
    <w:rsid w:val="00EB431D"/>
    <w:rsid w:val="00EC7F00"/>
    <w:rsid w:val="00EE3DA1"/>
    <w:rsid w:val="00EF0AB5"/>
    <w:rsid w:val="00F0115F"/>
    <w:rsid w:val="00F06C4B"/>
    <w:rsid w:val="00F21C01"/>
    <w:rsid w:val="00F22801"/>
    <w:rsid w:val="00F37700"/>
    <w:rsid w:val="00F5057B"/>
    <w:rsid w:val="00F605E0"/>
    <w:rsid w:val="00F61C1B"/>
    <w:rsid w:val="00F63839"/>
    <w:rsid w:val="00F63DF1"/>
    <w:rsid w:val="00F66D3C"/>
    <w:rsid w:val="00F760C7"/>
    <w:rsid w:val="00F8547A"/>
    <w:rsid w:val="00FA4034"/>
    <w:rsid w:val="00FA4305"/>
    <w:rsid w:val="00FA7266"/>
    <w:rsid w:val="00FB511E"/>
    <w:rsid w:val="00FB6DBB"/>
    <w:rsid w:val="00FC45EB"/>
    <w:rsid w:val="00FC7140"/>
    <w:rsid w:val="00FC7223"/>
    <w:rsid w:val="00FD00F3"/>
    <w:rsid w:val="00FD2F70"/>
    <w:rsid w:val="00FD6A6C"/>
    <w:rsid w:val="00FE1BD5"/>
    <w:rsid w:val="00FF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2711DC57-63E6-42A5-AC0F-F80EDAE6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606692969">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sciencedirect.com/science/article/pii/S2352249618300430"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https://www.sciencedirect.com/science/article/pii/S2352249618300430" TargetMode="Externa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image" Target="media/image7.jpeg"/><Relationship Id="rId32" Type="http://schemas.microsoft.com/office/2018/08/relationships/commentsExtensible" Target="commentsExtensible.xml"/><Relationship Id="rId5" Type="http://schemas.openxmlformats.org/officeDocument/2006/relationships/customXml" Target="../customXml/item5.xml"/><Relationship Id="rId15" Type="http://schemas.openxmlformats.org/officeDocument/2006/relationships/hyperlink" Target="https://www.sciencedirect.com/science/article/pii/S2352249618300430" TargetMode="External"/><Relationship Id="rId23" Type="http://schemas.openxmlformats.org/officeDocument/2006/relationships/image" Target="media/image6.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jpeg"/><Relationship Id="rId27" Type="http://schemas.openxmlformats.org/officeDocument/2006/relationships/image" Target="media/image10.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3.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70BCE78-E685-4B20-BF10-A36D6AEB4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36</Pages>
  <Words>6330</Words>
  <Characters>36081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Kanz</dc:creator>
  <cp:lastModifiedBy>Wesner, Jeff S</cp:lastModifiedBy>
  <cp:revision>14</cp:revision>
  <dcterms:created xsi:type="dcterms:W3CDTF">2021-04-25T20:39:00Z</dcterms:created>
  <dcterms:modified xsi:type="dcterms:W3CDTF">2021-05-12T00:02:00Z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