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3A07128A"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w:t>
      </w:r>
      <w:del w:id="2" w:author="Wesner, Jeff S" w:date="2021-05-13T13:50:00Z">
        <w:r w:rsidR="003024FC" w:rsidDel="00033F2D">
          <w:rPr>
            <w:rFonts w:ascii="Times New Roman" w:eastAsia="Times New Roman" w:hAnsi="Times New Roman" w:cs="Times New Roman"/>
            <w:sz w:val="24"/>
            <w:szCs w:val="24"/>
          </w:rPr>
          <w:delText xml:space="preserve">consumed </w:delText>
        </w:r>
      </w:del>
      <w:ins w:id="3" w:author="Wesner, Jeff S" w:date="2021-05-13T13:50:00Z">
        <w:r w:rsidR="00033F2D">
          <w:rPr>
            <w:rFonts w:ascii="Times New Roman" w:eastAsia="Times New Roman" w:hAnsi="Times New Roman" w:cs="Times New Roman"/>
            <w:sz w:val="24"/>
            <w:szCs w:val="24"/>
          </w:rPr>
          <w:t xml:space="preserve">eaten </w:t>
        </w:r>
      </w:ins>
      <w:r w:rsidR="003024FC">
        <w:rPr>
          <w:rFonts w:ascii="Times New Roman" w:eastAsia="Times New Roman" w:hAnsi="Times New Roman" w:cs="Times New Roman"/>
          <w:sz w:val="24"/>
          <w:szCs w:val="24"/>
        </w:rPr>
        <w:t xml:space="preserve">and the fraction of aquatic prey eaten in </w:t>
      </w:r>
      <w:del w:id="4" w:author="Wesner, Jeff S" w:date="2021-05-13T13:50:00Z">
        <w:r w:rsidR="003024FC" w:rsidDel="00033F2D">
          <w:rPr>
            <w:rFonts w:ascii="Times New Roman" w:eastAsia="Times New Roman" w:hAnsi="Times New Roman" w:cs="Times New Roman"/>
            <w:sz w:val="24"/>
            <w:szCs w:val="24"/>
          </w:rPr>
          <w:delText>non-feeding</w:delText>
        </w:r>
      </w:del>
      <w:ins w:id="5" w:author="Wesner, Jeff S" w:date="2021-05-13T13:50:00Z">
        <w:r w:rsidR="00033F2D">
          <w:rPr>
            <w:rFonts w:ascii="Times New Roman" w:eastAsia="Times New Roman" w:hAnsi="Times New Roman" w:cs="Times New Roman"/>
            <w:sz w:val="24"/>
            <w:szCs w:val="24"/>
          </w:rPr>
          <w:t>non-consumer</w:t>
        </w:r>
      </w:ins>
      <w:r w:rsidR="003024FC">
        <w:rPr>
          <w:rFonts w:ascii="Times New Roman" w:eastAsia="Times New Roman" w:hAnsi="Times New Roman" w:cs="Times New Roman"/>
          <w:sz w:val="24"/>
          <w:szCs w:val="24"/>
        </w:rPr>
        <w:t xml:space="preserve">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w:t>
      </w:r>
      <w:del w:id="6" w:author="Wesner, Jeff S" w:date="2021-05-13T13:51:00Z">
        <w:r w:rsidR="0062550D" w:rsidDel="00615D2A">
          <w:rPr>
            <w:rFonts w:ascii="Times New Roman" w:eastAsia="Times New Roman" w:hAnsi="Times New Roman" w:cs="Times New Roman"/>
            <w:sz w:val="24"/>
            <w:szCs w:val="24"/>
          </w:rPr>
          <w:delText>consumed</w:delText>
        </w:r>
      </w:del>
      <w:ins w:id="7" w:author="Wesner, Jeff S" w:date="2021-05-13T13:51:00Z">
        <w:r w:rsidR="00615D2A">
          <w:rPr>
            <w:rFonts w:ascii="Times New Roman" w:eastAsia="Times New Roman" w:hAnsi="Times New Roman" w:cs="Times New Roman"/>
            <w:sz w:val="24"/>
            <w:szCs w:val="24"/>
          </w:rPr>
          <w:t>eaten</w:t>
        </w:r>
      </w:ins>
      <w:r w:rsidR="0062550D">
        <w:rPr>
          <w:rFonts w:ascii="Times New Roman" w:eastAsia="Times New Roman" w:hAnsi="Times New Roman" w:cs="Times New Roman"/>
          <w:sz w:val="24"/>
          <w:szCs w:val="24"/>
        </w:rPr>
        <w:t xml:space="preserve">.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w:t>
      </w:r>
      <w:ins w:id="8" w:author="Abraham" w:date="2021-04-25T22:00:00Z">
        <w:r w:rsidR="00077F15">
          <w:rPr>
            <w:rFonts w:ascii="Times New Roman" w:eastAsia="Times New Roman" w:hAnsi="Times New Roman" w:cs="Times New Roman"/>
            <w:sz w:val="24"/>
            <w:szCs w:val="24"/>
          </w:rPr>
          <w:t>forager</w:t>
        </w:r>
      </w:ins>
      <w:del w:id="9" w:author="Abraham" w:date="2021-04-25T22:00:00Z">
        <w:r w:rsidR="0062550D" w:rsidDel="00077F15">
          <w:rPr>
            <w:rFonts w:ascii="Times New Roman" w:eastAsia="Times New Roman" w:hAnsi="Times New Roman" w:cs="Times New Roman"/>
            <w:sz w:val="24"/>
            <w:szCs w:val="24"/>
          </w:rPr>
          <w:delText>feeder</w:delText>
        </w:r>
      </w:del>
      <w:r w:rsidR="0062550D">
        <w:rPr>
          <w:rFonts w:ascii="Times New Roman" w:eastAsia="Times New Roman" w:hAnsi="Times New Roman" w:cs="Times New Roman"/>
          <w:sz w:val="24"/>
          <w:szCs w:val="24"/>
        </w:rPr>
        <w:t xml:space="preserve">s and intermediate </w:t>
      </w:r>
      <w:ins w:id="10" w:author="Abraham" w:date="2021-04-25T22:00:00Z">
        <w:r w:rsidR="00077F15">
          <w:rPr>
            <w:rFonts w:ascii="Times New Roman" w:eastAsia="Times New Roman" w:hAnsi="Times New Roman" w:cs="Times New Roman"/>
            <w:sz w:val="24"/>
            <w:szCs w:val="24"/>
          </w:rPr>
          <w:t>forag</w:t>
        </w:r>
      </w:ins>
      <w:del w:id="11" w:author="Abraham" w:date="2021-04-25T22:00:00Z">
        <w:r w:rsidR="0062550D" w:rsidDel="00077F15">
          <w:rPr>
            <w:rFonts w:ascii="Times New Roman" w:eastAsia="Times New Roman" w:hAnsi="Times New Roman" w:cs="Times New Roman"/>
            <w:sz w:val="24"/>
            <w:szCs w:val="24"/>
          </w:rPr>
          <w:delText>feed</w:delText>
        </w:r>
      </w:del>
      <w:r w:rsidR="0062550D">
        <w:rPr>
          <w:rFonts w:ascii="Times New Roman" w:eastAsia="Times New Roman" w:hAnsi="Times New Roman" w:cs="Times New Roman"/>
          <w:sz w:val="24"/>
          <w:szCs w:val="24"/>
        </w:rPr>
        <w:t xml:space="preserve">ers, </w:t>
      </w:r>
      <w:r w:rsidR="009371A6">
        <w:rPr>
          <w:rFonts w:ascii="Times New Roman" w:eastAsia="Times New Roman" w:hAnsi="Times New Roman" w:cs="Times New Roman"/>
          <w:sz w:val="24"/>
          <w:szCs w:val="24"/>
        </w:rPr>
        <w:t>~12</w:t>
      </w:r>
      <w:ins w:id="12" w:author="Wesner, Jeff S" w:date="2021-05-13T10:51:00Z">
        <w:r w:rsidR="000C4E02">
          <w:rPr>
            <w:rFonts w:ascii="Times New Roman" w:eastAsia="Times New Roman" w:hAnsi="Times New Roman" w:cs="Times New Roman"/>
            <w:sz w:val="24"/>
            <w:szCs w:val="24"/>
          </w:rPr>
          <w:t xml:space="preserve"> to 14</w:t>
        </w:r>
      </w:ins>
      <w:r w:rsidR="009371A6">
        <w:rPr>
          <w:rFonts w:ascii="Times New Roman" w:eastAsia="Times New Roman" w:hAnsi="Times New Roman" w:cs="Times New Roman"/>
          <w:sz w:val="24"/>
          <w:szCs w:val="24"/>
        </w:rPr>
        <w:t>% (by dry mass) of their prey were terrestrial 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w:t>
      </w:r>
      <w:ins w:id="13" w:author="Abraham" w:date="2021-04-25T22:00:00Z">
        <w:r w:rsidR="00077F15">
          <w:rPr>
            <w:rFonts w:ascii="Times New Roman" w:eastAsia="Times New Roman" w:hAnsi="Times New Roman" w:cs="Times New Roman"/>
            <w:sz w:val="24"/>
            <w:szCs w:val="24"/>
          </w:rPr>
          <w:t>forager</w:t>
        </w:r>
      </w:ins>
      <w:del w:id="14" w:author="Abraham" w:date="2021-04-25T22:00:00Z">
        <w:r w:rsidR="0062550D" w:rsidDel="00077F15">
          <w:rPr>
            <w:rFonts w:ascii="Times New Roman" w:eastAsia="Times New Roman" w:hAnsi="Times New Roman" w:cs="Times New Roman"/>
            <w:sz w:val="24"/>
            <w:szCs w:val="24"/>
          </w:rPr>
          <w:delText>feeder</w:delText>
        </w:r>
      </w:del>
      <w:r w:rsidR="0062550D">
        <w:rPr>
          <w:rFonts w:ascii="Times New Roman" w:eastAsia="Times New Roman" w:hAnsi="Times New Roman" w:cs="Times New Roman"/>
          <w:sz w:val="24"/>
          <w:szCs w:val="24"/>
        </w:rPr>
        <w:t xml:space="preserve">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w:t>
      </w:r>
      <w:del w:id="15" w:author="Wesner, Jeff S" w:date="2021-05-13T13:52:00Z">
        <w:r w:rsidR="007D6506" w:rsidDel="00615D2A">
          <w:rPr>
            <w:rFonts w:ascii="Times New Roman" w:eastAsia="Times New Roman" w:hAnsi="Times New Roman" w:cs="Times New Roman"/>
            <w:sz w:val="24"/>
            <w:szCs w:val="24"/>
          </w:rPr>
          <w:delText>5-8</w:delText>
        </w:r>
      </w:del>
      <w:ins w:id="16" w:author="Wesner, Jeff S" w:date="2021-05-13T13:52:00Z">
        <w:r w:rsidR="00615D2A">
          <w:rPr>
            <w:rFonts w:ascii="Times New Roman" w:eastAsia="Times New Roman" w:hAnsi="Times New Roman" w:cs="Times New Roman"/>
            <w:sz w:val="24"/>
            <w:szCs w:val="24"/>
          </w:rPr>
          <w:t>8 to 10</w:t>
        </w:r>
      </w:ins>
      <w:r w:rsidR="007D6506">
        <w:rPr>
          <w:rFonts w:ascii="Times New Roman" w:eastAsia="Times New Roman" w:hAnsi="Times New Roman" w:cs="Times New Roman"/>
          <w:sz w:val="24"/>
          <w:szCs w:val="24"/>
        </w:rPr>
        <w:t>% of aquatic prey) that was ~</w:t>
      </w:r>
      <w:del w:id="17" w:author="Wesner, Jeff S" w:date="2021-05-13T13:53:00Z">
        <w:r w:rsidR="007D6506" w:rsidDel="00615D2A">
          <w:rPr>
            <w:rFonts w:ascii="Times New Roman" w:eastAsia="Times New Roman" w:hAnsi="Times New Roman" w:cs="Times New Roman"/>
            <w:sz w:val="24"/>
            <w:szCs w:val="24"/>
          </w:rPr>
          <w:delText>5-8</w:delText>
        </w:r>
      </w:del>
      <w:ins w:id="18" w:author="Wesner, Jeff S" w:date="2021-05-13T13:53:00Z">
        <w:r w:rsidR="00615D2A">
          <w:rPr>
            <w:rFonts w:ascii="Times New Roman" w:eastAsia="Times New Roman" w:hAnsi="Times New Roman" w:cs="Times New Roman"/>
            <w:sz w:val="24"/>
            <w:szCs w:val="24"/>
          </w:rPr>
          <w:t>8-10</w:t>
        </w:r>
      </w:ins>
      <w:r w:rsidR="007D6506">
        <w:rPr>
          <w:rFonts w:ascii="Times New Roman" w:eastAsia="Times New Roman" w:hAnsi="Times New Roman" w:cs="Times New Roman"/>
          <w:sz w:val="24"/>
          <w:szCs w:val="24"/>
        </w:rPr>
        <w:t xml:space="preserve">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w:t>
      </w:r>
      <w:del w:id="19" w:author="Wesner, Jeff S" w:date="2021-05-13T13:53:00Z">
        <w:r w:rsidDel="00615D2A">
          <w:rPr>
            <w:rFonts w:ascii="Times New Roman" w:eastAsia="Times New Roman" w:hAnsi="Times New Roman" w:cs="Times New Roman"/>
            <w:sz w:val="24"/>
            <w:szCs w:val="24"/>
          </w:rPr>
          <w:delText>is not only</w:delText>
        </w:r>
      </w:del>
      <w:ins w:id="20" w:author="Wesner, Jeff S" w:date="2021-05-13T13:53:00Z">
        <w:r w:rsidR="00615D2A">
          <w:rPr>
            <w:rFonts w:ascii="Times New Roman" w:eastAsia="Times New Roman" w:hAnsi="Times New Roman" w:cs="Times New Roman"/>
            <w:sz w:val="24"/>
            <w:szCs w:val="24"/>
          </w:rPr>
          <w:t>may be</w:t>
        </w:r>
      </w:ins>
      <w:r>
        <w:rPr>
          <w:rFonts w:ascii="Times New Roman" w:eastAsia="Times New Roman" w:hAnsi="Times New Roman" w:cs="Times New Roman"/>
          <w:sz w:val="24"/>
          <w:szCs w:val="24"/>
        </w:rPr>
        <w:t xml:space="preserve">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5E5AC5AE"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21"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del w:id="22" w:author="Wesner, Jeff S" w:date="2021-05-13T13:54:00Z">
        <w:r w:rsidR="00A4064A" w:rsidDel="002C4AFA">
          <w:rPr>
            <w:rFonts w:ascii="Times New Roman" w:eastAsia="Times New Roman" w:hAnsi="Times New Roman" w:cs="Times New Roman"/>
            <w:sz w:val="24"/>
            <w:szCs w:val="24"/>
          </w:rPr>
          <w:delText>the functioning of freshwater food webs</w:delText>
        </w:r>
      </w:del>
      <w:ins w:id="23" w:author="Wesner, Jeff S" w:date="2021-05-13T13:55:00Z">
        <w:r w:rsidR="002C4AFA">
          <w:rPr>
            <w:rFonts w:ascii="Times New Roman" w:eastAsia="Times New Roman" w:hAnsi="Times New Roman" w:cs="Times New Roman"/>
            <w:sz w:val="24"/>
            <w:szCs w:val="24"/>
          </w:rPr>
          <w:t>freshwater food webs</w:t>
        </w:r>
      </w:ins>
      <w:r w:rsidR="00A4064A">
        <w:rPr>
          <w:rFonts w:ascii="Times New Roman" w:eastAsia="Times New Roman" w:hAnsi="Times New Roman" w:cs="Times New Roman"/>
          <w:sz w:val="24"/>
          <w:szCs w:val="24"/>
        </w:rPr>
        <w:t xml:space="preserve">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4BDFB5EB"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ins w:id="24" w:author="Abraham" w:date="2021-04-25T15:37:00Z">
        <w:r w:rsidR="0015444C">
          <w:rPr>
            <w:rFonts w:ascii="Times New Roman" w:eastAsia="Times New Roman" w:hAnsi="Times New Roman" w:cs="Times New Roman"/>
            <w:sz w:val="24"/>
            <w:szCs w:val="24"/>
          </w:rPr>
          <w:t xml:space="preserve"> it</w:t>
        </w:r>
      </w:ins>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3859577C"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25" w:name="_Hlk48641726"/>
      <w:bookmarkEnd w:id="21"/>
      <w:r>
        <w:rPr>
          <w:rFonts w:ascii="Times New Roman" w:eastAsia="Times New Roman" w:hAnsi="Times New Roman" w:cs="Times New Roman"/>
          <w:sz w:val="24"/>
          <w:szCs w:val="24"/>
        </w:rPr>
        <w:lastRenderedPageBreak/>
        <w:t>We refer to this type of feeding as stage-structured predation</w:t>
      </w:r>
      <w:ins w:id="26" w:author="Wesner, Jeff S" w:date="2021-05-13T10:52:00Z">
        <w:r w:rsidR="0032697B">
          <w:rPr>
            <w:rFonts w:ascii="Times New Roman" w:eastAsia="Times New Roman" w:hAnsi="Times New Roman" w:cs="Times New Roman"/>
            <w:sz w:val="24"/>
            <w:szCs w:val="24"/>
          </w:rPr>
          <w:t xml:space="preserve">, in </w:t>
        </w:r>
      </w:ins>
      <w:ins w:id="27" w:author="Wesner, Jeff S" w:date="2021-05-13T10:53:00Z">
        <w:r w:rsidR="0032697B">
          <w:rPr>
            <w:rFonts w:ascii="Times New Roman" w:eastAsia="Times New Roman" w:hAnsi="Times New Roman" w:cs="Times New Roman"/>
            <w:sz w:val="24"/>
            <w:szCs w:val="24"/>
          </w:rPr>
          <w:t xml:space="preserve">which </w:t>
        </w:r>
      </w:ins>
      <w:del w:id="28" w:author="Wesner, Jeff S" w:date="2021-05-13T10:52:00Z">
        <w:r w:rsidDel="0032697B">
          <w:rPr>
            <w:rFonts w:ascii="Times New Roman" w:eastAsia="Times New Roman" w:hAnsi="Times New Roman" w:cs="Times New Roman"/>
            <w:sz w:val="24"/>
            <w:szCs w:val="24"/>
          </w:rPr>
          <w:delText xml:space="preserve">. That is, predation in which </w:delText>
        </w:r>
      </w:del>
      <w:r>
        <w:rPr>
          <w:rFonts w:ascii="Times New Roman" w:eastAsia="Times New Roman" w:hAnsi="Times New Roman" w:cs="Times New Roman"/>
          <w:sz w:val="24"/>
          <w:szCs w:val="24"/>
        </w:rPr>
        <w:t>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25"/>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5F1D1566"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w:t>
      </w:r>
      <w:del w:id="29" w:author="Wesner, Jeff S" w:date="2021-05-13T10:53:00Z">
        <w:r w:rsidDel="0032697B">
          <w:rPr>
            <w:rFonts w:ascii="Times New Roman" w:eastAsia="Times New Roman" w:hAnsi="Times New Roman" w:cs="Times New Roman"/>
            <w:sz w:val="24"/>
            <w:szCs w:val="24"/>
          </w:rPr>
          <w:delText xml:space="preserve">, and that </w:delText>
        </w:r>
        <w:r w:rsidR="007D6506" w:rsidDel="0032697B">
          <w:rPr>
            <w:rFonts w:ascii="Times New Roman" w:eastAsia="Times New Roman" w:hAnsi="Times New Roman" w:cs="Times New Roman"/>
            <w:sz w:val="24"/>
            <w:szCs w:val="24"/>
          </w:rPr>
          <w:delText xml:space="preserve">both fractions </w:delText>
        </w:r>
        <w:r w:rsidDel="0032697B">
          <w:rPr>
            <w:rFonts w:ascii="Times New Roman" w:eastAsia="Times New Roman" w:hAnsi="Times New Roman" w:cs="Times New Roman"/>
            <w:sz w:val="24"/>
            <w:szCs w:val="24"/>
          </w:rPr>
          <w:delText xml:space="preserve">would </w:delText>
        </w:r>
        <w:r w:rsidR="007D6506" w:rsidDel="0032697B">
          <w:rPr>
            <w:rFonts w:ascii="Times New Roman" w:eastAsia="Times New Roman" w:hAnsi="Times New Roman" w:cs="Times New Roman"/>
            <w:sz w:val="24"/>
            <w:szCs w:val="24"/>
          </w:rPr>
          <w:delText>vary predictably a</w:delText>
        </w:r>
        <w:r w:rsidDel="0032697B">
          <w:rPr>
            <w:rFonts w:ascii="Times New Roman" w:eastAsia="Times New Roman" w:hAnsi="Times New Roman" w:cs="Times New Roman"/>
            <w:sz w:val="24"/>
            <w:szCs w:val="24"/>
          </w:rPr>
          <w:delText xml:space="preserve">ccording to fish </w:delText>
        </w:r>
      </w:del>
      <w:ins w:id="30" w:author="Abraham" w:date="2021-04-25T22:01:00Z">
        <w:del w:id="31" w:author="Wesner, Jeff S" w:date="2021-05-13T10:53:00Z">
          <w:r w:rsidR="00077F15" w:rsidDel="0032697B">
            <w:rPr>
              <w:rFonts w:ascii="Times New Roman" w:eastAsia="Times New Roman" w:hAnsi="Times New Roman" w:cs="Times New Roman"/>
              <w:sz w:val="24"/>
              <w:szCs w:val="24"/>
            </w:rPr>
            <w:delText>forag</w:delText>
          </w:r>
        </w:del>
      </w:ins>
      <w:del w:id="32" w:author="Wesner, Jeff S" w:date="2021-05-13T10:53:00Z">
        <w:r w:rsidDel="0032697B">
          <w:rPr>
            <w:rFonts w:ascii="Times New Roman" w:eastAsia="Times New Roman" w:hAnsi="Times New Roman" w:cs="Times New Roman"/>
            <w:sz w:val="24"/>
            <w:szCs w:val="24"/>
          </w:rPr>
          <w:delText>feeding domains.</w:delText>
        </w:r>
        <w:r w:rsidR="00F760C7" w:rsidDel="0032697B">
          <w:rPr>
            <w:rFonts w:ascii="Times New Roman" w:eastAsia="Times New Roman" w:hAnsi="Times New Roman" w:cs="Times New Roman"/>
            <w:sz w:val="24"/>
            <w:szCs w:val="24"/>
          </w:rPr>
          <w:delText xml:space="preserve"> </w:delText>
        </w:r>
        <w:r w:rsidDel="0032697B">
          <w:rPr>
            <w:rFonts w:ascii="Times New Roman" w:eastAsia="Times New Roman" w:hAnsi="Times New Roman" w:cs="Times New Roman"/>
            <w:sz w:val="24"/>
            <w:szCs w:val="24"/>
          </w:rPr>
          <w:delText>Namely, we</w:delText>
        </w:r>
      </w:del>
      <w:ins w:id="33" w:author="Wesner, Jeff S" w:date="2021-05-13T10:53:00Z">
        <w:r w:rsidR="0032697B">
          <w:rPr>
            <w:rFonts w:ascii="Times New Roman" w:eastAsia="Times New Roman" w:hAnsi="Times New Roman" w:cs="Times New Roman"/>
            <w:sz w:val="24"/>
            <w:szCs w:val="24"/>
          </w:rPr>
          <w:t>. We also</w:t>
        </w:r>
      </w:ins>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34"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34"/>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backwater (latitude: 42°44'56.56"N, longitude: 96°57'12.08"W). Stream sites were at different locations along the same ephemeral stream system, a first order tributary of the Vermillion river </w:t>
      </w:r>
      <w:r>
        <w:rPr>
          <w:rFonts w:ascii="Times New Roman" w:eastAsia="Times New Roman" w:hAnsi="Times New Roman" w:cs="Times New Roman"/>
          <w:sz w:val="24"/>
          <w:szCs w:val="24"/>
        </w:rPr>
        <w:lastRenderedPageBreak/>
        <w:t>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35"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35"/>
    </w:p>
    <w:p w14:paraId="6C40A1D8" w14:textId="054B1DAA"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w:t>
      </w:r>
      <w:del w:id="36" w:author="Wesner, Jeff S" w:date="2021-05-13T13:58:00Z">
        <w:r w:rsidRPr="00063AE2" w:rsidDel="002C4AFA">
          <w:rPr>
            <w:rFonts w:ascii="Times New Roman" w:hAnsi="Times New Roman" w:cs="Times New Roman"/>
            <w:sz w:val="24"/>
            <w:szCs w:val="24"/>
          </w:rPr>
          <w:delText>Finally, all collected f</w:delText>
        </w:r>
      </w:del>
      <w:ins w:id="37" w:author="Wesner, Jeff S" w:date="2021-05-13T13:58:00Z">
        <w:r w:rsidR="002C4AFA">
          <w:rPr>
            <w:rFonts w:ascii="Times New Roman" w:hAnsi="Times New Roman" w:cs="Times New Roman"/>
            <w:sz w:val="24"/>
            <w:szCs w:val="24"/>
          </w:rPr>
          <w:t>F</w:t>
        </w:r>
      </w:ins>
      <w:r w:rsidRPr="00063AE2">
        <w:rPr>
          <w:rFonts w:ascii="Times New Roman" w:hAnsi="Times New Roman" w:cs="Times New Roman"/>
          <w:sz w:val="24"/>
          <w:szCs w:val="24"/>
        </w:rPr>
        <w:t>ish were</w:t>
      </w:r>
      <w:ins w:id="38" w:author="Wesner, Jeff S" w:date="2021-05-13T13:58:00Z">
        <w:r w:rsidR="002C4AFA">
          <w:rPr>
            <w:rFonts w:ascii="Times New Roman" w:hAnsi="Times New Roman" w:cs="Times New Roman"/>
            <w:sz w:val="24"/>
            <w:szCs w:val="24"/>
          </w:rPr>
          <w:t xml:space="preserve"> then</w:t>
        </w:r>
      </w:ins>
      <w:r w:rsidRPr="00063AE2">
        <w:rPr>
          <w:rFonts w:ascii="Times New Roman" w:hAnsi="Times New Roman" w:cs="Times New Roman"/>
          <w:sz w:val="24"/>
          <w:szCs w:val="24"/>
        </w:rPr>
        <w:t xml:space="preserve"> released</w:t>
      </w:r>
      <w:del w:id="39" w:author="Wesner, Jeff S" w:date="2021-05-13T13:58:00Z">
        <w:r w:rsidRPr="00063AE2" w:rsidDel="002C4AFA">
          <w:rPr>
            <w:rFonts w:ascii="Times New Roman" w:hAnsi="Times New Roman" w:cs="Times New Roman"/>
            <w:sz w:val="24"/>
            <w:szCs w:val="24"/>
          </w:rPr>
          <w:delText xml:space="preserve"> back into the </w:delText>
        </w:r>
        <w:r w:rsidRPr="003259A2" w:rsidDel="002C4AFA">
          <w:rPr>
            <w:rFonts w:ascii="Times New Roman" w:hAnsi="Times New Roman" w:cs="Times New Roman"/>
            <w:sz w:val="24"/>
            <w:szCs w:val="24"/>
          </w:rPr>
          <w:delText>study site</w:delText>
        </w:r>
      </w:del>
      <w:r w:rsidRPr="003259A2">
        <w:rPr>
          <w:rFonts w:ascii="Times New Roman" w:hAnsi="Times New Roman" w:cs="Times New Roman"/>
          <w:sz w:val="24"/>
          <w:szCs w:val="24"/>
        </w:rPr>
        <w:t xml:space="preserv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w:t>
      </w:r>
      <w:del w:id="40" w:author="Wesner, Jeff S" w:date="2021-05-13T13:58:00Z">
        <w:r w:rsidR="00614FA1" w:rsidRPr="00063AE2" w:rsidDel="002C4AFA">
          <w:rPr>
            <w:rFonts w:ascii="Times New Roman" w:hAnsi="Times New Roman" w:cs="Times New Roman"/>
            <w:sz w:val="24"/>
            <w:szCs w:val="24"/>
          </w:rPr>
          <w:delText>sampled</w:delText>
        </w:r>
      </w:del>
      <w:ins w:id="41" w:author="Wesner, Jeff S" w:date="2021-05-13T13:58:00Z">
        <w:r w:rsidR="002C4AFA">
          <w:rPr>
            <w:rFonts w:ascii="Times New Roman" w:hAnsi="Times New Roman" w:cs="Times New Roman"/>
            <w:sz w:val="24"/>
            <w:szCs w:val="24"/>
          </w:rPr>
          <w:t>species</w:t>
        </w:r>
      </w:ins>
      <w:r w:rsidR="00614FA1" w:rsidRPr="00063AE2">
        <w:rPr>
          <w:rFonts w:ascii="Times New Roman" w:hAnsi="Times New Roman" w:cs="Times New Roman"/>
          <w:sz w:val="24"/>
          <w:szCs w:val="24"/>
        </w:rPr>
        <w:t>,</w:t>
      </w:r>
      <w:ins w:id="42" w:author="Wesner, Jeff S" w:date="2021-05-13T13:58:00Z">
        <w:r w:rsidR="002C4AFA">
          <w:rPr>
            <w:rFonts w:ascii="Times New Roman" w:hAnsi="Times New Roman" w:cs="Times New Roman"/>
            <w:sz w:val="24"/>
            <w:szCs w:val="24"/>
          </w:rPr>
          <w:t xml:space="preserve"> the</w:t>
        </w:r>
      </w:ins>
      <w:r w:rsidR="00614FA1" w:rsidRPr="00063AE2">
        <w:rPr>
          <w:rFonts w:ascii="Times New Roman" w:hAnsi="Times New Roman" w:cs="Times New Roman"/>
          <w:sz w:val="24"/>
          <w:szCs w:val="24"/>
        </w:rPr>
        <w:t xml:space="preserve"> number of individuals sampled, and the</w:t>
      </w:r>
      <w:ins w:id="43" w:author="Wesner, Jeff S" w:date="2021-05-13T13:58:00Z">
        <w:r w:rsidR="002C4AFA">
          <w:rPr>
            <w:rFonts w:ascii="Times New Roman" w:hAnsi="Times New Roman" w:cs="Times New Roman"/>
            <w:sz w:val="24"/>
            <w:szCs w:val="24"/>
          </w:rPr>
          <w:t>ir</w:t>
        </w:r>
      </w:ins>
      <w:r w:rsidR="00614FA1" w:rsidRPr="00063AE2">
        <w:rPr>
          <w:rFonts w:ascii="Times New Roman" w:hAnsi="Times New Roman" w:cs="Times New Roman"/>
          <w:sz w:val="24"/>
          <w:szCs w:val="24"/>
        </w:rPr>
        <w:t xml:space="preserve"> </w:t>
      </w:r>
      <w:ins w:id="44" w:author="Abraham" w:date="2021-04-25T22:01:00Z">
        <w:r w:rsidR="00077F15">
          <w:rPr>
            <w:rFonts w:ascii="Times New Roman" w:hAnsi="Times New Roman" w:cs="Times New Roman"/>
            <w:sz w:val="24"/>
            <w:szCs w:val="24"/>
          </w:rPr>
          <w:t>forag</w:t>
        </w:r>
      </w:ins>
      <w:del w:id="45" w:author="Abraham" w:date="2021-04-25T22:01:00Z">
        <w:r w:rsidR="00614FA1" w:rsidRPr="00063AE2" w:rsidDel="00077F15">
          <w:rPr>
            <w:rFonts w:ascii="Times New Roman" w:hAnsi="Times New Roman" w:cs="Times New Roman"/>
            <w:sz w:val="24"/>
            <w:szCs w:val="24"/>
          </w:rPr>
          <w:delText>feed</w:delText>
        </w:r>
      </w:del>
      <w:r w:rsidR="00614FA1" w:rsidRPr="00063AE2">
        <w:rPr>
          <w:rFonts w:ascii="Times New Roman" w:hAnsi="Times New Roman" w:cs="Times New Roman"/>
          <w:sz w:val="24"/>
          <w:szCs w:val="24"/>
        </w:rPr>
        <w:t xml:space="preserve">ing domains </w:t>
      </w:r>
      <w:del w:id="46" w:author="Wesner, Jeff S" w:date="2021-05-13T13:58:00Z">
        <w:r w:rsidR="00614FA1" w:rsidRPr="00063AE2" w:rsidDel="002C4AFA">
          <w:rPr>
            <w:rFonts w:ascii="Times New Roman" w:hAnsi="Times New Roman" w:cs="Times New Roman"/>
            <w:sz w:val="24"/>
            <w:szCs w:val="24"/>
          </w:rPr>
          <w:delText xml:space="preserve">of these fishes </w:delText>
        </w:r>
      </w:del>
      <w:r w:rsidR="00AB163C">
        <w:rPr>
          <w:rFonts w:ascii="Times New Roman" w:hAnsi="Times New Roman" w:cs="Times New Roman"/>
          <w:sz w:val="24"/>
          <w:szCs w:val="24"/>
        </w:rPr>
        <w:t xml:space="preserve">are </w:t>
      </w:r>
      <w:del w:id="47" w:author="Wesner, Jeff S" w:date="2021-05-13T13:59:00Z">
        <w:r w:rsidR="00AB163C" w:rsidDel="002C4AFA">
          <w:rPr>
            <w:rFonts w:ascii="Times New Roman" w:hAnsi="Times New Roman" w:cs="Times New Roman"/>
            <w:sz w:val="24"/>
            <w:szCs w:val="24"/>
          </w:rPr>
          <w:delText>shown</w:delText>
        </w:r>
        <w:r w:rsidR="00614FA1" w:rsidRPr="00063AE2" w:rsidDel="002C4AFA">
          <w:rPr>
            <w:rFonts w:ascii="Times New Roman" w:hAnsi="Times New Roman" w:cs="Times New Roman"/>
            <w:sz w:val="24"/>
            <w:szCs w:val="24"/>
          </w:rPr>
          <w:delText xml:space="preserve"> </w:delText>
        </w:r>
      </w:del>
      <w:ins w:id="48" w:author="Wesner, Jeff S" w:date="2021-05-13T13:59:00Z">
        <w:r w:rsidR="002C4AFA">
          <w:rPr>
            <w:rFonts w:ascii="Times New Roman" w:hAnsi="Times New Roman" w:cs="Times New Roman"/>
            <w:sz w:val="24"/>
            <w:szCs w:val="24"/>
          </w:rPr>
          <w:t xml:space="preserve">summarized </w:t>
        </w:r>
      </w:ins>
      <w:r w:rsidR="00614FA1" w:rsidRPr="00063AE2">
        <w:rPr>
          <w:rFonts w:ascii="Times New Roman" w:hAnsi="Times New Roman" w:cs="Times New Roman"/>
          <w:sz w:val="24"/>
          <w:szCs w:val="24"/>
        </w:rPr>
        <w:t>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3DBCDD48"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Prey were further classified as aquatic or terrestrial (based on their larval habitat) and as either a consumer or non-consumer, indicating their trophic status in aquatic food webs. Pupae and adult stages of aquatic insects along with all terrestrial insects were classified as non-consumers, while aquatic larvae were classified as consumers.</w:t>
      </w:r>
      <w:ins w:id="49" w:author="Wesner, Jeff S" w:date="2021-05-13T13:59:00Z">
        <w:r w:rsidR="002C4AFA">
          <w:rPr>
            <w:rFonts w:ascii="Times New Roman" w:hAnsi="Times New Roman" w:cs="Times New Roman"/>
            <w:sz w:val="24"/>
            <w:szCs w:val="24"/>
          </w:rPr>
          <w:t xml:space="preserve"> </w:t>
        </w:r>
      </w:ins>
      <w:ins w:id="50" w:author="Wesner, Jeff S" w:date="2021-05-13T14:07:00Z">
        <w:r w:rsidR="00D86B30">
          <w:rPr>
            <w:rFonts w:ascii="Times New Roman" w:hAnsi="Times New Roman" w:cs="Times New Roman"/>
            <w:sz w:val="24"/>
            <w:szCs w:val="24"/>
          </w:rPr>
          <w:t>All p</w:t>
        </w:r>
      </w:ins>
      <w:ins w:id="51" w:author="Wesner, Jeff S" w:date="2021-05-13T13:59:00Z">
        <w:r w:rsidR="002C4AFA">
          <w:rPr>
            <w:rFonts w:ascii="Times New Roman" w:hAnsi="Times New Roman" w:cs="Times New Roman"/>
            <w:sz w:val="24"/>
            <w:szCs w:val="24"/>
          </w:rPr>
          <w:t>rey</w:t>
        </w:r>
      </w:ins>
      <w:ins w:id="52" w:author="Wesner, Jeff S" w:date="2021-05-13T14:07:00Z">
        <w:r w:rsidR="00D86B30">
          <w:rPr>
            <w:rFonts w:ascii="Times New Roman" w:hAnsi="Times New Roman" w:cs="Times New Roman"/>
            <w:sz w:val="24"/>
            <w:szCs w:val="24"/>
          </w:rPr>
          <w:t xml:space="preserve"> in a sample</w:t>
        </w:r>
      </w:ins>
      <w:ins w:id="53" w:author="Wesner, Jeff S" w:date="2021-05-13T13:59:00Z">
        <w:r w:rsidR="002C4AFA">
          <w:rPr>
            <w:rFonts w:ascii="Times New Roman" w:hAnsi="Times New Roman" w:cs="Times New Roman"/>
            <w:sz w:val="24"/>
            <w:szCs w:val="24"/>
          </w:rPr>
          <w:t xml:space="preserve"> were </w:t>
        </w:r>
        <w:r w:rsidR="002C4AFA">
          <w:rPr>
            <w:rFonts w:ascii="Times New Roman" w:hAnsi="Times New Roman" w:cs="Times New Roman"/>
            <w:sz w:val="24"/>
            <w:szCs w:val="24"/>
          </w:rPr>
          <w:lastRenderedPageBreak/>
          <w:t>enumerated and</w:t>
        </w:r>
      </w:ins>
      <w:ins w:id="54" w:author="Wesner, Jeff S" w:date="2021-05-13T14:09:00Z">
        <w:r w:rsidR="00D86B30">
          <w:rPr>
            <w:rFonts w:ascii="Times New Roman" w:hAnsi="Times New Roman" w:cs="Times New Roman"/>
            <w:sz w:val="24"/>
            <w:szCs w:val="24"/>
          </w:rPr>
          <w:t xml:space="preserve"> a</w:t>
        </w:r>
      </w:ins>
      <w:ins w:id="55" w:author="Wesner, Jeff S" w:date="2021-05-13T13:59:00Z">
        <w:r w:rsidR="002C4AFA">
          <w:rPr>
            <w:rFonts w:ascii="Times New Roman" w:hAnsi="Times New Roman" w:cs="Times New Roman"/>
            <w:sz w:val="24"/>
            <w:szCs w:val="24"/>
          </w:rPr>
          <w:t xml:space="preserve"> </w:t>
        </w:r>
      </w:ins>
      <w:ins w:id="56" w:author="Wesner, Jeff S" w:date="2021-05-13T14:07:00Z">
        <w:r w:rsidR="00D86B30">
          <w:rPr>
            <w:rFonts w:ascii="Times New Roman" w:hAnsi="Times New Roman" w:cs="Times New Roman"/>
            <w:sz w:val="24"/>
            <w:szCs w:val="24"/>
          </w:rPr>
          <w:t>subset</w:t>
        </w:r>
      </w:ins>
      <w:ins w:id="57" w:author="Wesner, Jeff S" w:date="2021-05-13T14:08:00Z">
        <w:r w:rsidR="00D86B30">
          <w:rPr>
            <w:rFonts w:ascii="Times New Roman" w:hAnsi="Times New Roman" w:cs="Times New Roman"/>
            <w:sz w:val="24"/>
            <w:szCs w:val="24"/>
          </w:rPr>
          <w:t xml:space="preserve"> (up to 10 individuals per sample)</w:t>
        </w:r>
      </w:ins>
      <w:ins w:id="58" w:author="Wesner, Jeff S" w:date="2021-05-13T14:07:00Z">
        <w:r w:rsidR="00D86B30">
          <w:rPr>
            <w:rFonts w:ascii="Times New Roman" w:hAnsi="Times New Roman" w:cs="Times New Roman"/>
            <w:sz w:val="24"/>
            <w:szCs w:val="24"/>
          </w:rPr>
          <w:t xml:space="preserve"> was </w:t>
        </w:r>
      </w:ins>
      <w:ins w:id="59" w:author="Wesner, Jeff S" w:date="2021-05-13T13:59:00Z">
        <w:r w:rsidR="002C4AFA">
          <w:rPr>
            <w:rFonts w:ascii="Times New Roman" w:hAnsi="Times New Roman" w:cs="Times New Roman"/>
            <w:sz w:val="24"/>
            <w:szCs w:val="24"/>
          </w:rPr>
          <w:t xml:space="preserve">estimated for </w:t>
        </w:r>
      </w:ins>
      <w:ins w:id="60" w:author="Wesner, Jeff S" w:date="2021-05-13T14:00:00Z">
        <w:r w:rsidR="002C4AFA">
          <w:rPr>
            <w:rFonts w:ascii="Times New Roman" w:hAnsi="Times New Roman" w:cs="Times New Roman"/>
            <w:sz w:val="24"/>
            <w:szCs w:val="24"/>
          </w:rPr>
          <w:t>dry mass (mg)</w:t>
        </w:r>
      </w:ins>
      <w:ins w:id="61" w:author="Wesner, Jeff S" w:date="2021-05-13T13:59:00Z">
        <w:r w:rsidR="002C4AFA">
          <w:rPr>
            <w:rFonts w:ascii="Times New Roman" w:hAnsi="Times New Roman" w:cs="Times New Roman"/>
            <w:sz w:val="24"/>
            <w:szCs w:val="24"/>
          </w:rPr>
          <w:t xml:space="preserve"> using length-mass regress</w:t>
        </w:r>
      </w:ins>
      <w:ins w:id="62" w:author="Wesner, Jeff S" w:date="2021-05-13T14:00:00Z">
        <w:r w:rsidR="002C4AFA">
          <w:rPr>
            <w:rFonts w:ascii="Times New Roman" w:hAnsi="Times New Roman" w:cs="Times New Roman"/>
            <w:sz w:val="24"/>
            <w:szCs w:val="24"/>
          </w:rPr>
          <w:t>ions (</w:t>
        </w:r>
        <w:proofErr w:type="spellStart"/>
        <w:r w:rsidR="002C4AFA">
          <w:rPr>
            <w:rFonts w:ascii="Times New Roman" w:hAnsi="Times New Roman" w:cs="Times New Roman"/>
            <w:sz w:val="24"/>
            <w:szCs w:val="24"/>
          </w:rPr>
          <w:t>Benke</w:t>
        </w:r>
        <w:proofErr w:type="spellEnd"/>
        <w:r w:rsidR="002C4AFA">
          <w:rPr>
            <w:rFonts w:ascii="Times New Roman" w:hAnsi="Times New Roman" w:cs="Times New Roman"/>
            <w:sz w:val="24"/>
            <w:szCs w:val="24"/>
          </w:rPr>
          <w:t xml:space="preserve"> et al. 1999). </w:t>
        </w:r>
      </w:ins>
      <w:ins w:id="63" w:author="Wesner, Jeff S" w:date="2021-05-13T14:09:00Z">
        <w:r w:rsidR="00D86B30">
          <w:rPr>
            <w:rFonts w:ascii="Times New Roman" w:hAnsi="Times New Roman" w:cs="Times New Roman"/>
            <w:sz w:val="24"/>
            <w:szCs w:val="24"/>
          </w:rPr>
          <w:t xml:space="preserve">For taxa that were not whole specimens, we were unable to measure lengths. In those cases, we </w:t>
        </w:r>
      </w:ins>
      <w:ins w:id="64" w:author="Wesner, Jeff S" w:date="2021-05-13T14:10:00Z">
        <w:r w:rsidR="00D86B30">
          <w:rPr>
            <w:rFonts w:ascii="Times New Roman" w:hAnsi="Times New Roman" w:cs="Times New Roman"/>
            <w:sz w:val="24"/>
            <w:szCs w:val="24"/>
          </w:rPr>
          <w:t xml:space="preserve">used mass estimates from whole specimens obtained from different studies in the same region (Warmbold 2016, Wesner et al. 2020). </w:t>
        </w:r>
      </w:ins>
      <w:ins w:id="65" w:author="Wesner, Jeff S" w:date="2021-05-13T14:11:00Z">
        <w:r w:rsidR="00D86B30">
          <w:rPr>
            <w:rFonts w:ascii="Times New Roman" w:hAnsi="Times New Roman" w:cs="Times New Roman"/>
            <w:sz w:val="24"/>
            <w:szCs w:val="24"/>
          </w:rPr>
          <w:t>We then multiplied the mean individual dry mass of each prey taxon by the number of individuals in a sample to generate an estimate of sample dry mas</w:t>
        </w:r>
      </w:ins>
      <w:ins w:id="66" w:author="Wesner, Jeff S" w:date="2021-05-13T14:12:00Z">
        <w:r w:rsidR="00D86B30">
          <w:rPr>
            <w:rFonts w:ascii="Times New Roman" w:hAnsi="Times New Roman" w:cs="Times New Roman"/>
            <w:sz w:val="24"/>
            <w:szCs w:val="24"/>
          </w:rPr>
          <w:t>s</w:t>
        </w:r>
      </w:ins>
      <w:ins w:id="67" w:author="Wesner, Jeff S" w:date="2021-05-13T14:11:00Z">
        <w:r w:rsidR="00D86B30">
          <w:rPr>
            <w:rFonts w:ascii="Times New Roman" w:hAnsi="Times New Roman" w:cs="Times New Roman"/>
            <w:sz w:val="24"/>
            <w:szCs w:val="24"/>
          </w:rPr>
          <w:t>.</w:t>
        </w:r>
      </w:ins>
      <w:ins w:id="68" w:author="Wesner, Jeff S" w:date="2021-05-13T14:12:00Z">
        <w:r w:rsidR="00D86B30">
          <w:rPr>
            <w:rFonts w:ascii="Times New Roman" w:hAnsi="Times New Roman" w:cs="Times New Roman"/>
            <w:sz w:val="24"/>
            <w:szCs w:val="24"/>
          </w:rPr>
          <w:t xml:space="preserve"> </w:t>
        </w:r>
      </w:ins>
      <w:del w:id="69" w:author="Wesner, Jeff S" w:date="2021-05-13T13:59:00Z">
        <w:r w:rsidR="00614FA1" w:rsidDel="002C4AFA">
          <w:rPr>
            <w:rFonts w:ascii="Times New Roman" w:hAnsi="Times New Roman" w:cs="Times New Roman"/>
            <w:sz w:val="24"/>
            <w:szCs w:val="24"/>
          </w:rPr>
          <w:delText xml:space="preserve"> </w:delText>
        </w:r>
      </w:del>
      <w:bookmarkStart w:id="70" w:name="_GoBack"/>
      <w:bookmarkEnd w:id="70"/>
    </w:p>
    <w:p w14:paraId="00000028" w14:textId="01A096AE"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ins w:id="71" w:author="Wesner, Jeff S" w:date="2021-05-13T13:57:00Z">
        <w:r w:rsidR="002C4AFA">
          <w:rPr>
            <w:rFonts w:ascii="Times New Roman" w:eastAsia="Times New Roman" w:hAnsi="Times New Roman" w:cs="Times New Roman"/>
            <w:sz w:val="24"/>
            <w:szCs w:val="24"/>
          </w:rPr>
          <w:t xml:space="preserve">whether </w:t>
        </w:r>
      </w:ins>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72"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73"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73"/>
      <w:r>
        <w:rPr>
          <w:rFonts w:ascii="Times New Roman" w:eastAsia="Times New Roman" w:hAnsi="Times New Roman" w:cs="Times New Roman"/>
          <w:sz w:val="24"/>
          <w:szCs w:val="24"/>
        </w:rPr>
        <w:t>Samples were frozen upon collection</w:t>
      </w:r>
      <w:bookmarkEnd w:id="72"/>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1ACA0ACD" w:rsidR="00C85381" w:rsidRDefault="00077F15">
      <w:pPr>
        <w:spacing w:after="0" w:line="480" w:lineRule="auto"/>
        <w:ind w:firstLine="720"/>
        <w:rPr>
          <w:rFonts w:ascii="Times New Roman" w:eastAsia="Times New Roman" w:hAnsi="Times New Roman" w:cs="Times New Roman"/>
          <w:sz w:val="24"/>
          <w:szCs w:val="24"/>
        </w:rPr>
      </w:pPr>
      <w:ins w:id="74" w:author="Abraham" w:date="2021-04-25T22:01:00Z">
        <w:r>
          <w:rPr>
            <w:rFonts w:ascii="Times New Roman" w:eastAsia="Times New Roman" w:hAnsi="Times New Roman" w:cs="Times New Roman"/>
            <w:sz w:val="24"/>
            <w:szCs w:val="24"/>
          </w:rPr>
          <w:t>Forag</w:t>
        </w:r>
      </w:ins>
      <w:del w:id="75" w:author="Abraham" w:date="2021-04-25T22:01:00Z">
        <w:r w:rsidR="000911F1" w:rsidDel="00077F15">
          <w:rPr>
            <w:rFonts w:ascii="Times New Roman" w:eastAsia="Times New Roman" w:hAnsi="Times New Roman" w:cs="Times New Roman"/>
            <w:sz w:val="24"/>
            <w:szCs w:val="24"/>
          </w:rPr>
          <w:delText>Feed</w:delText>
        </w:r>
      </w:del>
      <w:r w:rsidR="000911F1">
        <w:rPr>
          <w:rFonts w:ascii="Times New Roman" w:eastAsia="Times New Roman" w:hAnsi="Times New Roman" w:cs="Times New Roman"/>
          <w:sz w:val="24"/>
          <w:szCs w:val="24"/>
        </w:rPr>
        <w:t xml:space="preserve">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w:t>
      </w:r>
      <w:ins w:id="76" w:author="Abraham" w:date="2021-04-25T22:01:00Z">
        <w:r>
          <w:rPr>
            <w:rFonts w:ascii="Times New Roman" w:eastAsia="Times New Roman" w:hAnsi="Times New Roman" w:cs="Times New Roman"/>
            <w:sz w:val="24"/>
            <w:szCs w:val="24"/>
          </w:rPr>
          <w:t>forag</w:t>
        </w:r>
      </w:ins>
      <w:del w:id="77" w:author="Abraham" w:date="2021-04-25T22:01: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ing domain to classify fishes within this study: surface </w:t>
      </w:r>
      <w:ins w:id="78" w:author="Abraham" w:date="2021-04-25T22:01:00Z">
        <w:r>
          <w:rPr>
            <w:rFonts w:ascii="Times New Roman" w:eastAsia="Times New Roman" w:hAnsi="Times New Roman" w:cs="Times New Roman"/>
            <w:sz w:val="24"/>
            <w:szCs w:val="24"/>
          </w:rPr>
          <w:t>forage</w:t>
        </w:r>
      </w:ins>
      <w:del w:id="79" w:author="Abraham" w:date="2021-04-25T22:01:00Z">
        <w:r w:rsidR="004D08DC" w:rsidDel="00077F15">
          <w:rPr>
            <w:rFonts w:ascii="Times New Roman" w:eastAsia="Times New Roman" w:hAnsi="Times New Roman" w:cs="Times New Roman"/>
            <w:sz w:val="24"/>
            <w:szCs w:val="24"/>
          </w:rPr>
          <w:delText>feede</w:delText>
        </w:r>
      </w:del>
      <w:r w:rsidR="004D08DC">
        <w:rPr>
          <w:rFonts w:ascii="Times New Roman" w:eastAsia="Times New Roman" w:hAnsi="Times New Roman" w:cs="Times New Roman"/>
          <w:sz w:val="24"/>
          <w:szCs w:val="24"/>
        </w:rPr>
        <w:t xml:space="preserve">rs, intermediate </w:t>
      </w:r>
      <w:ins w:id="80" w:author="Abraham" w:date="2021-04-25T22:01:00Z">
        <w:r>
          <w:rPr>
            <w:rFonts w:ascii="Times New Roman" w:eastAsia="Times New Roman" w:hAnsi="Times New Roman" w:cs="Times New Roman"/>
            <w:sz w:val="24"/>
            <w:szCs w:val="24"/>
          </w:rPr>
          <w:t>forager</w:t>
        </w:r>
      </w:ins>
      <w:del w:id="81" w:author="Abraham" w:date="2021-04-25T22:01:00Z">
        <w:r w:rsidR="004D08DC" w:rsidDel="00077F15">
          <w:rPr>
            <w:rFonts w:ascii="Times New Roman" w:eastAsia="Times New Roman" w:hAnsi="Times New Roman" w:cs="Times New Roman"/>
            <w:sz w:val="24"/>
            <w:szCs w:val="24"/>
          </w:rPr>
          <w:delText>feeder</w:delText>
        </w:r>
      </w:del>
      <w:r w:rsidR="004D08DC">
        <w:rPr>
          <w:rFonts w:ascii="Times New Roman" w:eastAsia="Times New Roman" w:hAnsi="Times New Roman" w:cs="Times New Roman"/>
          <w:sz w:val="24"/>
          <w:szCs w:val="24"/>
        </w:rPr>
        <w:t xml:space="preserve">s, and benthic </w:t>
      </w:r>
      <w:ins w:id="82" w:author="Abraham" w:date="2021-04-25T22:01:00Z">
        <w:r>
          <w:rPr>
            <w:rFonts w:ascii="Times New Roman" w:eastAsia="Times New Roman" w:hAnsi="Times New Roman" w:cs="Times New Roman"/>
            <w:sz w:val="24"/>
            <w:szCs w:val="24"/>
          </w:rPr>
          <w:t>forag</w:t>
        </w:r>
      </w:ins>
      <w:del w:id="83" w:author="Abraham" w:date="2021-04-25T22:01: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Surface </w:t>
      </w:r>
      <w:ins w:id="84" w:author="Abraham" w:date="2021-04-25T22:02:00Z">
        <w:r>
          <w:rPr>
            <w:rFonts w:ascii="Times New Roman" w:eastAsia="Times New Roman" w:hAnsi="Times New Roman" w:cs="Times New Roman"/>
            <w:sz w:val="24"/>
            <w:szCs w:val="24"/>
          </w:rPr>
          <w:t>forag</w:t>
        </w:r>
      </w:ins>
      <w:del w:id="85" w:author="Abraham" w:date="2021-04-25T22:02: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86" w:name="_Hlk49157527"/>
      <w:r w:rsidR="004D08DC">
        <w:rPr>
          <w:rFonts w:ascii="Times New Roman" w:eastAsia="Times New Roman" w:hAnsi="Times New Roman" w:cs="Times New Roman"/>
          <w:sz w:val="24"/>
          <w:szCs w:val="24"/>
        </w:rPr>
        <w:t xml:space="preserve">Intermediate </w:t>
      </w:r>
      <w:ins w:id="87" w:author="Abraham" w:date="2021-04-25T22:02:00Z">
        <w:r>
          <w:rPr>
            <w:rFonts w:ascii="Times New Roman" w:eastAsia="Times New Roman" w:hAnsi="Times New Roman" w:cs="Times New Roman"/>
            <w:sz w:val="24"/>
            <w:szCs w:val="24"/>
          </w:rPr>
          <w:t>forag</w:t>
        </w:r>
      </w:ins>
      <w:del w:id="88" w:author="Abraham" w:date="2021-04-25T22:02: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86"/>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 xml:space="preserve">enthic </w:t>
      </w:r>
      <w:ins w:id="89" w:author="Abraham" w:date="2021-04-25T22:02:00Z">
        <w:r>
          <w:rPr>
            <w:rFonts w:ascii="Times New Roman" w:eastAsia="Times New Roman" w:hAnsi="Times New Roman" w:cs="Times New Roman"/>
            <w:sz w:val="24"/>
            <w:szCs w:val="24"/>
          </w:rPr>
          <w:t>forag</w:t>
        </w:r>
      </w:ins>
      <w:del w:id="90" w:author="Abraham" w:date="2021-04-25T22:02:00Z">
        <w:r w:rsidR="00765F7E" w:rsidDel="00077F15">
          <w:rPr>
            <w:rFonts w:ascii="Times New Roman" w:eastAsia="Times New Roman" w:hAnsi="Times New Roman" w:cs="Times New Roman"/>
            <w:sz w:val="24"/>
            <w:szCs w:val="24"/>
          </w:rPr>
          <w:delText>feed</w:delText>
        </w:r>
      </w:del>
      <w:r w:rsidR="00765F7E">
        <w:rPr>
          <w:rFonts w:ascii="Times New Roman" w:eastAsia="Times New Roman" w:hAnsi="Times New Roman" w:cs="Times New Roman"/>
          <w:sz w:val="24"/>
          <w:szCs w:val="24"/>
        </w:rPr>
        <w:t>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91"/>
      <w:r>
        <w:rPr>
          <w:rFonts w:ascii="Times New Roman" w:eastAsia="Times New Roman" w:hAnsi="Times New Roman" w:cs="Times New Roman"/>
          <w:b/>
          <w:sz w:val="24"/>
          <w:szCs w:val="24"/>
        </w:rPr>
        <w:t>s</w:t>
      </w:r>
      <w:commentRangeEnd w:id="91"/>
      <w:r w:rsidR="000C2313">
        <w:rPr>
          <w:rStyle w:val="CommentReference"/>
        </w:rPr>
        <w:commentReference w:id="91"/>
      </w:r>
    </w:p>
    <w:p w14:paraId="212A565E" w14:textId="030B7A1C" w:rsidR="000C55BA" w:rsidRDefault="004D08DC"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3A1F4B">
        <w:rPr>
          <w:rFonts w:ascii="Times New Roman" w:eastAsia="Times New Roman" w:hAnsi="Times New Roman" w:cs="Times New Roman"/>
          <w:sz w:val="24"/>
          <w:szCs w:val="24"/>
        </w:rPr>
        <w:t xml:space="preserve">To determine whether the proportion of </w:t>
      </w:r>
      <w:del w:id="92" w:author="Wesner, Jeff S" w:date="2021-05-13T13:50:00Z">
        <w:r w:rsidR="003A1F4B" w:rsidDel="00033F2D">
          <w:rPr>
            <w:rFonts w:ascii="Times New Roman" w:eastAsia="Times New Roman" w:hAnsi="Times New Roman" w:cs="Times New Roman"/>
            <w:sz w:val="24"/>
            <w:szCs w:val="24"/>
          </w:rPr>
          <w:delText>non-feeding</w:delText>
        </w:r>
      </w:del>
      <w:ins w:id="93" w:author="Wesner, Jeff S" w:date="2021-05-13T13:50:00Z">
        <w:r w:rsidR="00033F2D">
          <w:rPr>
            <w:rFonts w:ascii="Times New Roman" w:eastAsia="Times New Roman" w:hAnsi="Times New Roman" w:cs="Times New Roman"/>
            <w:sz w:val="24"/>
            <w:szCs w:val="24"/>
          </w:rPr>
          <w:t>non-consumer</w:t>
        </w:r>
      </w:ins>
      <w:r w:rsidR="003A1F4B">
        <w:rPr>
          <w:rFonts w:ascii="Times New Roman" w:eastAsia="Times New Roman" w:hAnsi="Times New Roman" w:cs="Times New Roman"/>
          <w:sz w:val="24"/>
          <w:szCs w:val="24"/>
        </w:rPr>
        <w:t xml:space="preserve"> prey in diets varied across fish </w:t>
      </w:r>
      <w:ins w:id="94" w:author="Abraham" w:date="2021-04-25T22:02:00Z">
        <w:r w:rsidR="00077F15">
          <w:rPr>
            <w:rFonts w:ascii="Times New Roman" w:eastAsia="Times New Roman" w:hAnsi="Times New Roman" w:cs="Times New Roman"/>
            <w:sz w:val="24"/>
            <w:szCs w:val="24"/>
          </w:rPr>
          <w:t>forag</w:t>
        </w:r>
      </w:ins>
      <w:del w:id="95" w:author="Abraham" w:date="2021-04-25T22:02:00Z">
        <w:r w:rsidR="003A1F4B" w:rsidDel="00077F15">
          <w:rPr>
            <w:rFonts w:ascii="Times New Roman" w:eastAsia="Times New Roman" w:hAnsi="Times New Roman" w:cs="Times New Roman"/>
            <w:sz w:val="24"/>
            <w:szCs w:val="24"/>
          </w:rPr>
          <w:delText>feed</w:delText>
        </w:r>
      </w:del>
      <w:r w:rsidR="003A1F4B">
        <w:rPr>
          <w:rFonts w:ascii="Times New Roman" w:eastAsia="Times New Roman" w:hAnsi="Times New Roman" w:cs="Times New Roman"/>
          <w:sz w:val="24"/>
          <w:szCs w:val="24"/>
        </w:rPr>
        <w:t xml:space="preserve">ing domains, we fit a generalized linear mixed model with prey mass per stomach (mg dry mass) as the response variable, date, fish domain, prey feeding stage (consumer/non-consumer), </w:t>
      </w:r>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and their interactions as the predictor variables, and site and fish species as random intercepts. We used a Gamma likelihood with a log link, since prey mass is a positive, continuous measure. We used this model to compare both total prey mass per fish</w:t>
      </w:r>
      <w:r w:rsidR="00101924">
        <w:rPr>
          <w:rFonts w:ascii="Times New Roman" w:eastAsia="Times New Roman" w:hAnsi="Times New Roman" w:cs="Times New Roman"/>
          <w:sz w:val="24"/>
          <w:szCs w:val="24"/>
        </w:rPr>
        <w:t xml:space="preserve">, the proportion of prey that were terrestrial, and </w:t>
      </w:r>
      <w:r w:rsidR="003A1F4B">
        <w:rPr>
          <w:rFonts w:ascii="Times New Roman" w:eastAsia="Times New Roman" w:hAnsi="Times New Roman" w:cs="Times New Roman"/>
          <w:sz w:val="24"/>
          <w:szCs w:val="24"/>
        </w:rPr>
        <w:t>the proportion of prey mass that were non-consumers among fish domains.</w:t>
      </w:r>
      <w:r w:rsidR="00EA4D64">
        <w:rPr>
          <w:rFonts w:ascii="Times New Roman" w:eastAsia="Times New Roman" w:hAnsi="Times New Roman" w:cs="Times New Roman"/>
          <w:sz w:val="24"/>
          <w:szCs w:val="24"/>
        </w:rPr>
        <w:t xml:space="preserve"> </w:t>
      </w:r>
    </w:p>
    <w:p w14:paraId="414FDCBD" w14:textId="3C1FF025"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Finally, we fit similar models as above for each fish species (rather than for fish domain only). Th</w:t>
      </w:r>
      <w:r>
        <w:rPr>
          <w:rFonts w:ascii="Times New Roman" w:eastAsia="Times New Roman" w:hAnsi="Times New Roman" w:cs="Times New Roman"/>
          <w:sz w:val="24"/>
          <w:szCs w:val="24"/>
        </w:rPr>
        <w:t>e</w:t>
      </w:r>
      <w:r w:rsidR="000C55BA">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models allowed us to estimate the fraction of terrestrial or consumer prey eaten by individual fish species, rather than just fish domains.</w:t>
      </w:r>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 the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allowed us to determine whether our results were impacted by the lack of life-stage information available for some taxa in the complete dataset, since chironomids are relatively easy to differentiate by life stage (larva, pupa, adult) and hence feeding stage (larvae feed in aquatic food webs, pupae and adults do not).</w:t>
      </w:r>
    </w:p>
    <w:p w14:paraId="0000002E" w14:textId="6CDF49A2"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del w:id="96" w:author="Wesner, Jeff S" w:date="2021-05-13T10:54:00Z">
        <w:r w:rsidR="004E2518" w:rsidDel="0032697B">
          <w:rPr>
            <w:rFonts w:ascii="Times New Roman" w:eastAsia="Times New Roman" w:hAnsi="Times New Roman" w:cs="Times New Roman"/>
            <w:sz w:val="24"/>
            <w:szCs w:val="24"/>
          </w:rPr>
          <w:delText>)</w:delText>
        </w:r>
      </w:del>
      <w:r w:rsidR="004E2518">
        <w:rPr>
          <w:rFonts w:ascii="Times New Roman" w:eastAsia="Times New Roman" w:hAnsi="Times New Roman" w:cs="Times New Roman"/>
          <w:sz w:val="24"/>
          <w:szCs w:val="24"/>
        </w:rPr>
        <w:t>.</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556C78FA"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xml:space="preserve">, n = 73). Among foraging </w:t>
      </w:r>
      <w:ins w:id="97" w:author="Abraham" w:date="2021-04-25T21:55:00Z">
        <w:r w:rsidR="00077F15">
          <w:rPr>
            <w:rFonts w:ascii="Times New Roman" w:eastAsia="Times New Roman" w:hAnsi="Times New Roman" w:cs="Times New Roman"/>
            <w:sz w:val="24"/>
            <w:szCs w:val="24"/>
          </w:rPr>
          <w:t>domain</w:t>
        </w:r>
      </w:ins>
      <w:del w:id="98" w:author="Abraham" w:date="2021-04-25T21:55:00Z">
        <w:r w:rsidDel="00077F15">
          <w:rPr>
            <w:rFonts w:ascii="Times New Roman" w:eastAsia="Times New Roman" w:hAnsi="Times New Roman" w:cs="Times New Roman"/>
            <w:sz w:val="24"/>
            <w:szCs w:val="24"/>
          </w:rPr>
          <w:delText>guild</w:delText>
        </w:r>
      </w:del>
      <w:r>
        <w:rPr>
          <w:rFonts w:ascii="Times New Roman" w:eastAsia="Times New Roman" w:hAnsi="Times New Roman" w:cs="Times New Roman"/>
          <w:sz w:val="24"/>
          <w:szCs w:val="24"/>
        </w:rPr>
        <w:t>s, surface feeding fishes were the most commonly sampled (n = 265), followed by benthic fishes (n = 203) and intermediate fishes (n = 138) (Table 1).</w:t>
      </w:r>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01C5DBE7"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 xml:space="preserve">hironomids </w:t>
      </w:r>
      <w:r>
        <w:rPr>
          <w:rFonts w:ascii="Times New Roman" w:eastAsia="Times New Roman" w:hAnsi="Times New Roman" w:cs="Times New Roman"/>
          <w:sz w:val="24"/>
          <w:szCs w:val="24"/>
        </w:rPr>
        <w:t>dominated</w:t>
      </w:r>
      <w:r w:rsidR="002C38D5">
        <w:rPr>
          <w:rFonts w:ascii="Times New Roman" w:eastAsia="Times New Roman" w:hAnsi="Times New Roman" w:cs="Times New Roman"/>
          <w:sz w:val="24"/>
          <w:szCs w:val="24"/>
        </w:rPr>
        <w:t xml:space="preserve"> by abundance, biomass, and occurrence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 They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w:t>
      </w:r>
      <w:r w:rsidR="002C38D5">
        <w:rPr>
          <w:rFonts w:ascii="Times New Roman" w:eastAsia="Times New Roman" w:hAnsi="Times New Roman" w:cs="Times New Roman"/>
          <w:sz w:val="24"/>
          <w:szCs w:val="24"/>
        </w:rPr>
        <w:lastRenderedPageBreak/>
        <w:t xml:space="preserve">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24/617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2D9DE669"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w:t>
      </w:r>
      <w:ins w:id="99" w:author="Abraham" w:date="2021-04-25T22:03:00Z">
        <w:r w:rsidR="00077F15">
          <w:rPr>
            <w:rFonts w:ascii="Times New Roman" w:eastAsia="Times New Roman" w:hAnsi="Times New Roman" w:cs="Times New Roman"/>
            <w:sz w:val="24"/>
            <w:szCs w:val="24"/>
          </w:rPr>
          <w:t>forag</w:t>
        </w:r>
      </w:ins>
      <w:del w:id="100" w:author="Abraham" w:date="2021-04-25T22:03: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 xml:space="preserve">ing </w:t>
      </w:r>
      <w:r w:rsidR="00D2349D">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averaging </w:t>
      </w:r>
      <w:ins w:id="101" w:author="Wesner, Jeff S" w:date="2021-05-13T10:05:00Z">
        <w:r w:rsidR="00ED6D93">
          <w:rPr>
            <w:rFonts w:ascii="Times New Roman" w:eastAsia="Times New Roman" w:hAnsi="Times New Roman" w:cs="Times New Roman"/>
            <w:sz w:val="24"/>
            <w:szCs w:val="24"/>
          </w:rPr>
          <w:t>2</w:t>
        </w:r>
      </w:ins>
      <w:del w:id="102" w:author="Wesner, Jeff S" w:date="2021-05-13T10:05:00Z">
        <w:r w:rsidDel="00ED6D93">
          <w:rPr>
            <w:rFonts w:ascii="Times New Roman" w:eastAsia="Times New Roman" w:hAnsi="Times New Roman" w:cs="Times New Roman"/>
            <w:sz w:val="24"/>
            <w:szCs w:val="24"/>
          </w:rPr>
          <w:delText>1</w:delText>
        </w:r>
      </w:del>
      <w:r>
        <w:rPr>
          <w:rFonts w:ascii="Times New Roman" w:eastAsia="Times New Roman" w:hAnsi="Times New Roman" w:cs="Times New Roman"/>
          <w:sz w:val="24"/>
          <w:szCs w:val="24"/>
        </w:rPr>
        <w:t xml:space="preserve">1 ± </w:t>
      </w:r>
      <w:ins w:id="103" w:author="Wesner, Jeff S" w:date="2021-05-13T10:05:00Z">
        <w:r w:rsidR="00ED6D93">
          <w:rPr>
            <w:rFonts w:ascii="Times New Roman" w:eastAsia="Times New Roman" w:hAnsi="Times New Roman" w:cs="Times New Roman"/>
            <w:sz w:val="24"/>
            <w:szCs w:val="24"/>
          </w:rPr>
          <w:t>11</w:t>
        </w:r>
      </w:ins>
      <w:del w:id="104" w:author="Wesner, Jeff S" w:date="2021-05-13T10:05:00Z">
        <w:r w:rsidDel="00ED6D93">
          <w:rPr>
            <w:rFonts w:ascii="Times New Roman" w:eastAsia="Times New Roman" w:hAnsi="Times New Roman" w:cs="Times New Roman"/>
            <w:sz w:val="24"/>
            <w:szCs w:val="24"/>
          </w:rPr>
          <w:delText>6</w:delText>
        </w:r>
      </w:del>
      <w:r>
        <w:rPr>
          <w:rFonts w:ascii="Times New Roman" w:eastAsia="Times New Roman" w:hAnsi="Times New Roman" w:cs="Times New Roman"/>
          <w:sz w:val="24"/>
          <w:szCs w:val="24"/>
        </w:rPr>
        <w:t xml:space="preserve">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w:t>
      </w:r>
      <w:ins w:id="105" w:author="Wesner, Jeff S" w:date="2021-05-12T15:05:00Z">
        <w:r w:rsidR="00C771CF">
          <w:rPr>
            <w:rFonts w:ascii="Times New Roman" w:eastAsia="Times New Roman" w:hAnsi="Times New Roman" w:cs="Times New Roman"/>
            <w:sz w:val="24"/>
            <w:szCs w:val="24"/>
          </w:rPr>
          <w:t>di</w:t>
        </w:r>
      </w:ins>
      <w:r w:rsidR="00205DC8">
        <w:rPr>
          <w:rFonts w:ascii="Times New Roman" w:eastAsia="Times New Roman" w:hAnsi="Times New Roman" w:cs="Times New Roman"/>
          <w:sz w:val="24"/>
          <w:szCs w:val="24"/>
        </w:rPr>
        <w:t>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w:t>
      </w:r>
      <w:commentRangeStart w:id="106"/>
      <w:r w:rsidR="002D1F76">
        <w:rPr>
          <w:rFonts w:ascii="Times New Roman" w:eastAsia="Times New Roman" w:hAnsi="Times New Roman" w:cs="Times New Roman"/>
          <w:sz w:val="24"/>
          <w:szCs w:val="24"/>
        </w:rPr>
        <w:t xml:space="preserve">fish </w:t>
      </w:r>
      <w:ins w:id="107" w:author="Abraham" w:date="2021-04-25T21:55:00Z">
        <w:r w:rsidR="00077F15">
          <w:rPr>
            <w:rFonts w:ascii="Times New Roman" w:eastAsia="Times New Roman" w:hAnsi="Times New Roman" w:cs="Times New Roman"/>
            <w:sz w:val="24"/>
            <w:szCs w:val="24"/>
          </w:rPr>
          <w:t>forag</w:t>
        </w:r>
        <w:del w:id="108" w:author="Wesner, Jeff S" w:date="2021-05-13T09:57:00Z">
          <w:r w:rsidR="00077F15" w:rsidDel="00587DFE">
            <w:rPr>
              <w:rFonts w:ascii="Times New Roman" w:eastAsia="Times New Roman" w:hAnsi="Times New Roman" w:cs="Times New Roman"/>
              <w:sz w:val="24"/>
              <w:szCs w:val="24"/>
            </w:rPr>
            <w:delText>ing</w:delText>
          </w:r>
        </w:del>
      </w:ins>
      <w:del w:id="109" w:author="Abraham" w:date="2021-04-25T21:55:00Z">
        <w:r w:rsidR="002D1F76" w:rsidDel="00077F15">
          <w:rPr>
            <w:rFonts w:ascii="Times New Roman" w:eastAsia="Times New Roman" w:hAnsi="Times New Roman" w:cs="Times New Roman"/>
            <w:sz w:val="24"/>
            <w:szCs w:val="24"/>
          </w:rPr>
          <w:delText>feed</w:delText>
        </w:r>
      </w:del>
      <w:r w:rsidR="002D1F76">
        <w:rPr>
          <w:rFonts w:ascii="Times New Roman" w:eastAsia="Times New Roman" w:hAnsi="Times New Roman" w:cs="Times New Roman"/>
          <w:sz w:val="24"/>
          <w:szCs w:val="24"/>
        </w:rPr>
        <w:t xml:space="preserve">ing domains </w:t>
      </w:r>
      <w:commentRangeEnd w:id="106"/>
      <w:r w:rsidR="00150B72">
        <w:rPr>
          <w:rStyle w:val="CommentReference"/>
        </w:rPr>
        <w:commentReference w:id="106"/>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 likely trophic impact of this 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ins w:id="110" w:author="Abraham" w:date="2021-04-25T22:03:00Z">
        <w:r w:rsidR="00077F15">
          <w:rPr>
            <w:rFonts w:ascii="Times New Roman" w:eastAsia="Times New Roman" w:hAnsi="Times New Roman" w:cs="Times New Roman"/>
            <w:sz w:val="24"/>
            <w:szCs w:val="24"/>
          </w:rPr>
          <w:t>forag</w:t>
        </w:r>
      </w:ins>
      <w:del w:id="111" w:author="Abraham" w:date="2021-04-25T22:03:00Z">
        <w:r w:rsidR="00150B72" w:rsidDel="00077F15">
          <w:rPr>
            <w:rFonts w:ascii="Times New Roman" w:eastAsia="Times New Roman" w:hAnsi="Times New Roman" w:cs="Times New Roman"/>
            <w:sz w:val="24"/>
            <w:szCs w:val="24"/>
          </w:rPr>
          <w:delText>feed</w:delText>
        </w:r>
      </w:del>
      <w:r w:rsidR="00150B72">
        <w:rPr>
          <w:rFonts w:ascii="Times New Roman" w:eastAsia="Times New Roman" w:hAnsi="Times New Roman" w:cs="Times New Roman"/>
          <w:sz w:val="24"/>
          <w:szCs w:val="24"/>
        </w:rPr>
        <w:t>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w:t>
      </w:r>
      <w:r w:rsidR="00205DC8">
        <w:rPr>
          <w:rFonts w:ascii="Times New Roman" w:eastAsia="Times New Roman" w:hAnsi="Times New Roman" w:cs="Times New Roman"/>
          <w:sz w:val="24"/>
          <w:szCs w:val="24"/>
        </w:rPr>
        <w:t>or</w:t>
      </w:r>
      <w:r w:rsidR="00C511B2">
        <w:rPr>
          <w:rFonts w:ascii="Times New Roman" w:eastAsia="Times New Roman" w:hAnsi="Times New Roman" w:cs="Times New Roman"/>
          <w:sz w:val="24"/>
          <w:szCs w:val="24"/>
        </w:rPr>
        <w:t xml:space="preserve"> example, for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xml:space="preserve">, 12 </w:t>
      </w:r>
      <w:del w:id="112" w:author="Wesner, Jeff S" w:date="2021-05-13T10:06:00Z">
        <w:r w:rsidR="00C511B2" w:rsidDel="00350BBB">
          <w:rPr>
            <w:rFonts w:ascii="Times New Roman" w:eastAsia="Times New Roman" w:hAnsi="Times New Roman" w:cs="Times New Roman"/>
            <w:sz w:val="24"/>
            <w:szCs w:val="24"/>
          </w:rPr>
          <w:delText>±</w:delText>
        </w:r>
        <w:r w:rsidR="00205DC8" w:rsidDel="00350BBB">
          <w:rPr>
            <w:rFonts w:ascii="Times New Roman" w:eastAsia="Times New Roman" w:hAnsi="Times New Roman" w:cs="Times New Roman"/>
            <w:sz w:val="24"/>
            <w:szCs w:val="24"/>
          </w:rPr>
          <w:delText xml:space="preserve"> </w:delText>
        </w:r>
        <w:r w:rsidR="00C511B2" w:rsidDel="00350BBB">
          <w:rPr>
            <w:rFonts w:ascii="Times New Roman" w:eastAsia="Times New Roman" w:hAnsi="Times New Roman" w:cs="Times New Roman"/>
            <w:sz w:val="24"/>
            <w:szCs w:val="24"/>
          </w:rPr>
          <w:delText>2</w:delText>
        </w:r>
      </w:del>
      <w:ins w:id="113" w:author="Wesner, Jeff S" w:date="2021-05-13T10:06:00Z">
        <w:r w:rsidR="00350BBB">
          <w:rPr>
            <w:rFonts w:ascii="Times New Roman" w:eastAsia="Times New Roman" w:hAnsi="Times New Roman" w:cs="Times New Roman"/>
            <w:sz w:val="24"/>
            <w:szCs w:val="24"/>
          </w:rPr>
          <w:t>to 14</w:t>
        </w:r>
      </w:ins>
      <w:r w:rsidR="00C511B2">
        <w:rPr>
          <w:rFonts w:ascii="Times New Roman" w:eastAsia="Times New Roman" w:hAnsi="Times New Roman" w:cs="Times New Roman"/>
          <w:sz w:val="24"/>
          <w:szCs w:val="24"/>
        </w:rPr>
        <w:t xml:space="preserve">% of their diets were terrestrial, with averages exceeding 20% for four species (Figure 2b). In comparison, terrestrial prey made up only </w:t>
      </w:r>
      <w:ins w:id="114" w:author="Wesner, Jeff S" w:date="2021-05-13T10:07:00Z">
        <w:r w:rsidR="00350BBB">
          <w:rPr>
            <w:rFonts w:ascii="Times New Roman" w:eastAsia="Times New Roman" w:hAnsi="Times New Roman" w:cs="Times New Roman"/>
            <w:sz w:val="24"/>
            <w:szCs w:val="24"/>
          </w:rPr>
          <w:t>3</w:t>
        </w:r>
      </w:ins>
      <w:del w:id="115" w:author="Wesner, Jeff S" w:date="2021-05-13T10:07:00Z">
        <w:r w:rsidR="00C511B2" w:rsidDel="00350BBB">
          <w:rPr>
            <w:rFonts w:ascii="Times New Roman" w:eastAsia="Times New Roman" w:hAnsi="Times New Roman" w:cs="Times New Roman"/>
            <w:sz w:val="24"/>
            <w:szCs w:val="24"/>
          </w:rPr>
          <w:delText>4</w:delText>
        </w:r>
      </w:del>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w:t>
      </w:r>
      <w:ins w:id="116" w:author="Wesner, Jeff S" w:date="2021-05-13T13:38:00Z">
        <w:r w:rsidR="00427E37">
          <w:rPr>
            <w:rFonts w:ascii="Times New Roman" w:eastAsia="Times New Roman" w:hAnsi="Times New Roman" w:cs="Times New Roman"/>
            <w:sz w:val="24"/>
            <w:szCs w:val="24"/>
          </w:rPr>
          <w:t>, with a &gt;99% probability that inter</w:t>
        </w:r>
        <w:r w:rsidR="001C5C55">
          <w:rPr>
            <w:rFonts w:ascii="Times New Roman" w:eastAsia="Times New Roman" w:hAnsi="Times New Roman" w:cs="Times New Roman"/>
            <w:sz w:val="24"/>
            <w:szCs w:val="24"/>
          </w:rPr>
          <w:t>mediate and surface-feeding fish had a higher fraction of terrestrial prey than benthic fish</w:t>
        </w:r>
      </w:ins>
      <w:r w:rsidR="00C511B2">
        <w:rPr>
          <w:rFonts w:ascii="Times New Roman" w:eastAsia="Times New Roman" w:hAnsi="Times New Roman" w:cs="Times New Roman"/>
          <w:sz w:val="24"/>
          <w:szCs w:val="24"/>
        </w:rPr>
        <w:t xml:space="preserve">. These differences remained for the fraction of aquatic prey eaten in non-consumer life-stages, with </w:t>
      </w:r>
      <w:del w:id="117" w:author="Wesner, Jeff S" w:date="2021-05-13T13:42:00Z">
        <w:r w:rsidR="00C511B2" w:rsidDel="00FC6E0D">
          <w:rPr>
            <w:rFonts w:ascii="Times New Roman" w:eastAsia="Times New Roman" w:hAnsi="Times New Roman" w:cs="Times New Roman"/>
            <w:sz w:val="24"/>
            <w:szCs w:val="24"/>
          </w:rPr>
          <w:delText xml:space="preserve">5 </w:delText>
        </w:r>
      </w:del>
      <w:ins w:id="118" w:author="Wesner, Jeff S" w:date="2021-05-13T13:42:00Z">
        <w:r w:rsidR="00FC6E0D">
          <w:rPr>
            <w:rFonts w:ascii="Times New Roman" w:eastAsia="Times New Roman" w:hAnsi="Times New Roman" w:cs="Times New Roman"/>
            <w:sz w:val="24"/>
            <w:szCs w:val="24"/>
          </w:rPr>
          <w:t>8</w:t>
        </w:r>
        <w:r w:rsidR="00FC6E0D">
          <w:rPr>
            <w:rFonts w:ascii="Times New Roman" w:eastAsia="Times New Roman" w:hAnsi="Times New Roman" w:cs="Times New Roman"/>
            <w:sz w:val="24"/>
            <w:szCs w:val="24"/>
          </w:rPr>
          <w:t xml:space="preserve"> </w:t>
        </w:r>
      </w:ins>
      <w:r w:rsidR="00C511B2">
        <w:rPr>
          <w:rFonts w:ascii="Times New Roman" w:eastAsia="Times New Roman" w:hAnsi="Times New Roman" w:cs="Times New Roman"/>
          <w:sz w:val="24"/>
          <w:szCs w:val="24"/>
        </w:rPr>
        <w:t xml:space="preserve">± </w:t>
      </w:r>
      <w:del w:id="119" w:author="Wesner, Jeff S" w:date="2021-05-13T13:42:00Z">
        <w:r w:rsidR="00C511B2" w:rsidDel="00FC6E0D">
          <w:rPr>
            <w:rFonts w:ascii="Times New Roman" w:eastAsia="Times New Roman" w:hAnsi="Times New Roman" w:cs="Times New Roman"/>
            <w:sz w:val="24"/>
            <w:szCs w:val="24"/>
          </w:rPr>
          <w:delText>1</w:delText>
        </w:r>
      </w:del>
      <w:ins w:id="120" w:author="Wesner, Jeff S" w:date="2021-05-13T13:42:00Z">
        <w:r w:rsidR="00FC6E0D">
          <w:rPr>
            <w:rFonts w:ascii="Times New Roman" w:eastAsia="Times New Roman" w:hAnsi="Times New Roman" w:cs="Times New Roman"/>
            <w:sz w:val="24"/>
            <w:szCs w:val="24"/>
          </w:rPr>
          <w:t>2</w:t>
        </w:r>
      </w:ins>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w:t>
      </w:r>
      <w:del w:id="121" w:author="Wesner, Jeff S" w:date="2021-05-13T13:42:00Z">
        <w:r w:rsidR="00C511B2" w:rsidDel="00FC6E0D">
          <w:rPr>
            <w:rFonts w:ascii="Times New Roman" w:eastAsia="Times New Roman" w:hAnsi="Times New Roman" w:cs="Times New Roman"/>
            <w:sz w:val="24"/>
            <w:szCs w:val="24"/>
          </w:rPr>
          <w:delText xml:space="preserve">8 </w:delText>
        </w:r>
      </w:del>
      <w:ins w:id="122" w:author="Wesner, Jeff S" w:date="2021-05-13T13:42:00Z">
        <w:r w:rsidR="00FC6E0D">
          <w:rPr>
            <w:rFonts w:ascii="Times New Roman" w:eastAsia="Times New Roman" w:hAnsi="Times New Roman" w:cs="Times New Roman"/>
            <w:sz w:val="24"/>
            <w:szCs w:val="24"/>
          </w:rPr>
          <w:t>10</w:t>
        </w:r>
        <w:r w:rsidR="00FC6E0D">
          <w:rPr>
            <w:rFonts w:ascii="Times New Roman" w:eastAsia="Times New Roman" w:hAnsi="Times New Roman" w:cs="Times New Roman"/>
            <w:sz w:val="24"/>
            <w:szCs w:val="24"/>
          </w:rPr>
          <w:t xml:space="preserve"> </w:t>
        </w:r>
      </w:ins>
      <w:r w:rsidR="00C511B2">
        <w:rPr>
          <w:rFonts w:ascii="Times New Roman" w:eastAsia="Times New Roman" w:hAnsi="Times New Roman" w:cs="Times New Roman"/>
          <w:sz w:val="24"/>
          <w:szCs w:val="24"/>
        </w:rPr>
        <w:t xml:space="preserve">± </w:t>
      </w:r>
      <w:del w:id="123" w:author="Wesner, Jeff S" w:date="2021-05-13T13:42:00Z">
        <w:r w:rsidR="00C511B2" w:rsidDel="00FC6E0D">
          <w:rPr>
            <w:rFonts w:ascii="Times New Roman" w:eastAsia="Times New Roman" w:hAnsi="Times New Roman" w:cs="Times New Roman"/>
            <w:sz w:val="24"/>
            <w:szCs w:val="24"/>
          </w:rPr>
          <w:delText>1</w:delText>
        </w:r>
      </w:del>
      <w:ins w:id="124" w:author="Wesner, Jeff S" w:date="2021-05-13T13:42:00Z">
        <w:r w:rsidR="00FC6E0D">
          <w:rPr>
            <w:rFonts w:ascii="Times New Roman" w:eastAsia="Times New Roman" w:hAnsi="Times New Roman" w:cs="Times New Roman"/>
            <w:sz w:val="24"/>
            <w:szCs w:val="24"/>
          </w:rPr>
          <w:t>2</w:t>
        </w:r>
      </w:ins>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w:t>
      </w:r>
      <w:ins w:id="125" w:author="Wesner, Jeff S" w:date="2021-05-13T13:42:00Z">
        <w:r w:rsidR="00FC6E0D">
          <w:rPr>
            <w:rFonts w:ascii="Times New Roman" w:eastAsia="Times New Roman" w:hAnsi="Times New Roman" w:cs="Times New Roman"/>
            <w:sz w:val="24"/>
            <w:szCs w:val="24"/>
          </w:rPr>
          <w:t xml:space="preserve">as </w:t>
        </w:r>
      </w:ins>
      <w:r w:rsidR="00205DC8">
        <w:rPr>
          <w:rFonts w:ascii="Times New Roman" w:eastAsia="Times New Roman" w:hAnsi="Times New Roman" w:cs="Times New Roman"/>
          <w:sz w:val="24"/>
          <w:szCs w:val="24"/>
        </w:rPr>
        <w:t>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 was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 xml:space="preserve">only 1 ± </w:t>
      </w:r>
      <w:del w:id="126" w:author="Wesner, Jeff S" w:date="2021-05-13T13:43:00Z">
        <w:r w:rsidR="00FB6DBB" w:rsidDel="00FC6E0D">
          <w:rPr>
            <w:rFonts w:ascii="Times New Roman" w:eastAsia="Times New Roman" w:hAnsi="Times New Roman" w:cs="Times New Roman"/>
            <w:sz w:val="24"/>
            <w:szCs w:val="24"/>
          </w:rPr>
          <w:delText>1</w:delText>
        </w:r>
      </w:del>
      <w:ins w:id="127" w:author="Wesner, Jeff S" w:date="2021-05-13T13:43:00Z">
        <w:r w:rsidR="00FC6E0D">
          <w:rPr>
            <w:rFonts w:ascii="Times New Roman" w:eastAsia="Times New Roman" w:hAnsi="Times New Roman" w:cs="Times New Roman"/>
            <w:sz w:val="24"/>
            <w:szCs w:val="24"/>
          </w:rPr>
          <w:t>0.5</w:t>
        </w:r>
      </w:ins>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There was a &gt;99%</w:t>
      </w:r>
      <w:del w:id="128" w:author="Wesner, Jeff S" w:date="2021-05-13T13:39:00Z">
        <w:r w:rsidR="00786AAA" w:rsidDel="001C5C55">
          <w:rPr>
            <w:rFonts w:ascii="Times New Roman" w:eastAsia="Times New Roman" w:hAnsi="Times New Roman" w:cs="Times New Roman"/>
            <w:sz w:val="24"/>
            <w:szCs w:val="24"/>
          </w:rPr>
          <w:delText xml:space="preserve"> probability that </w:delText>
        </w:r>
        <w:r w:rsidR="00F5057B" w:rsidDel="001C5C55">
          <w:rPr>
            <w:rFonts w:ascii="Times New Roman" w:eastAsia="Times New Roman" w:hAnsi="Times New Roman" w:cs="Times New Roman"/>
            <w:sz w:val="24"/>
            <w:szCs w:val="24"/>
          </w:rPr>
          <w:delText>non-</w:delText>
        </w:r>
        <w:r w:rsidR="00786AAA" w:rsidDel="001C5C55">
          <w:rPr>
            <w:rFonts w:ascii="Times New Roman" w:eastAsia="Times New Roman" w:hAnsi="Times New Roman" w:cs="Times New Roman"/>
            <w:sz w:val="24"/>
            <w:szCs w:val="24"/>
          </w:rPr>
          <w:delText>consumer</w:delText>
        </w:r>
        <w:r w:rsidR="00F5057B" w:rsidDel="001C5C55">
          <w:rPr>
            <w:rFonts w:ascii="Times New Roman" w:eastAsia="Times New Roman" w:hAnsi="Times New Roman" w:cs="Times New Roman"/>
            <w:sz w:val="24"/>
            <w:szCs w:val="24"/>
          </w:rPr>
          <w:delText xml:space="preserve"> prey</w:delText>
        </w:r>
        <w:r w:rsidR="00786AAA" w:rsidDel="001C5C55">
          <w:rPr>
            <w:rFonts w:ascii="Times New Roman" w:eastAsia="Times New Roman" w:hAnsi="Times New Roman" w:cs="Times New Roman"/>
            <w:sz w:val="24"/>
            <w:szCs w:val="24"/>
          </w:rPr>
          <w:delText xml:space="preserve"> </w:delText>
        </w:r>
        <w:r w:rsidR="00B34C6E" w:rsidDel="001C5C55">
          <w:rPr>
            <w:rFonts w:ascii="Times New Roman" w:eastAsia="Times New Roman" w:hAnsi="Times New Roman" w:cs="Times New Roman"/>
            <w:sz w:val="24"/>
            <w:szCs w:val="24"/>
          </w:rPr>
          <w:delText>were</w:delText>
        </w:r>
        <w:r w:rsidR="00786AAA" w:rsidDel="001C5C55">
          <w:rPr>
            <w:rFonts w:ascii="Times New Roman" w:eastAsia="Times New Roman" w:hAnsi="Times New Roman" w:cs="Times New Roman"/>
            <w:sz w:val="24"/>
            <w:szCs w:val="24"/>
          </w:rPr>
          <w:delText xml:space="preserve"> more prevalent in</w:delText>
        </w:r>
      </w:del>
      <w:ins w:id="129" w:author="Wesner, Jeff S" w:date="2021-05-13T13:39:00Z">
        <w:r w:rsidR="001C5C55">
          <w:rPr>
            <w:rFonts w:ascii="Times New Roman" w:eastAsia="Times New Roman" w:hAnsi="Times New Roman" w:cs="Times New Roman"/>
            <w:sz w:val="24"/>
            <w:szCs w:val="24"/>
          </w:rPr>
          <w:t xml:space="preserve"> probability that</w:t>
        </w:r>
      </w:ins>
      <w:r w:rsidR="00786AAA">
        <w:rPr>
          <w:rFonts w:ascii="Times New Roman" w:eastAsia="Times New Roman" w:hAnsi="Times New Roman" w:cs="Times New Roman"/>
          <w:sz w:val="24"/>
          <w:szCs w:val="24"/>
        </w:rPr>
        <w:t xml:space="preserve"> </w:t>
      </w:r>
      <w:r w:rsidR="00D864F2">
        <w:rPr>
          <w:rFonts w:ascii="Times New Roman" w:eastAsia="Times New Roman" w:hAnsi="Times New Roman" w:cs="Times New Roman"/>
          <w:sz w:val="24"/>
          <w:szCs w:val="24"/>
        </w:rPr>
        <w:t>intermediate and surface-feeding fish</w:t>
      </w:r>
      <w:ins w:id="130" w:author="Wesner, Jeff S" w:date="2021-05-13T13:39:00Z">
        <w:r w:rsidR="001C5C55">
          <w:rPr>
            <w:rFonts w:ascii="Times New Roman" w:eastAsia="Times New Roman" w:hAnsi="Times New Roman" w:cs="Times New Roman"/>
            <w:sz w:val="24"/>
            <w:szCs w:val="24"/>
          </w:rPr>
          <w:t xml:space="preserve"> had a higher fraction of </w:t>
        </w:r>
      </w:ins>
      <w:ins w:id="131" w:author="Wesner, Jeff S" w:date="2021-05-13T13:51:00Z">
        <w:r w:rsidR="00033F2D">
          <w:rPr>
            <w:rFonts w:ascii="Times New Roman" w:eastAsia="Times New Roman" w:hAnsi="Times New Roman" w:cs="Times New Roman"/>
            <w:sz w:val="24"/>
            <w:szCs w:val="24"/>
          </w:rPr>
          <w:t>non-consumer</w:t>
        </w:r>
      </w:ins>
      <w:ins w:id="132" w:author="Wesner, Jeff S" w:date="2021-05-13T13:39:00Z">
        <w:r w:rsidR="001C5C55">
          <w:rPr>
            <w:rFonts w:ascii="Times New Roman" w:eastAsia="Times New Roman" w:hAnsi="Times New Roman" w:cs="Times New Roman"/>
            <w:sz w:val="24"/>
            <w:szCs w:val="24"/>
          </w:rPr>
          <w:t xml:space="preserve"> prey</w:t>
        </w:r>
      </w:ins>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w:t>
      </w:r>
      <w:ins w:id="133" w:author="Abraham" w:date="2021-04-25T22:03:00Z">
        <w:r w:rsidR="00077F15">
          <w:rPr>
            <w:rFonts w:ascii="Times New Roman" w:eastAsia="Times New Roman" w:hAnsi="Times New Roman" w:cs="Times New Roman"/>
            <w:sz w:val="24"/>
            <w:szCs w:val="24"/>
          </w:rPr>
          <w:t>forag</w:t>
        </w:r>
      </w:ins>
      <w:del w:id="134" w:author="Abraham" w:date="2021-04-25T22:03:00Z">
        <w:r w:rsidR="00786AAA" w:rsidDel="00077F15">
          <w:rPr>
            <w:rFonts w:ascii="Times New Roman" w:eastAsia="Times New Roman" w:hAnsi="Times New Roman" w:cs="Times New Roman"/>
            <w:sz w:val="24"/>
            <w:szCs w:val="24"/>
          </w:rPr>
          <w:delText>feed</w:delText>
        </w:r>
      </w:del>
      <w:r w:rsidR="00786AAA">
        <w:rPr>
          <w:rFonts w:ascii="Times New Roman" w:eastAsia="Times New Roman" w:hAnsi="Times New Roman" w:cs="Times New Roman"/>
          <w:sz w:val="24"/>
          <w:szCs w:val="24"/>
        </w:rPr>
        <w:t xml:space="preserve">ing domains eat a higher proportion of prey in </w:t>
      </w:r>
      <w:del w:id="135" w:author="Wesner, Jeff S" w:date="2021-05-13T13:51:00Z">
        <w:r w:rsidR="00AF2A64" w:rsidDel="00033F2D">
          <w:rPr>
            <w:rFonts w:ascii="Times New Roman" w:eastAsia="Times New Roman" w:hAnsi="Times New Roman" w:cs="Times New Roman"/>
            <w:sz w:val="24"/>
            <w:szCs w:val="24"/>
          </w:rPr>
          <w:delText>non-feeding</w:delText>
        </w:r>
      </w:del>
      <w:ins w:id="136" w:author="Wesner, Jeff S" w:date="2021-05-13T13:51:00Z">
        <w:r w:rsidR="00033F2D">
          <w:rPr>
            <w:rFonts w:ascii="Times New Roman" w:eastAsia="Times New Roman" w:hAnsi="Times New Roman" w:cs="Times New Roman"/>
            <w:sz w:val="24"/>
            <w:szCs w:val="24"/>
          </w:rPr>
          <w:t>non-consumer</w:t>
        </w:r>
      </w:ins>
      <w:r w:rsidR="00AF2A64">
        <w:rPr>
          <w:rFonts w:ascii="Times New Roman" w:eastAsia="Times New Roman" w:hAnsi="Times New Roman" w:cs="Times New Roman"/>
          <w:sz w:val="24"/>
          <w:szCs w:val="24"/>
        </w:rPr>
        <w:t xml:space="preserve">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51165487" w:rsidR="00C85381" w:rsidRDefault="00786AAA"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five collection dates</w:t>
      </w:r>
      <w:ins w:id="137" w:author="Wesner, Jeff S" w:date="2021-05-13T13:40:00Z">
        <w:r w:rsidR="00B109F9">
          <w:rPr>
            <w:rFonts w:ascii="Times New Roman" w:eastAsia="Times New Roman" w:hAnsi="Times New Roman" w:cs="Times New Roman"/>
            <w:sz w:val="24"/>
            <w:szCs w:val="24"/>
          </w:rPr>
          <w:t xml:space="preserve"> more than 20% of their prey were non-consumers</w:t>
        </w:r>
      </w:ins>
      <w:del w:id="138" w:author="Wesner, Jeff S" w:date="2021-05-13T13:40:00Z">
        <w:r w:rsidDel="00B109F9">
          <w:rPr>
            <w:rFonts w:ascii="Times New Roman" w:eastAsia="Times New Roman" w:hAnsi="Times New Roman" w:cs="Times New Roman"/>
            <w:sz w:val="24"/>
            <w:szCs w:val="24"/>
          </w:rPr>
          <w:delText xml:space="preserve">, the proportion of </w:delText>
        </w:r>
        <w:r w:rsidR="00AF2A64" w:rsidDel="00B109F9">
          <w:rPr>
            <w:rFonts w:ascii="Times New Roman" w:eastAsia="Times New Roman" w:hAnsi="Times New Roman" w:cs="Times New Roman"/>
            <w:sz w:val="24"/>
            <w:szCs w:val="24"/>
          </w:rPr>
          <w:delText xml:space="preserve">their </w:delText>
        </w:r>
        <w:r w:rsidDel="00B109F9">
          <w:rPr>
            <w:rFonts w:ascii="Times New Roman" w:eastAsia="Times New Roman" w:hAnsi="Times New Roman" w:cs="Times New Roman"/>
            <w:sz w:val="24"/>
            <w:szCs w:val="24"/>
          </w:rPr>
          <w:delText>prey that w</w:delText>
        </w:r>
        <w:r w:rsidR="00AF2A64" w:rsidDel="00B109F9">
          <w:rPr>
            <w:rFonts w:ascii="Times New Roman" w:eastAsia="Times New Roman" w:hAnsi="Times New Roman" w:cs="Times New Roman"/>
            <w:sz w:val="24"/>
            <w:szCs w:val="24"/>
          </w:rPr>
          <w:delText>as</w:delText>
        </w:r>
        <w:r w:rsidDel="00B109F9">
          <w:rPr>
            <w:rFonts w:ascii="Times New Roman" w:eastAsia="Times New Roman" w:hAnsi="Times New Roman" w:cs="Times New Roman"/>
            <w:sz w:val="24"/>
            <w:szCs w:val="24"/>
          </w:rPr>
          <w:delText xml:space="preserve"> non-co</w:delText>
        </w:r>
        <w:r w:rsidR="00205DC8" w:rsidDel="00B109F9">
          <w:rPr>
            <w:rFonts w:ascii="Times New Roman" w:eastAsia="Times New Roman" w:hAnsi="Times New Roman" w:cs="Times New Roman"/>
            <w:sz w:val="24"/>
            <w:szCs w:val="24"/>
          </w:rPr>
          <w:delText>n</w:delText>
        </w:r>
        <w:r w:rsidDel="00B109F9">
          <w:rPr>
            <w:rFonts w:ascii="Times New Roman" w:eastAsia="Times New Roman" w:hAnsi="Times New Roman" w:cs="Times New Roman"/>
            <w:sz w:val="24"/>
            <w:szCs w:val="24"/>
          </w:rPr>
          <w:delText xml:space="preserve">sumers </w:delText>
        </w:r>
        <w:r w:rsidR="00C04F6F" w:rsidDel="00B109F9">
          <w:rPr>
            <w:rFonts w:ascii="Times New Roman" w:eastAsia="Times New Roman" w:hAnsi="Times New Roman" w:cs="Times New Roman"/>
            <w:sz w:val="24"/>
            <w:szCs w:val="24"/>
          </w:rPr>
          <w:delText>exceeded</w:delText>
        </w:r>
        <w:r w:rsidR="00FB6DBB" w:rsidDel="00B109F9">
          <w:rPr>
            <w:rFonts w:ascii="Times New Roman" w:eastAsia="Times New Roman" w:hAnsi="Times New Roman" w:cs="Times New Roman"/>
            <w:sz w:val="24"/>
            <w:szCs w:val="24"/>
          </w:rPr>
          <w:delText xml:space="preserve"> </w:delText>
        </w:r>
        <w:r w:rsidDel="00B109F9">
          <w:rPr>
            <w:rFonts w:ascii="Times New Roman" w:eastAsia="Times New Roman" w:hAnsi="Times New Roman" w:cs="Times New Roman"/>
            <w:sz w:val="24"/>
            <w:szCs w:val="24"/>
          </w:rPr>
          <w:delText>2</w:delText>
        </w:r>
        <w:r w:rsidR="00FB6DBB" w:rsidDel="00B109F9">
          <w:rPr>
            <w:rFonts w:ascii="Times New Roman" w:eastAsia="Times New Roman" w:hAnsi="Times New Roman" w:cs="Times New Roman"/>
            <w:sz w:val="24"/>
            <w:szCs w:val="24"/>
          </w:rPr>
          <w:delText xml:space="preserve">0% </w:delText>
        </w:r>
        <w:r w:rsidDel="00B109F9">
          <w:rPr>
            <w:rFonts w:ascii="Times New Roman" w:eastAsia="Times New Roman" w:hAnsi="Times New Roman" w:cs="Times New Roman"/>
            <w:sz w:val="24"/>
            <w:szCs w:val="24"/>
          </w:rPr>
          <w:delText>for intermediate and surface-feeding fishes</w:delText>
        </w:r>
      </w:del>
      <w:r>
        <w:rPr>
          <w:rFonts w:ascii="Times New Roman" w:eastAsia="Times New Roman" w:hAnsi="Times New Roman" w:cs="Times New Roman"/>
          <w:sz w:val="24"/>
          <w:szCs w:val="24"/>
        </w:rPr>
        <w:t>,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w:t>
      </w:r>
      <w:ins w:id="139" w:author="Wesner, Jeff S" w:date="2021-05-13T13:40:00Z">
        <w:r w:rsidR="00B109F9">
          <w:rPr>
            <w:rFonts w:ascii="Times New Roman" w:eastAsia="Times New Roman" w:hAnsi="Times New Roman" w:cs="Times New Roman"/>
            <w:sz w:val="24"/>
            <w:szCs w:val="24"/>
          </w:rPr>
          <w:t xml:space="preserve"> on any date</w:t>
        </w:r>
      </w:ins>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53250574" w14:textId="4957BA06"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445C9C">
        <w:rPr>
          <w:rFonts w:ascii="Times New Roman" w:eastAsia="Times New Roman" w:hAnsi="Times New Roman" w:cs="Times New Roman"/>
          <w:sz w:val="24"/>
          <w:szCs w:val="24"/>
        </w:rPr>
        <w:t xml:space="preserve"> All fish ate a similar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 Intermediate fish</w:t>
      </w:r>
      <w:r w:rsidR="008D5049">
        <w:rPr>
          <w:rFonts w:ascii="Times New Roman" w:eastAsia="Times New Roman" w:hAnsi="Times New Roman" w:cs="Times New Roman"/>
          <w:sz w:val="24"/>
          <w:szCs w:val="24"/>
        </w:rPr>
        <w:t xml:space="preserve"> ate</w:t>
      </w:r>
      <w:r w:rsidR="00445C9C">
        <w:rPr>
          <w:rFonts w:ascii="Times New Roman" w:eastAsia="Times New Roman" w:hAnsi="Times New Roman" w:cs="Times New Roman"/>
          <w:sz w:val="24"/>
          <w:szCs w:val="24"/>
        </w:rPr>
        <w:t xml:space="preserve"> a smaller amount of chironomid mass than benthic or surface fish on average, but with strong overlap among the </w:t>
      </w:r>
      <w:ins w:id="140" w:author="Abraham" w:date="2021-04-25T21:52:00Z">
        <w:r w:rsidR="00575A92">
          <w:rPr>
            <w:rFonts w:ascii="Times New Roman" w:eastAsia="Times New Roman" w:hAnsi="Times New Roman" w:cs="Times New Roman"/>
            <w:sz w:val="24"/>
            <w:szCs w:val="24"/>
          </w:rPr>
          <w:t>domain</w:t>
        </w:r>
      </w:ins>
      <w:del w:id="141" w:author="Abraham" w:date="2021-04-25T21:52:00Z">
        <w:r w:rsidR="00445C9C" w:rsidDel="00575A92">
          <w:rPr>
            <w:rFonts w:ascii="Times New Roman" w:eastAsia="Times New Roman" w:hAnsi="Times New Roman" w:cs="Times New Roman"/>
            <w:sz w:val="24"/>
            <w:szCs w:val="24"/>
          </w:rPr>
          <w:delText>guild</w:delText>
        </w:r>
      </w:del>
      <w:r w:rsidR="00445C9C">
        <w:rPr>
          <w:rFonts w:ascii="Times New Roman" w:eastAsia="Times New Roman" w:hAnsi="Times New Roman" w:cs="Times New Roman"/>
          <w:sz w:val="24"/>
          <w:szCs w:val="24"/>
        </w:rPr>
        <w:t xml:space="preserve">s (Figure 2b). </w:t>
      </w: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given date (Figure 3d). In contrast, more than 10% of chironomids in intermediate or surface fish diets were pupae or adults on average (Figure 2d). This varied widely over time, </w:t>
      </w:r>
      <w:r w:rsidR="0040203E">
        <w:rPr>
          <w:rFonts w:ascii="Times New Roman" w:eastAsia="Times New Roman" w:hAnsi="Times New Roman" w:cs="Times New Roman"/>
          <w:sz w:val="24"/>
          <w:szCs w:val="24"/>
        </w:rPr>
        <w:t>with up to 40% of chironomids eaten as larvae or pupae on some dates (Figure 3d</w:t>
      </w:r>
      <w:ins w:id="142" w:author="Wesner, Jeff S" w:date="2021-05-13T10:54:00Z">
        <w:r w:rsidR="0032697B">
          <w:rPr>
            <w:rFonts w:ascii="Times New Roman" w:eastAsia="Times New Roman" w:hAnsi="Times New Roman" w:cs="Times New Roman"/>
            <w:sz w:val="24"/>
            <w:szCs w:val="24"/>
          </w:rPr>
          <w:t>)</w:t>
        </w:r>
      </w:ins>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00D3D8D9"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43"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143"/>
      <w:r>
        <w:rPr>
          <w:rFonts w:ascii="Times New Roman" w:eastAsia="Times New Roman" w:hAnsi="Times New Roman" w:cs="Times New Roman"/>
          <w:sz w:val="24"/>
          <w:szCs w:val="24"/>
        </w:rPr>
        <w:t>Contrary to our initial</w:t>
      </w:r>
      <w:ins w:id="144" w:author="Abraham" w:date="2021-04-25T21:41:00Z">
        <w:r w:rsidR="003C120F">
          <w:rPr>
            <w:rFonts w:ascii="Times New Roman" w:eastAsia="Times New Roman" w:hAnsi="Times New Roman" w:cs="Times New Roman"/>
            <w:sz w:val="24"/>
            <w:szCs w:val="24"/>
          </w:rPr>
          <w:t xml:space="preserve"> hypothesis,</w:t>
        </w:r>
      </w:ins>
      <w:r>
        <w:rPr>
          <w:rFonts w:ascii="Times New Roman" w:eastAsia="Times New Roman" w:hAnsi="Times New Roman" w:cs="Times New Roman"/>
          <w:sz w:val="24"/>
          <w:szCs w:val="24"/>
        </w:rPr>
        <w:t xml:space="preserve"> </w:t>
      </w:r>
      <w:r w:rsidR="007E1102">
        <w:rPr>
          <w:rFonts w:ascii="Times New Roman" w:eastAsia="Times New Roman" w:hAnsi="Times New Roman" w:cs="Times New Roman"/>
          <w:sz w:val="24"/>
          <w:szCs w:val="24"/>
        </w:rPr>
        <w:t xml:space="preserve">there was little evidence that fish ate more </w:t>
      </w:r>
      <w:del w:id="145" w:author="Wesner, Jeff S" w:date="2021-05-13T13:51:00Z">
        <w:r w:rsidR="007E1102" w:rsidDel="00033F2D">
          <w:rPr>
            <w:rFonts w:ascii="Times New Roman" w:eastAsia="Times New Roman" w:hAnsi="Times New Roman" w:cs="Times New Roman"/>
            <w:sz w:val="24"/>
            <w:szCs w:val="24"/>
          </w:rPr>
          <w:delText>non-feeding</w:delText>
        </w:r>
      </w:del>
      <w:ins w:id="146" w:author="Wesner, Jeff S" w:date="2021-05-13T13:51:00Z">
        <w:r w:rsidR="00033F2D">
          <w:rPr>
            <w:rFonts w:ascii="Times New Roman" w:eastAsia="Times New Roman" w:hAnsi="Times New Roman" w:cs="Times New Roman"/>
            <w:sz w:val="24"/>
            <w:szCs w:val="24"/>
          </w:rPr>
          <w:t>non-consumer</w:t>
        </w:r>
      </w:ins>
      <w:r w:rsidR="007E1102">
        <w:rPr>
          <w:rFonts w:ascii="Times New Roman" w:eastAsia="Times New Roman" w:hAnsi="Times New Roman" w:cs="Times New Roman"/>
          <w:sz w:val="24"/>
          <w:szCs w:val="24"/>
        </w:rPr>
        <w:t xml:space="preserve"> prey stages as emergence increased</w:t>
      </w:r>
      <w:r>
        <w:rPr>
          <w:rFonts w:ascii="Times New Roman" w:eastAsia="Times New Roman" w:hAnsi="Times New Roman" w:cs="Times New Roman"/>
          <w:sz w:val="24"/>
          <w:szCs w:val="24"/>
        </w:rPr>
        <w:t xml:space="preserve">. </w:t>
      </w:r>
      <w:bookmarkStart w:id="147" w:name="_Hlk48644323"/>
      <w:r>
        <w:rPr>
          <w:rFonts w:ascii="Times New Roman" w:eastAsia="Times New Roman" w:hAnsi="Times New Roman" w:cs="Times New Roman"/>
          <w:sz w:val="24"/>
          <w:szCs w:val="24"/>
        </w:rPr>
        <w:t xml:space="preserve">The strongest relationship between emergence and proportion of </w:t>
      </w:r>
      <w:del w:id="148" w:author="Wesner, Jeff S" w:date="2021-05-13T13:51:00Z">
        <w:r w:rsidR="007E1102" w:rsidDel="00033F2D">
          <w:rPr>
            <w:rFonts w:ascii="Times New Roman" w:eastAsia="Times New Roman" w:hAnsi="Times New Roman" w:cs="Times New Roman"/>
            <w:sz w:val="24"/>
            <w:szCs w:val="24"/>
          </w:rPr>
          <w:delText>non-feeding</w:delText>
        </w:r>
      </w:del>
      <w:ins w:id="149" w:author="Wesner, Jeff S" w:date="2021-05-13T13:51:00Z">
        <w:r w:rsidR="00033F2D">
          <w:rPr>
            <w:rFonts w:ascii="Times New Roman" w:eastAsia="Times New Roman" w:hAnsi="Times New Roman" w:cs="Times New Roman"/>
            <w:sz w:val="24"/>
            <w:szCs w:val="24"/>
          </w:rPr>
          <w:t>non-consumer</w:t>
        </w:r>
      </w:ins>
      <w:r w:rsidR="007E1102">
        <w:rPr>
          <w:rFonts w:ascii="Times New Roman" w:eastAsia="Times New Roman" w:hAnsi="Times New Roman" w:cs="Times New Roman"/>
          <w:sz w:val="24"/>
          <w:szCs w:val="24"/>
        </w:rPr>
        <w:t xml:space="preserve">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t xml:space="preserve">surface feeding fishes (Table 4). However, the effect was relatively small (Table 4) and the relationship was noisy (Figure 4). It also disappeared when the analysis was repeated with only </w:t>
      </w:r>
      <w:r w:rsidR="007E1102">
        <w:rPr>
          <w:rFonts w:ascii="Times New Roman" w:eastAsia="Times New Roman" w:hAnsi="Times New Roman" w:cs="Times New Roman"/>
          <w:sz w:val="24"/>
          <w:szCs w:val="24"/>
        </w:rPr>
        <w:lastRenderedPageBreak/>
        <w:t>chironomids (Figure 4)</w:t>
      </w:r>
      <w:bookmarkEnd w:id="147"/>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7B6BC590"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150"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 </w:t>
      </w:r>
      <w:r w:rsidR="00CC4A59">
        <w:rPr>
          <w:rFonts w:ascii="Times New Roman" w:eastAsia="Times New Roman" w:hAnsi="Times New Roman" w:cs="Times New Roman"/>
          <w:sz w:val="24"/>
          <w:szCs w:val="24"/>
        </w:rPr>
        <w:t>is predictable based on the foraging traits of the fish</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As expected, f</w:t>
      </w:r>
      <w:r>
        <w:rPr>
          <w:rFonts w:ascii="Times New Roman" w:eastAsia="Times New Roman" w:hAnsi="Times New Roman" w:cs="Times New Roman"/>
          <w:sz w:val="24"/>
          <w:szCs w:val="24"/>
        </w:rPr>
        <w:t>ish</w:t>
      </w:r>
      <w:r w:rsidR="00CC4A59">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 the surface and the intermediate </w:t>
      </w:r>
      <w:ins w:id="151" w:author="Abraham" w:date="2021-04-25T21:58:00Z">
        <w:r w:rsidR="00077F15">
          <w:rPr>
            <w:rFonts w:ascii="Times New Roman" w:eastAsia="Times New Roman" w:hAnsi="Times New Roman" w:cs="Times New Roman"/>
            <w:sz w:val="24"/>
            <w:szCs w:val="24"/>
          </w:rPr>
          <w:t>forag</w:t>
        </w:r>
      </w:ins>
      <w:del w:id="152" w:author="Abraham" w:date="2021-04-25T21:58: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 xml:space="preserve">ing domains </w:t>
      </w:r>
      <w:r w:rsidR="00CC4A59">
        <w:rPr>
          <w:rFonts w:ascii="Times New Roman" w:eastAsia="Times New Roman" w:hAnsi="Times New Roman" w:cs="Times New Roman"/>
          <w:sz w:val="24"/>
          <w:szCs w:val="24"/>
        </w:rPr>
        <w:t>consistently ate a higher fraction of terrestrial prey</w:t>
      </w:r>
      <w:r>
        <w:rPr>
          <w:rFonts w:ascii="Times New Roman" w:eastAsia="Times New Roman" w:hAnsi="Times New Roman" w:cs="Times New Roman"/>
          <w:sz w:val="24"/>
          <w:szCs w:val="24"/>
        </w:rPr>
        <w:t xml:space="preserve"> than fishes in the benthic </w:t>
      </w:r>
      <w:ins w:id="153" w:author="Abraham" w:date="2021-04-25T21:58:00Z">
        <w:r w:rsidR="00077F15">
          <w:rPr>
            <w:rFonts w:ascii="Times New Roman" w:eastAsia="Times New Roman" w:hAnsi="Times New Roman" w:cs="Times New Roman"/>
            <w:sz w:val="24"/>
            <w:szCs w:val="24"/>
          </w:rPr>
          <w:t>forag</w:t>
        </w:r>
      </w:ins>
      <w:del w:id="154" w:author="Abraham" w:date="2021-04-25T21:58: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w:t>
      </w:r>
      <w:r w:rsidR="00A55EAC">
        <w:rPr>
          <w:rFonts w:ascii="Times New Roman" w:eastAsia="Times New Roman" w:hAnsi="Times New Roman" w:cs="Times New Roman"/>
          <w:sz w:val="24"/>
          <w:szCs w:val="24"/>
        </w:rPr>
        <w:t>n</w:t>
      </w:r>
      <w:r w:rsidR="00CC4A59">
        <w:rPr>
          <w:rFonts w:ascii="Times New Roman" w:eastAsia="Times New Roman" w:hAnsi="Times New Roman" w:cs="Times New Roman"/>
          <w:sz w:val="24"/>
          <w:szCs w:val="24"/>
        </w:rPr>
        <w:t xml:space="preserve">. However, the most important result </w:t>
      </w:r>
      <w:r w:rsidR="004F1184">
        <w:rPr>
          <w:rFonts w:ascii="Times New Roman" w:eastAsia="Times New Roman" w:hAnsi="Times New Roman" w:cs="Times New Roman"/>
          <w:sz w:val="24"/>
          <w:szCs w:val="24"/>
        </w:rPr>
        <w:t>was</w:t>
      </w:r>
      <w:r w:rsidR="00CC4A59">
        <w:rPr>
          <w:rFonts w:ascii="Times New Roman" w:eastAsia="Times New Roman" w:hAnsi="Times New Roman" w:cs="Times New Roman"/>
          <w:sz w:val="24"/>
          <w:szCs w:val="24"/>
        </w:rPr>
        <w:t xml:space="preserve"> that fishes in those domains also differed in how they </w:t>
      </w:r>
      <w:del w:id="155" w:author="Wesner, Jeff S" w:date="2021-05-13T13:51:00Z">
        <w:r w:rsidR="00CC4A59" w:rsidDel="00615D2A">
          <w:rPr>
            <w:rFonts w:ascii="Times New Roman" w:eastAsia="Times New Roman" w:hAnsi="Times New Roman" w:cs="Times New Roman"/>
            <w:sz w:val="24"/>
            <w:szCs w:val="24"/>
          </w:rPr>
          <w:delText xml:space="preserve">consumed </w:delText>
        </w:r>
      </w:del>
      <w:ins w:id="156" w:author="Wesner, Jeff S" w:date="2021-05-13T13:51:00Z">
        <w:r w:rsidR="00615D2A">
          <w:rPr>
            <w:rFonts w:ascii="Times New Roman" w:eastAsia="Times New Roman" w:hAnsi="Times New Roman" w:cs="Times New Roman"/>
            <w:sz w:val="24"/>
            <w:szCs w:val="24"/>
          </w:rPr>
          <w:t>ate</w:t>
        </w:r>
        <w:r w:rsidR="00615D2A">
          <w:rPr>
            <w:rFonts w:ascii="Times New Roman" w:eastAsia="Times New Roman" w:hAnsi="Times New Roman" w:cs="Times New Roman"/>
            <w:sz w:val="24"/>
            <w:szCs w:val="24"/>
          </w:rPr>
          <w:t xml:space="preserve"> </w:t>
        </w:r>
      </w:ins>
      <w:r w:rsidR="00CC4A59">
        <w:rPr>
          <w:rFonts w:ascii="Times New Roman" w:eastAsia="Times New Roman" w:hAnsi="Times New Roman" w:cs="Times New Roman"/>
          <w:sz w:val="24"/>
          <w:szCs w:val="24"/>
        </w:rPr>
        <w:t>the remaining fraction of aquatic prey. Namely, f</w:t>
      </w:r>
      <w:r>
        <w:rPr>
          <w:rFonts w:ascii="Times New Roman" w:eastAsia="Times New Roman" w:hAnsi="Times New Roman" w:cs="Times New Roman"/>
          <w:sz w:val="24"/>
          <w:szCs w:val="24"/>
        </w:rPr>
        <w:t xml:space="preserve">ishes in the </w:t>
      </w:r>
      <w:r w:rsidR="00CC4A59">
        <w:rPr>
          <w:rFonts w:ascii="Times New Roman" w:eastAsia="Times New Roman" w:hAnsi="Times New Roman" w:cs="Times New Roman"/>
          <w:sz w:val="24"/>
          <w:szCs w:val="24"/>
        </w:rPr>
        <w:t>surface and water-column</w:t>
      </w:r>
      <w:r w:rsidRPr="00353E28">
        <w:rPr>
          <w:rFonts w:ascii="Times New Roman" w:eastAsia="Times New Roman" w:hAnsi="Times New Roman" w:cs="Times New Roman"/>
          <w:sz w:val="24"/>
          <w:szCs w:val="24"/>
        </w:rPr>
        <w:t xml:space="preserve"> domain </w:t>
      </w:r>
      <w:r w:rsidR="00C96185">
        <w:rPr>
          <w:rFonts w:ascii="Times New Roman" w:eastAsia="Times New Roman" w:hAnsi="Times New Roman" w:cs="Times New Roman"/>
          <w:sz w:val="24"/>
          <w:szCs w:val="24"/>
        </w:rPr>
        <w:t>fed</w:t>
      </w:r>
      <w:r w:rsidRPr="00353E28">
        <w:rPr>
          <w:rFonts w:ascii="Times New Roman" w:eastAsia="Times New Roman" w:hAnsi="Times New Roman" w:cs="Times New Roman"/>
          <w:sz w:val="24"/>
          <w:szCs w:val="24"/>
        </w:rPr>
        <w:t xml:space="preserve"> more heavily on</w:t>
      </w:r>
      <w:r w:rsidR="003C5979">
        <w:rPr>
          <w:rFonts w:ascii="Times New Roman" w:eastAsia="Times New Roman" w:hAnsi="Times New Roman" w:cs="Times New Roman"/>
          <w:sz w:val="24"/>
          <w:szCs w:val="24"/>
        </w:rPr>
        <w:t xml:space="preserve"> non-consumer prey stages (e.g., </w:t>
      </w:r>
      <w:r w:rsidRPr="00353E28">
        <w:rPr>
          <w:rFonts w:ascii="Times New Roman" w:eastAsia="Times New Roman" w:hAnsi="Times New Roman" w:cs="Times New Roman"/>
          <w:sz w:val="24"/>
          <w:szCs w:val="24"/>
        </w:rPr>
        <w:t xml:space="preserve">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w:t>
      </w:r>
      <w:r w:rsidR="00E461A7">
        <w:rPr>
          <w:rFonts w:ascii="Times New Roman" w:eastAsia="Times New Roman" w:hAnsi="Times New Roman" w:cs="Times New Roman"/>
          <w:sz w:val="24"/>
          <w:szCs w:val="24"/>
        </w:rPr>
        <w:t>)</w:t>
      </w:r>
      <w:r w:rsidRPr="00353E28">
        <w:rPr>
          <w:rFonts w:ascii="Times New Roman" w:eastAsia="Times New Roman" w:hAnsi="Times New Roman" w:cs="Times New Roman"/>
          <w:sz w:val="24"/>
          <w:szCs w:val="24"/>
        </w:rPr>
        <w:t xml:space="preserve"> than </w:t>
      </w:r>
      <w:r w:rsidR="00CC4A59">
        <w:rPr>
          <w:rFonts w:ascii="Times New Roman" w:eastAsia="Times New Roman" w:hAnsi="Times New Roman" w:cs="Times New Roman"/>
          <w:sz w:val="24"/>
          <w:szCs w:val="24"/>
        </w:rPr>
        <w:t>fishes in the benthic domain</w:t>
      </w:r>
      <w:r w:rsidRPr="00353E28">
        <w:rPr>
          <w:rFonts w:ascii="Times New Roman" w:eastAsia="Times New Roman" w:hAnsi="Times New Roman" w:cs="Times New Roman"/>
          <w:sz w:val="24"/>
          <w:szCs w:val="24"/>
        </w:rPr>
        <w:t>.</w:t>
      </w:r>
      <w:r w:rsidR="00353E28" w:rsidRPr="00353E28">
        <w:rPr>
          <w:rFonts w:ascii="Times New Roman" w:eastAsia="Times New Roman" w:hAnsi="Times New Roman" w:cs="Times New Roman"/>
          <w:sz w:val="24"/>
          <w:szCs w:val="24"/>
        </w:rPr>
        <w:t xml:space="preserve"> </w:t>
      </w:r>
      <w:r w:rsidR="00353E28" w:rsidRPr="00353E28">
        <w:rPr>
          <w:rFonts w:ascii="Times New Roman" w:hAnsi="Times New Roman" w:cs="Times New Roman"/>
          <w:color w:val="201F1E"/>
          <w:sz w:val="24"/>
          <w:szCs w:val="24"/>
          <w:shd w:val="clear" w:color="auto" w:fill="FFFFFF"/>
        </w:rPr>
        <w:t xml:space="preserve">While it is not surprising that benthic fishes ate more larval </w:t>
      </w:r>
      <w:r w:rsidR="00DD2A7C">
        <w:rPr>
          <w:rFonts w:ascii="Times New Roman" w:hAnsi="Times New Roman" w:cs="Times New Roman"/>
          <w:color w:val="201F1E"/>
          <w:sz w:val="24"/>
          <w:szCs w:val="24"/>
          <w:shd w:val="clear" w:color="auto" w:fill="FFFFFF"/>
        </w:rPr>
        <w:t>chironomid</w:t>
      </w:r>
      <w:r w:rsidR="00353E28" w:rsidRPr="00353E28">
        <w:rPr>
          <w:rFonts w:ascii="Times New Roman" w:hAnsi="Times New Roman" w:cs="Times New Roman"/>
          <w:color w:val="201F1E"/>
          <w:sz w:val="24"/>
          <w:szCs w:val="24"/>
          <w:shd w:val="clear" w:color="auto" w:fill="FFFFFF"/>
        </w:rPr>
        <w:t xml:space="preserve">s than other fishes, our results provide among the first quantifications of this feeding among fish foraging </w:t>
      </w:r>
      <w:r w:rsidR="00E461A7">
        <w:rPr>
          <w:rFonts w:ascii="Times New Roman" w:hAnsi="Times New Roman" w:cs="Times New Roman"/>
          <w:color w:val="201F1E"/>
          <w:sz w:val="24"/>
          <w:szCs w:val="24"/>
          <w:shd w:val="clear" w:color="auto" w:fill="FFFFFF"/>
        </w:rPr>
        <w:t>domains</w:t>
      </w:r>
      <w:r w:rsidR="00353E28" w:rsidRPr="00353E28">
        <w:rPr>
          <w:rFonts w:ascii="Times New Roman" w:hAnsi="Times New Roman" w:cs="Times New Roman"/>
          <w:color w:val="201F1E"/>
          <w:sz w:val="24"/>
          <w:szCs w:val="24"/>
          <w:shd w:val="clear" w:color="auto" w:fill="FFFFFF"/>
        </w:rPr>
        <w:t>.</w:t>
      </w:r>
    </w:p>
    <w:p w14:paraId="1F78F250" w14:textId="55A8F5AB"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150"/>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F21C01">
        <w:rPr>
          <w:rFonts w:ascii="Times New Roman" w:eastAsia="Times New Roman" w:hAnsi="Times New Roman" w:cs="Times New Roman"/>
          <w:sz w:val="24"/>
          <w:szCs w:val="24"/>
        </w:rPr>
        <w:t>.</w:t>
      </w:r>
      <w:r w:rsidR="007C6179">
        <w:rPr>
          <w:rFonts w:ascii="Times New Roman" w:eastAsia="Times New Roman" w:hAnsi="Times New Roman" w:cs="Times New Roman"/>
          <w:sz w:val="24"/>
          <w:szCs w:val="24"/>
        </w:rPr>
        <w:t xml:space="preserve"> Both types of feeding reduce</w:t>
      </w:r>
      <w:r w:rsidR="004F1184">
        <w:rPr>
          <w:rFonts w:ascii="Times New Roman" w:eastAsia="Times New Roman" w:hAnsi="Times New Roman" w:cs="Times New Roman"/>
          <w:sz w:val="24"/>
          <w:szCs w:val="24"/>
        </w:rPr>
        <w:t>d</w:t>
      </w:r>
      <w:r w:rsidR="007C6179">
        <w:rPr>
          <w:rFonts w:ascii="Times New Roman" w:eastAsia="Times New Roman" w:hAnsi="Times New Roman" w:cs="Times New Roman"/>
          <w:sz w:val="24"/>
          <w:szCs w:val="24"/>
        </w:rPr>
        <w:t xml:space="preserve"> insect emergence, but only Smallmouth Buffalo controlled benthic larval densities (Warmbold and Wesner 2018). In the current study</w:t>
      </w:r>
      <w:r w:rsidR="00D2349D">
        <w:rPr>
          <w:rFonts w:ascii="Times New Roman" w:eastAsia="Times New Roman" w:hAnsi="Times New Roman" w:cs="Times New Roman"/>
          <w:sz w:val="24"/>
          <w:szCs w:val="24"/>
        </w:rPr>
        <w:t xml:space="preserve">, </w:t>
      </w:r>
      <w:del w:id="157" w:author="Wesner, Jeff S" w:date="2021-05-13T10:54:00Z">
        <w:r w:rsidR="00D2349D" w:rsidDel="0032697B">
          <w:rPr>
            <w:rFonts w:ascii="Times New Roman" w:eastAsia="Times New Roman" w:hAnsi="Times New Roman" w:cs="Times New Roman"/>
            <w:sz w:val="24"/>
            <w:szCs w:val="24"/>
          </w:rPr>
          <w:delText xml:space="preserve">at least </w:delText>
        </w:r>
      </w:del>
      <w:r w:rsidR="00D2349D">
        <w:rPr>
          <w:rFonts w:ascii="Times New Roman" w:eastAsia="Times New Roman" w:hAnsi="Times New Roman" w:cs="Times New Roman"/>
          <w:sz w:val="24"/>
          <w:szCs w:val="24"/>
        </w:rPr>
        <w:t>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lastRenderedPageBreak/>
        <w:t>had similar diets as Green Sunfish, with at least 19% of all aquatic prey eaten in non-consumer life stages, 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7B91B98A"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w:t>
      </w:r>
      <w:del w:id="158" w:author="Wesner, Jeff S" w:date="2021-05-13T10:55:00Z">
        <w:r w:rsidR="0092356F" w:rsidDel="0032697B">
          <w:rPr>
            <w:rFonts w:ascii="Times New Roman" w:eastAsia="Times New Roman" w:hAnsi="Times New Roman" w:cs="Times New Roman"/>
            <w:sz w:val="24"/>
            <w:szCs w:val="24"/>
          </w:rPr>
          <w:delText xml:space="preserve">potentially </w:delText>
        </w:r>
      </w:del>
      <w:r w:rsidR="0092356F">
        <w:rPr>
          <w:rFonts w:ascii="Times New Roman" w:eastAsia="Times New Roman" w:hAnsi="Times New Roman" w:cs="Times New Roman"/>
          <w:sz w:val="24"/>
          <w:szCs w:val="24"/>
        </w:rPr>
        <w:t xml:space="preserve">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S2</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revealing that fishes partition common prey taxa by life-stages. This is similar to</w:t>
      </w:r>
      <w:ins w:id="159" w:author="Wesner, Jeff S" w:date="2021-05-13T10:56:00Z">
        <w:r w:rsidR="0032697B">
          <w:rPr>
            <w:rFonts w:ascii="Times New Roman" w:eastAsia="Times New Roman" w:hAnsi="Times New Roman" w:cs="Times New Roman"/>
            <w:sz w:val="24"/>
            <w:szCs w:val="24"/>
          </w:rPr>
          <w:t xml:space="preserve"> </w:t>
        </w:r>
      </w:ins>
      <w:del w:id="160" w:author="Wesner, Jeff S" w:date="2021-05-13T10:56:00Z">
        <w:r w:rsidR="007932D8" w:rsidDel="0032697B">
          <w:rPr>
            <w:rFonts w:ascii="Times New Roman" w:eastAsia="Times New Roman" w:hAnsi="Times New Roman" w:cs="Times New Roman"/>
            <w:sz w:val="24"/>
            <w:szCs w:val="24"/>
          </w:rPr>
          <w:delText xml:space="preserve"> previous studies that reveal </w:delText>
        </w:r>
      </w:del>
      <w:del w:id="161" w:author="Wesner, Jeff S" w:date="2021-05-13T10:55:00Z">
        <w:r w:rsidR="007932D8" w:rsidDel="0032697B">
          <w:rPr>
            <w:rFonts w:ascii="Times New Roman" w:eastAsia="Times New Roman" w:hAnsi="Times New Roman" w:cs="Times New Roman"/>
            <w:sz w:val="24"/>
            <w:szCs w:val="24"/>
          </w:rPr>
          <w:delText>“</w:delText>
        </w:r>
      </w:del>
      <w:r w:rsidR="007932D8">
        <w:rPr>
          <w:rFonts w:ascii="Times New Roman" w:eastAsia="Times New Roman" w:hAnsi="Times New Roman" w:cs="Times New Roman"/>
          <w:sz w:val="24"/>
          <w:szCs w:val="24"/>
        </w:rPr>
        <w:t>cryptic</w:t>
      </w:r>
      <w:del w:id="162" w:author="Wesner, Jeff S" w:date="2021-05-13T10:55:00Z">
        <w:r w:rsidR="007932D8" w:rsidDel="0032697B">
          <w:rPr>
            <w:rFonts w:ascii="Times New Roman" w:eastAsia="Times New Roman" w:hAnsi="Times New Roman" w:cs="Times New Roman"/>
            <w:sz w:val="24"/>
            <w:szCs w:val="24"/>
          </w:rPr>
          <w:delText>”</w:delText>
        </w:r>
      </w:del>
      <w:r w:rsidR="007932D8">
        <w:rPr>
          <w:rFonts w:ascii="Times New Roman" w:eastAsia="Times New Roman" w:hAnsi="Times New Roman" w:cs="Times New Roman"/>
          <w:sz w:val="24"/>
          <w:szCs w:val="24"/>
        </w:rPr>
        <w:t xml:space="preserve"> partitioning </w:t>
      </w:r>
      <w:del w:id="163" w:author="Wesner, Jeff S" w:date="2021-05-13T10:57:00Z">
        <w:r w:rsidR="007932D8" w:rsidDel="0032697B">
          <w:rPr>
            <w:rFonts w:ascii="Times New Roman" w:eastAsia="Times New Roman" w:hAnsi="Times New Roman" w:cs="Times New Roman"/>
            <w:sz w:val="24"/>
            <w:szCs w:val="24"/>
          </w:rPr>
          <w:delText>by fish</w:delText>
        </w:r>
      </w:del>
      <w:del w:id="164" w:author="Wesner, Jeff S" w:date="2021-05-13T10:55:00Z">
        <w:r w:rsidR="007932D8" w:rsidDel="0032697B">
          <w:rPr>
            <w:rFonts w:ascii="Times New Roman" w:eastAsia="Times New Roman" w:hAnsi="Times New Roman" w:cs="Times New Roman"/>
            <w:sz w:val="24"/>
            <w:szCs w:val="24"/>
          </w:rPr>
          <w:delText>, but onl</w:delText>
        </w:r>
      </w:del>
      <w:ins w:id="165" w:author="Wesner, Jeff S" w:date="2021-05-13T10:57:00Z">
        <w:r w:rsidR="0032697B">
          <w:rPr>
            <w:rFonts w:ascii="Times New Roman" w:eastAsia="Times New Roman" w:hAnsi="Times New Roman" w:cs="Times New Roman"/>
            <w:sz w:val="24"/>
            <w:szCs w:val="24"/>
          </w:rPr>
          <w:t>revealed</w:t>
        </w:r>
      </w:ins>
      <w:del w:id="166" w:author="Wesner, Jeff S" w:date="2021-05-13T10:55:00Z">
        <w:r w:rsidR="007932D8" w:rsidDel="0032697B">
          <w:rPr>
            <w:rFonts w:ascii="Times New Roman" w:eastAsia="Times New Roman" w:hAnsi="Times New Roman" w:cs="Times New Roman"/>
            <w:sz w:val="24"/>
            <w:szCs w:val="24"/>
          </w:rPr>
          <w:delText>y</w:delText>
        </w:r>
      </w:del>
      <w:r w:rsidR="007932D8">
        <w:rPr>
          <w:rFonts w:ascii="Times New Roman" w:eastAsia="Times New Roman" w:hAnsi="Times New Roman" w:cs="Times New Roman"/>
          <w:sz w:val="24"/>
          <w:szCs w:val="24"/>
        </w:rPr>
        <w:t xml:space="preserve"> </w:t>
      </w:r>
      <w:del w:id="167" w:author="Wesner, Jeff S" w:date="2021-05-13T10:57:00Z">
        <w:r w:rsidR="007932D8" w:rsidDel="0032697B">
          <w:rPr>
            <w:rFonts w:ascii="Times New Roman" w:eastAsia="Times New Roman" w:hAnsi="Times New Roman" w:cs="Times New Roman"/>
            <w:sz w:val="24"/>
            <w:szCs w:val="24"/>
          </w:rPr>
          <w:delText xml:space="preserve">when </w:delText>
        </w:r>
      </w:del>
      <w:del w:id="168" w:author="Wesner, Jeff S" w:date="2021-05-13T10:55:00Z">
        <w:r w:rsidR="007932D8" w:rsidDel="0032697B">
          <w:rPr>
            <w:rFonts w:ascii="Times New Roman" w:eastAsia="Times New Roman" w:hAnsi="Times New Roman" w:cs="Times New Roman"/>
            <w:sz w:val="24"/>
            <w:szCs w:val="24"/>
          </w:rPr>
          <w:delText>chironomids were</w:delText>
        </w:r>
      </w:del>
      <w:del w:id="169" w:author="Wesner, Jeff S" w:date="2021-05-13T10:57:00Z">
        <w:r w:rsidR="007932D8" w:rsidDel="0032697B">
          <w:rPr>
            <w:rFonts w:ascii="Times New Roman" w:eastAsia="Times New Roman" w:hAnsi="Times New Roman" w:cs="Times New Roman"/>
            <w:sz w:val="24"/>
            <w:szCs w:val="24"/>
          </w:rPr>
          <w:delText xml:space="preserve"> </w:delText>
        </w:r>
      </w:del>
      <w:del w:id="170" w:author="Wesner, Jeff S" w:date="2021-05-13T10:56:00Z">
        <w:r w:rsidR="007932D8" w:rsidDel="0032697B">
          <w:rPr>
            <w:rFonts w:ascii="Times New Roman" w:eastAsia="Times New Roman" w:hAnsi="Times New Roman" w:cs="Times New Roman"/>
            <w:sz w:val="24"/>
            <w:szCs w:val="24"/>
          </w:rPr>
          <w:delText>disaggregated from family to species</w:delText>
        </w:r>
      </w:del>
      <w:ins w:id="171" w:author="Wesner, Jeff S" w:date="2021-05-13T10:57:00Z">
        <w:r w:rsidR="0032697B">
          <w:rPr>
            <w:rFonts w:ascii="Times New Roman" w:eastAsia="Times New Roman" w:hAnsi="Times New Roman" w:cs="Times New Roman"/>
            <w:sz w:val="24"/>
            <w:szCs w:val="24"/>
          </w:rPr>
          <w:t>by comparing diets</w:t>
        </w:r>
      </w:ins>
      <w:ins w:id="172" w:author="Wesner, Jeff S" w:date="2021-05-13T10:56:00Z">
        <w:r w:rsidR="0032697B">
          <w:rPr>
            <w:rFonts w:ascii="Times New Roman" w:eastAsia="Times New Roman" w:hAnsi="Times New Roman" w:cs="Times New Roman"/>
            <w:sz w:val="24"/>
            <w:szCs w:val="24"/>
          </w:rPr>
          <w:t xml:space="preserve"> at </w:t>
        </w:r>
      </w:ins>
      <w:ins w:id="173" w:author="Wesner, Jeff S" w:date="2021-05-13T10:57:00Z">
        <w:r w:rsidR="0032697B">
          <w:rPr>
            <w:rFonts w:ascii="Times New Roman" w:eastAsia="Times New Roman" w:hAnsi="Times New Roman" w:cs="Times New Roman"/>
            <w:sz w:val="24"/>
            <w:szCs w:val="24"/>
          </w:rPr>
          <w:t>the level of prey species rather than prey families</w:t>
        </w:r>
      </w:ins>
      <w:r w:rsidR="007932D8">
        <w:rPr>
          <w:rFonts w:ascii="Times New Roman" w:eastAsia="Times New Roman" w:hAnsi="Times New Roman" w:cs="Times New Roman"/>
          <w:sz w:val="24"/>
          <w:szCs w:val="24"/>
        </w:rPr>
        <w:t xml:space="preserve"> (Ross 2013, p 266). </w:t>
      </w:r>
      <w:del w:id="174" w:author="Wesner, Jeff S" w:date="2021-05-13T10:56:00Z">
        <w:r w:rsidR="007932D8" w:rsidDel="0032697B">
          <w:rPr>
            <w:rFonts w:ascii="Times New Roman" w:eastAsia="Times New Roman" w:hAnsi="Times New Roman" w:cs="Times New Roman"/>
            <w:sz w:val="24"/>
            <w:szCs w:val="24"/>
          </w:rPr>
          <w:delText>In that case,</w:delText>
        </w:r>
      </w:del>
      <w:ins w:id="175" w:author="Wesner, Jeff S" w:date="2021-05-13T10:56:00Z">
        <w:r w:rsidR="0032697B">
          <w:rPr>
            <w:rFonts w:ascii="Times New Roman" w:eastAsia="Times New Roman" w:hAnsi="Times New Roman" w:cs="Times New Roman"/>
            <w:sz w:val="24"/>
            <w:szCs w:val="24"/>
          </w:rPr>
          <w:t>For example,</w:t>
        </w:r>
      </w:ins>
      <w:r w:rsidR="007932D8">
        <w:rPr>
          <w:rFonts w:ascii="Times New Roman" w:eastAsia="Times New Roman" w:hAnsi="Times New Roman" w:cs="Times New Roman"/>
          <w:sz w:val="24"/>
          <w:szCs w:val="24"/>
        </w:rPr>
        <w:t xml:space="preserve"> darter</w:t>
      </w:r>
      <w:del w:id="176" w:author="Wesner, Jeff S" w:date="2021-05-13T10:58:00Z">
        <w:r w:rsidR="007932D8" w:rsidDel="0032697B">
          <w:rPr>
            <w:rFonts w:ascii="Times New Roman" w:eastAsia="Times New Roman" w:hAnsi="Times New Roman" w:cs="Times New Roman"/>
            <w:sz w:val="24"/>
            <w:szCs w:val="24"/>
          </w:rPr>
          <w:delText>s</w:delText>
        </w:r>
      </w:del>
      <w:ins w:id="177" w:author="Wesner, Jeff S" w:date="2021-05-13T10:58:00Z">
        <w:r w:rsidR="0032697B">
          <w:rPr>
            <w:rFonts w:ascii="Times New Roman" w:eastAsia="Times New Roman" w:hAnsi="Times New Roman" w:cs="Times New Roman"/>
            <w:sz w:val="24"/>
            <w:szCs w:val="24"/>
          </w:rPr>
          <w:t xml:space="preserve"> species</w:t>
        </w:r>
      </w:ins>
      <w:r w:rsidR="007932D8">
        <w:rPr>
          <w:rFonts w:ascii="Times New Roman" w:eastAsia="Times New Roman" w:hAnsi="Times New Roman" w:cs="Times New Roman"/>
          <w:sz w:val="24"/>
          <w:szCs w:val="24"/>
        </w:rPr>
        <w:t xml:space="preserve">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 xml:space="preserve">sp.) were </w:t>
      </w:r>
      <w:del w:id="178" w:author="Wesner, Jeff S" w:date="2021-05-13T10:58:00Z">
        <w:r w:rsidR="007932D8" w:rsidDel="0032697B">
          <w:rPr>
            <w:rFonts w:ascii="Times New Roman" w:eastAsia="Times New Roman" w:hAnsi="Times New Roman" w:cs="Times New Roman"/>
            <w:sz w:val="24"/>
            <w:szCs w:val="24"/>
          </w:rPr>
          <w:delText>considered to feed</w:delText>
        </w:r>
      </w:del>
      <w:ins w:id="179" w:author="Wesner, Jeff S" w:date="2021-05-13T10:58:00Z">
        <w:r w:rsidR="0032697B">
          <w:rPr>
            <w:rFonts w:ascii="Times New Roman" w:eastAsia="Times New Roman" w:hAnsi="Times New Roman" w:cs="Times New Roman"/>
            <w:sz w:val="24"/>
            <w:szCs w:val="24"/>
          </w:rPr>
          <w:t>described as</w:t>
        </w:r>
      </w:ins>
      <w:ins w:id="180" w:author="Wesner, Jeff S" w:date="2021-05-13T10:59:00Z">
        <w:r w:rsidR="0032697B">
          <w:rPr>
            <w:rFonts w:ascii="Times New Roman" w:eastAsia="Times New Roman" w:hAnsi="Times New Roman" w:cs="Times New Roman"/>
            <w:sz w:val="24"/>
            <w:szCs w:val="24"/>
          </w:rPr>
          <w:t xml:space="preserve"> </w:t>
        </w:r>
        <w:proofErr w:type="spellStart"/>
        <w:r w:rsidR="0032697B">
          <w:rPr>
            <w:rFonts w:ascii="Times New Roman" w:eastAsia="Times New Roman" w:hAnsi="Times New Roman" w:cs="Times New Roman"/>
            <w:sz w:val="24"/>
            <w:szCs w:val="24"/>
          </w:rPr>
          <w:t>trophically</w:t>
        </w:r>
        <w:proofErr w:type="spellEnd"/>
        <w:r w:rsidR="0032697B">
          <w:rPr>
            <w:rFonts w:ascii="Times New Roman" w:eastAsia="Times New Roman" w:hAnsi="Times New Roman" w:cs="Times New Roman"/>
            <w:sz w:val="24"/>
            <w:szCs w:val="24"/>
          </w:rPr>
          <w:t xml:space="preserve"> similar</w:t>
        </w:r>
      </w:ins>
      <w:r w:rsidR="007932D8">
        <w:rPr>
          <w:rFonts w:ascii="Times New Roman" w:eastAsia="Times New Roman" w:hAnsi="Times New Roman" w:cs="Times New Roman"/>
          <w:sz w:val="24"/>
          <w:szCs w:val="24"/>
        </w:rPr>
        <w:t xml:space="preserve"> opportunistic</w:t>
      </w:r>
      <w:ins w:id="181" w:author="Wesner, Jeff S" w:date="2021-05-13T10:58:00Z">
        <w:r w:rsidR="0032697B">
          <w:rPr>
            <w:rFonts w:ascii="Times New Roman" w:eastAsia="Times New Roman" w:hAnsi="Times New Roman" w:cs="Times New Roman"/>
            <w:sz w:val="24"/>
            <w:szCs w:val="24"/>
          </w:rPr>
          <w:t xml:space="preserve"> feeders</w:t>
        </w:r>
      </w:ins>
      <w:del w:id="182" w:author="Wesner, Jeff S" w:date="2021-05-13T10:58:00Z">
        <w:r w:rsidR="007932D8" w:rsidDel="0032697B">
          <w:rPr>
            <w:rFonts w:ascii="Times New Roman" w:eastAsia="Times New Roman" w:hAnsi="Times New Roman" w:cs="Times New Roman"/>
            <w:sz w:val="24"/>
            <w:szCs w:val="24"/>
          </w:rPr>
          <w:delText>ally</w:delText>
        </w:r>
      </w:del>
      <w:r w:rsidR="007932D8">
        <w:rPr>
          <w:rFonts w:ascii="Times New Roman" w:eastAsia="Times New Roman" w:hAnsi="Times New Roman" w:cs="Times New Roman"/>
          <w:sz w:val="24"/>
          <w:szCs w:val="24"/>
        </w:rPr>
        <w:t xml:space="preserve"> o</w:t>
      </w:r>
      <w:del w:id="183" w:author="Wesner, Jeff S" w:date="2021-05-13T10:59:00Z">
        <w:r w:rsidR="007932D8" w:rsidDel="0032697B">
          <w:rPr>
            <w:rFonts w:ascii="Times New Roman" w:eastAsia="Times New Roman" w:hAnsi="Times New Roman" w:cs="Times New Roman"/>
            <w:sz w:val="24"/>
            <w:szCs w:val="24"/>
          </w:rPr>
          <w:delText>n</w:delText>
        </w:r>
      </w:del>
      <w:ins w:id="184" w:author="Wesner, Jeff S" w:date="2021-05-13T10:59:00Z">
        <w:r w:rsidR="0032697B">
          <w:rPr>
            <w:rFonts w:ascii="Times New Roman" w:eastAsia="Times New Roman" w:hAnsi="Times New Roman" w:cs="Times New Roman"/>
            <w:sz w:val="24"/>
            <w:szCs w:val="24"/>
          </w:rPr>
          <w:t>n</w:t>
        </w:r>
      </w:ins>
      <w:r w:rsidR="007932D8">
        <w:rPr>
          <w:rFonts w:ascii="Times New Roman" w:eastAsia="Times New Roman" w:hAnsi="Times New Roman" w:cs="Times New Roman"/>
          <w:sz w:val="24"/>
          <w:szCs w:val="24"/>
        </w:rPr>
        <w:t xml:space="preserve"> </w:t>
      </w:r>
      <w:ins w:id="185" w:author="Wesner, Jeff S" w:date="2021-05-13T10:57:00Z">
        <w:r w:rsidR="0032697B">
          <w:rPr>
            <w:rFonts w:ascii="Times New Roman" w:eastAsia="Times New Roman" w:hAnsi="Times New Roman" w:cs="Times New Roman"/>
            <w:sz w:val="24"/>
            <w:szCs w:val="24"/>
          </w:rPr>
          <w:t>C</w:t>
        </w:r>
      </w:ins>
      <w:del w:id="186" w:author="Wesner, Jeff S" w:date="2021-05-13T10:57:00Z">
        <w:r w:rsidR="007932D8" w:rsidDel="0032697B">
          <w:rPr>
            <w:rFonts w:ascii="Times New Roman" w:eastAsia="Times New Roman" w:hAnsi="Times New Roman" w:cs="Times New Roman"/>
            <w:sz w:val="24"/>
            <w:szCs w:val="24"/>
          </w:rPr>
          <w:delText>c</w:delText>
        </w:r>
      </w:del>
      <w:r w:rsidR="007932D8">
        <w:rPr>
          <w:rFonts w:ascii="Times New Roman" w:eastAsia="Times New Roman" w:hAnsi="Times New Roman" w:cs="Times New Roman"/>
          <w:sz w:val="24"/>
          <w:szCs w:val="24"/>
        </w:rPr>
        <w:t>hironomid</w:t>
      </w:r>
      <w:ins w:id="187" w:author="Wesner, Jeff S" w:date="2021-05-13T10:57:00Z">
        <w:r w:rsidR="0032697B">
          <w:rPr>
            <w:rFonts w:ascii="Times New Roman" w:eastAsia="Times New Roman" w:hAnsi="Times New Roman" w:cs="Times New Roman"/>
            <w:sz w:val="24"/>
            <w:szCs w:val="24"/>
          </w:rPr>
          <w:t>ae</w:t>
        </w:r>
      </w:ins>
      <w:del w:id="188" w:author="Wesner, Jeff S" w:date="2021-05-13T10:57:00Z">
        <w:r w:rsidR="007932D8" w:rsidDel="0032697B">
          <w:rPr>
            <w:rFonts w:ascii="Times New Roman" w:eastAsia="Times New Roman" w:hAnsi="Times New Roman" w:cs="Times New Roman"/>
            <w:sz w:val="24"/>
            <w:szCs w:val="24"/>
          </w:rPr>
          <w:delText>s</w:delText>
        </w:r>
      </w:del>
      <w:del w:id="189" w:author="Wesner, Jeff S" w:date="2021-05-13T10:59:00Z">
        <w:r w:rsidR="007932D8" w:rsidDel="0032697B">
          <w:rPr>
            <w:rFonts w:ascii="Times New Roman" w:eastAsia="Times New Roman" w:hAnsi="Times New Roman" w:cs="Times New Roman"/>
            <w:sz w:val="24"/>
            <w:szCs w:val="24"/>
          </w:rPr>
          <w:delText>. However, when the chironomids were identified to species, darters were revealed to be</w:delText>
        </w:r>
      </w:del>
      <w:ins w:id="190" w:author="Wesner, Jeff S" w:date="2021-05-13T10:59:00Z">
        <w:r w:rsidR="0032697B">
          <w:rPr>
            <w:rFonts w:ascii="Times New Roman" w:eastAsia="Times New Roman" w:hAnsi="Times New Roman" w:cs="Times New Roman"/>
            <w:sz w:val="24"/>
            <w:szCs w:val="24"/>
          </w:rPr>
          <w:t>, but were</w:t>
        </w:r>
      </w:ins>
      <w:r w:rsidR="007932D8">
        <w:rPr>
          <w:rFonts w:ascii="Times New Roman" w:eastAsia="Times New Roman" w:hAnsi="Times New Roman" w:cs="Times New Roman"/>
          <w:sz w:val="24"/>
          <w:szCs w:val="24"/>
        </w:rPr>
        <w:t xml:space="preserve"> specialists on only a select number of chironomid species (Alford and Beckett 2007). In the current study, </w:t>
      </w:r>
      <w:del w:id="191" w:author="Wesner, Jeff S" w:date="2021-05-13T11:30:00Z">
        <w:r w:rsidR="007932D8" w:rsidDel="0099580F">
          <w:rPr>
            <w:rFonts w:ascii="Times New Roman" w:eastAsia="Times New Roman" w:hAnsi="Times New Roman" w:cs="Times New Roman"/>
            <w:sz w:val="24"/>
            <w:szCs w:val="24"/>
          </w:rPr>
          <w:delText xml:space="preserve">the </w:delText>
        </w:r>
      </w:del>
      <w:r w:rsidR="007932D8">
        <w:rPr>
          <w:rFonts w:ascii="Times New Roman" w:eastAsia="Times New Roman" w:hAnsi="Times New Roman" w:cs="Times New Roman"/>
          <w:sz w:val="24"/>
          <w:szCs w:val="24"/>
        </w:rPr>
        <w:t xml:space="preserve">cryptic partitioning is </w:t>
      </w:r>
      <w:del w:id="192" w:author="Wesner, Jeff S" w:date="2021-05-13T11:30:00Z">
        <w:r w:rsidR="007932D8" w:rsidDel="0099580F">
          <w:rPr>
            <w:rFonts w:ascii="Times New Roman" w:eastAsia="Times New Roman" w:hAnsi="Times New Roman" w:cs="Times New Roman"/>
            <w:sz w:val="24"/>
            <w:szCs w:val="24"/>
          </w:rPr>
          <w:delText xml:space="preserve">revealed </w:delText>
        </w:r>
      </w:del>
      <w:ins w:id="193" w:author="Wesner, Jeff S" w:date="2021-05-13T11:30:00Z">
        <w:r w:rsidR="0099580F">
          <w:rPr>
            <w:rFonts w:ascii="Times New Roman" w:eastAsia="Times New Roman" w:hAnsi="Times New Roman" w:cs="Times New Roman"/>
            <w:sz w:val="24"/>
            <w:szCs w:val="24"/>
          </w:rPr>
          <w:t xml:space="preserve">driven </w:t>
        </w:r>
      </w:ins>
      <w:r w:rsidR="007932D8">
        <w:rPr>
          <w:rFonts w:ascii="Times New Roman" w:eastAsia="Times New Roman" w:hAnsi="Times New Roman" w:cs="Times New Roman"/>
          <w:sz w:val="24"/>
          <w:szCs w:val="24"/>
        </w:rPr>
        <w:t xml:space="preserve">by </w:t>
      </w:r>
      <w:ins w:id="194" w:author="Wesner, Jeff S" w:date="2021-05-13T11:30:00Z">
        <w:r w:rsidR="0099580F">
          <w:rPr>
            <w:rFonts w:ascii="Times New Roman" w:eastAsia="Times New Roman" w:hAnsi="Times New Roman" w:cs="Times New Roman"/>
            <w:sz w:val="24"/>
            <w:szCs w:val="24"/>
          </w:rPr>
          <w:t xml:space="preserve">prey </w:t>
        </w:r>
      </w:ins>
      <w:r w:rsidR="007932D8">
        <w:rPr>
          <w:rFonts w:ascii="Times New Roman" w:eastAsia="Times New Roman" w:hAnsi="Times New Roman" w:cs="Times New Roman"/>
          <w:sz w:val="24"/>
          <w:szCs w:val="24"/>
        </w:rPr>
        <w:t xml:space="preserve">life-stages, rather than species, revealing an additional axis by which fish partition aquatic prey. More importantly, partitioning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 xml:space="preserve">Clegg et al. (2018) demonstrated that inclusion </w:t>
      </w:r>
      <w:ins w:id="195" w:author="Abraham" w:date="2021-04-25T21:45:00Z">
        <w:r w:rsidR="007C35B8">
          <w:rPr>
            <w:rFonts w:ascii="Times New Roman" w:eastAsia="Times New Roman" w:hAnsi="Times New Roman" w:cs="Times New Roman"/>
            <w:sz w:val="24"/>
            <w:szCs w:val="24"/>
          </w:rPr>
          <w:t xml:space="preserve">of </w:t>
        </w:r>
      </w:ins>
      <w:r w:rsidR="004D08DC">
        <w:rPr>
          <w:rFonts w:ascii="Times New Roman" w:eastAsia="Times New Roman" w:hAnsi="Times New Roman" w:cs="Times New Roman"/>
          <w:sz w:val="24"/>
          <w:szCs w:val="24"/>
        </w:rPr>
        <w:t>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fewer links than expected, because each life-stage node necessarily has fewer links tha</w:t>
      </w:r>
      <w:ins w:id="196" w:author="Abraham" w:date="2021-04-25T21:46:00Z">
        <w:r w:rsidR="00575A92">
          <w:rPr>
            <w:rFonts w:ascii="Times New Roman" w:eastAsia="Times New Roman" w:hAnsi="Times New Roman" w:cs="Times New Roman"/>
            <w:sz w:val="24"/>
            <w:szCs w:val="24"/>
          </w:rPr>
          <w:t>n</w:t>
        </w:r>
      </w:ins>
      <w:del w:id="197" w:author="Abraham" w:date="2021-04-25T21:46:00Z">
        <w:r w:rsidR="0050119D" w:rsidDel="00575A92">
          <w:rPr>
            <w:rFonts w:ascii="Times New Roman" w:eastAsia="Times New Roman" w:hAnsi="Times New Roman" w:cs="Times New Roman"/>
            <w:sz w:val="24"/>
            <w:szCs w:val="24"/>
          </w:rPr>
          <w:delText>t</w:delText>
        </w:r>
      </w:del>
      <w:r w:rsidR="0050119D">
        <w:rPr>
          <w:rFonts w:ascii="Times New Roman" w:eastAsia="Times New Roman" w:hAnsi="Times New Roman" w:cs="Times New Roman"/>
          <w:sz w:val="24"/>
          <w:szCs w:val="24"/>
        </w:rPr>
        <w:t xml:space="preserve"> the full species (Clegg et al. 2018). </w:t>
      </w:r>
    </w:p>
    <w:p w14:paraId="0000003A" w14:textId="1E576ECA"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predicted, stage-structured feeding was related to the </w:t>
      </w:r>
      <w:ins w:id="198" w:author="Abraham" w:date="2021-04-25T21:56:00Z">
        <w:r w:rsidR="00077F15">
          <w:rPr>
            <w:rFonts w:ascii="Times New Roman" w:eastAsia="Times New Roman" w:hAnsi="Times New Roman" w:cs="Times New Roman"/>
            <w:sz w:val="24"/>
            <w:szCs w:val="24"/>
          </w:rPr>
          <w:t>forag</w:t>
        </w:r>
      </w:ins>
      <w:del w:id="199" w:author="Abraham" w:date="2021-04-25T21:56: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domain of the fishes</w:t>
      </w:r>
      <w:r w:rsidR="00EE3DA1">
        <w:rPr>
          <w:rFonts w:ascii="Times New Roman" w:eastAsia="Times New Roman" w:hAnsi="Times New Roman" w:cs="Times New Roman"/>
          <w:sz w:val="24"/>
          <w:szCs w:val="24"/>
        </w:rPr>
        <w:t xml:space="preserve"> 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Consumption of pupal/adult chironomids, for example, varied ~10-fold among sample dates, though it was always lowest in benthic-feeding fishes. However, the cause of this temporal variation was not clear. W</w:t>
      </w:r>
      <w:r w:rsidR="004D08DC">
        <w:rPr>
          <w:rFonts w:ascii="Times New Roman" w:eastAsia="Times New Roman" w:hAnsi="Times New Roman" w:cs="Times New Roman"/>
          <w:sz w:val="24"/>
          <w:szCs w:val="24"/>
        </w:rPr>
        <w:t xml:space="preserve">e expected fluctuations in stage-structured feeding to change as </w:t>
      </w:r>
      <w:r>
        <w:rPr>
          <w:rFonts w:ascii="Times New Roman" w:eastAsia="Times New Roman" w:hAnsi="Times New Roman" w:cs="Times New Roman"/>
          <w:sz w:val="24"/>
          <w:szCs w:val="24"/>
        </w:rPr>
        <w:t>aquatic insects</w:t>
      </w:r>
      <w:r w:rsidR="004D08DC">
        <w:rPr>
          <w:rFonts w:ascii="Times New Roman" w:eastAsia="Times New Roman" w:hAnsi="Times New Roman" w:cs="Times New Roman"/>
          <w:sz w:val="24"/>
          <w:szCs w:val="24"/>
        </w:rPr>
        <w:t xml:space="preserve"> developed, changing the availability of each life stage. </w:t>
      </w:r>
      <w:r w:rsidR="00AA0C2C">
        <w:rPr>
          <w:rFonts w:ascii="Times New Roman" w:eastAsia="Times New Roman" w:hAnsi="Times New Roman" w:cs="Times New Roman"/>
          <w:sz w:val="24"/>
          <w:szCs w:val="24"/>
        </w:rPr>
        <w:t>Yet</w:t>
      </w:r>
      <w:r>
        <w:rPr>
          <w:rFonts w:ascii="Times New Roman" w:eastAsia="Times New Roman" w:hAnsi="Times New Roman" w:cs="Times New Roman"/>
          <w:sz w:val="24"/>
          <w:szCs w:val="24"/>
        </w:rPr>
        <w:t xml:space="preserve"> </w:t>
      </w:r>
      <w:r w:rsidR="009C1B20">
        <w:rPr>
          <w:rFonts w:ascii="Times New Roman" w:eastAsia="Times New Roman" w:hAnsi="Times New Roman" w:cs="Times New Roman"/>
          <w:sz w:val="24"/>
          <w:szCs w:val="24"/>
        </w:rPr>
        <w:t xml:space="preserve">there was 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t>
      </w:r>
      <w:r w:rsidR="00AA0C2C">
        <w:rPr>
          <w:rFonts w:ascii="Times New Roman" w:eastAsia="Times New Roman" w:hAnsi="Times New Roman" w:cs="Times New Roman"/>
          <w:sz w:val="24"/>
          <w:szCs w:val="24"/>
        </w:rPr>
        <w:t>this</w:t>
      </w:r>
      <w:r w:rsidR="009C1B20">
        <w:rPr>
          <w:rFonts w:ascii="Times New Roman" w:eastAsia="Times New Roman" w:hAnsi="Times New Roman" w:cs="Times New Roman"/>
          <w:sz w:val="24"/>
          <w:szCs w:val="24"/>
        </w:rPr>
        <w:t xml:space="preserve"> for logistical reasons and because we assumed that our method would still reflect pulses in emergence even if the total amount of emergence was not collected in the bottle.</w:t>
      </w:r>
      <w:r w:rsidR="00AA0C2C">
        <w:rPr>
          <w:rFonts w:ascii="Times New Roman" w:eastAsia="Times New Roman" w:hAnsi="Times New Roman" w:cs="Times New Roman"/>
          <w:sz w:val="24"/>
          <w:szCs w:val="24"/>
        </w:rPr>
        <w:t xml:space="preserve"> </w:t>
      </w:r>
    </w:p>
    <w:p w14:paraId="0000003B" w14:textId="6053B297" w:rsidR="00C85381" w:rsidDel="0099580F" w:rsidRDefault="004D08DC">
      <w:pPr>
        <w:spacing w:after="0" w:line="480" w:lineRule="auto"/>
        <w:ind w:firstLine="720"/>
        <w:rPr>
          <w:del w:id="200" w:author="Wesner, Jeff S" w:date="2021-05-13T11:31:00Z"/>
          <w:rFonts w:ascii="Times New Roman" w:eastAsia="Times New Roman" w:hAnsi="Times New Roman" w:cs="Times New Roman"/>
          <w:sz w:val="24"/>
          <w:szCs w:val="24"/>
        </w:rPr>
      </w:pPr>
      <w:bookmarkStart w:id="201" w:name="_Hlk48637795"/>
      <w:del w:id="202" w:author="Wesner, Jeff S" w:date="2021-05-13T11:31:00Z">
        <w:r w:rsidDel="0099580F">
          <w:rPr>
            <w:rFonts w:ascii="Times New Roman" w:eastAsia="Times New Roman" w:hAnsi="Times New Roman" w:cs="Times New Roman"/>
            <w:sz w:val="24"/>
            <w:szCs w:val="24"/>
          </w:rPr>
          <w:delText xml:space="preserve">While we were unable to </w:delText>
        </w:r>
      </w:del>
      <w:del w:id="203" w:author="Wesner, Jeff S" w:date="2021-05-13T11:30:00Z">
        <w:r w:rsidDel="0099580F">
          <w:rPr>
            <w:rFonts w:ascii="Times New Roman" w:eastAsia="Times New Roman" w:hAnsi="Times New Roman" w:cs="Times New Roman"/>
            <w:sz w:val="24"/>
            <w:szCs w:val="24"/>
          </w:rPr>
          <w:delText xml:space="preserve">definitively </w:delText>
        </w:r>
      </w:del>
      <w:del w:id="204" w:author="Wesner, Jeff S" w:date="2021-05-13T11:31:00Z">
        <w:r w:rsidDel="0099580F">
          <w:rPr>
            <w:rFonts w:ascii="Times New Roman" w:eastAsia="Times New Roman" w:hAnsi="Times New Roman" w:cs="Times New Roman"/>
            <w:sz w:val="24"/>
            <w:szCs w:val="24"/>
          </w:rPr>
          <w:delText xml:space="preserve">determine the cause behind temporal variation in stage-structured feeding, our data showed that fish </w:delText>
        </w:r>
      </w:del>
      <w:ins w:id="205" w:author="Abraham" w:date="2021-04-25T21:56:00Z">
        <w:del w:id="206" w:author="Wesner, Jeff S" w:date="2021-05-13T11:31:00Z">
          <w:r w:rsidR="00077F15" w:rsidDel="0099580F">
            <w:rPr>
              <w:rFonts w:ascii="Times New Roman" w:eastAsia="Times New Roman" w:hAnsi="Times New Roman" w:cs="Times New Roman"/>
              <w:sz w:val="24"/>
              <w:szCs w:val="24"/>
            </w:rPr>
            <w:delText>forag</w:delText>
          </w:r>
        </w:del>
      </w:ins>
      <w:del w:id="207" w:author="Wesner, Jeff S" w:date="2021-05-13T11:31:00Z">
        <w:r w:rsidDel="0099580F">
          <w:rPr>
            <w:rFonts w:ascii="Times New Roman" w:eastAsia="Times New Roman" w:hAnsi="Times New Roman" w:cs="Times New Roman"/>
            <w:sz w:val="24"/>
            <w:szCs w:val="24"/>
          </w:rPr>
          <w:delText>feeding domain is linked to stage-structured feeding.</w:delText>
        </w:r>
        <w:r w:rsidR="00DD0324" w:rsidDel="0099580F">
          <w:rPr>
            <w:rFonts w:ascii="Times New Roman" w:eastAsia="Times New Roman" w:hAnsi="Times New Roman" w:cs="Times New Roman"/>
            <w:sz w:val="24"/>
            <w:szCs w:val="24"/>
          </w:rPr>
          <w:delText xml:space="preserve"> </w:delText>
        </w:r>
        <w:r w:rsidR="00C670FD" w:rsidDel="0099580F">
          <w:rPr>
            <w:rFonts w:ascii="Times New Roman" w:eastAsia="Times New Roman" w:hAnsi="Times New Roman" w:cs="Times New Roman"/>
            <w:sz w:val="24"/>
            <w:szCs w:val="24"/>
          </w:rPr>
          <w:delText xml:space="preserve">Because the </w:delText>
        </w:r>
      </w:del>
      <w:ins w:id="208" w:author="Abraham" w:date="2021-04-25T21:57:00Z">
        <w:del w:id="209" w:author="Wesner, Jeff S" w:date="2021-05-13T11:31:00Z">
          <w:r w:rsidR="00077F15" w:rsidDel="0099580F">
            <w:rPr>
              <w:rFonts w:ascii="Times New Roman" w:eastAsia="Times New Roman" w:hAnsi="Times New Roman" w:cs="Times New Roman"/>
              <w:sz w:val="24"/>
              <w:szCs w:val="24"/>
            </w:rPr>
            <w:delText>forag</w:delText>
          </w:r>
        </w:del>
      </w:ins>
      <w:del w:id="210" w:author="Wesner, Jeff S" w:date="2021-05-13T11:31:00Z">
        <w:r w:rsidR="00C670FD" w:rsidDel="0099580F">
          <w:rPr>
            <w:rFonts w:ascii="Times New Roman" w:eastAsia="Times New Roman" w:hAnsi="Times New Roman" w:cs="Times New Roman"/>
            <w:sz w:val="24"/>
            <w:szCs w:val="24"/>
          </w:rPr>
          <w:delText>feeding traits (benthic, intermediate, surface) are generalizable to most fishes (</w:delText>
        </w:r>
        <w:r w:rsidR="00AA1173" w:rsidDel="0099580F">
          <w:rPr>
            <w:rFonts w:ascii="Times New Roman" w:eastAsia="Times New Roman" w:hAnsi="Times New Roman" w:cs="Times New Roman"/>
            <w:sz w:val="24"/>
            <w:szCs w:val="24"/>
          </w:rPr>
          <w:delText xml:space="preserve">Ross 2013), </w:delText>
        </w:r>
        <w:r w:rsidDel="0099580F">
          <w:rPr>
            <w:rFonts w:ascii="Times New Roman" w:eastAsia="Times New Roman" w:hAnsi="Times New Roman" w:cs="Times New Roman"/>
            <w:sz w:val="24"/>
            <w:szCs w:val="24"/>
          </w:rPr>
          <w:delText xml:space="preserve">inclusion of stage-structured feeding information </w:delText>
        </w:r>
        <w:r w:rsidR="00AA0C2C" w:rsidDel="0099580F">
          <w:rPr>
            <w:rFonts w:ascii="Times New Roman" w:eastAsia="Times New Roman" w:hAnsi="Times New Roman" w:cs="Times New Roman"/>
            <w:sz w:val="24"/>
            <w:szCs w:val="24"/>
          </w:rPr>
          <w:delText>sh</w:delText>
        </w:r>
        <w:r w:rsidR="002845B7" w:rsidDel="0099580F">
          <w:rPr>
            <w:rFonts w:ascii="Times New Roman" w:eastAsia="Times New Roman" w:hAnsi="Times New Roman" w:cs="Times New Roman"/>
            <w:sz w:val="24"/>
            <w:szCs w:val="24"/>
          </w:rPr>
          <w:delText>ould improve predictions of</w:delText>
        </w:r>
        <w:r w:rsidR="00AA0C2C" w:rsidDel="0099580F">
          <w:rPr>
            <w:rFonts w:ascii="Times New Roman" w:eastAsia="Times New Roman" w:hAnsi="Times New Roman" w:cs="Times New Roman"/>
            <w:sz w:val="24"/>
            <w:szCs w:val="24"/>
          </w:rPr>
          <w:delText xml:space="preserve"> fish</w:delText>
        </w:r>
        <w:r w:rsidDel="0099580F">
          <w:rPr>
            <w:rFonts w:ascii="Times New Roman" w:eastAsia="Times New Roman" w:hAnsi="Times New Roman" w:cs="Times New Roman"/>
            <w:sz w:val="24"/>
            <w:szCs w:val="24"/>
          </w:rPr>
          <w:delText xml:space="preserve"> resource partitioning and the flow of energy through</w:delText>
        </w:r>
        <w:r w:rsidR="003259A2" w:rsidDel="0099580F">
          <w:rPr>
            <w:rFonts w:ascii="Times New Roman" w:eastAsia="Times New Roman" w:hAnsi="Times New Roman" w:cs="Times New Roman"/>
            <w:sz w:val="24"/>
            <w:szCs w:val="24"/>
          </w:rPr>
          <w:delText xml:space="preserve"> and from</w:delText>
        </w:r>
        <w:r w:rsidDel="0099580F">
          <w:rPr>
            <w:rFonts w:ascii="Times New Roman" w:eastAsia="Times New Roman" w:hAnsi="Times New Roman" w:cs="Times New Roman"/>
            <w:sz w:val="24"/>
            <w:szCs w:val="24"/>
          </w:rPr>
          <w:delText xml:space="preserve"> aquatic ecosystems (</w:delText>
        </w:r>
        <w:r w:rsidDel="0099580F">
          <w:rPr>
            <w:rFonts w:ascii="Times New Roman" w:eastAsia="Times New Roman" w:hAnsi="Times New Roman" w:cs="Times New Roman"/>
            <w:color w:val="212121"/>
            <w:sz w:val="24"/>
            <w:szCs w:val="24"/>
          </w:rPr>
          <w:delText xml:space="preserve">De Roos et al. 2008, </w:delText>
        </w:r>
        <w:r w:rsidDel="0099580F">
          <w:rPr>
            <w:rFonts w:ascii="Times New Roman" w:eastAsia="Times New Roman" w:hAnsi="Times New Roman" w:cs="Times New Roman"/>
            <w:sz w:val="24"/>
            <w:szCs w:val="24"/>
          </w:rPr>
          <w:delText>Bolnick</w:delText>
        </w:r>
        <w:r w:rsidDel="0099580F">
          <w:rPr>
            <w:rFonts w:ascii="Times New Roman" w:eastAsia="Times New Roman" w:hAnsi="Times New Roman" w:cs="Times New Roman"/>
            <w:color w:val="212121"/>
            <w:sz w:val="24"/>
            <w:szCs w:val="24"/>
          </w:rPr>
          <w:delText xml:space="preserve"> et al 2011, Miller and Rudolph 2011, Clegg et al. 2018)</w:delText>
        </w:r>
        <w:r w:rsidDel="0099580F">
          <w:rPr>
            <w:rFonts w:ascii="Times New Roman" w:eastAsia="Times New Roman" w:hAnsi="Times New Roman" w:cs="Times New Roman"/>
            <w:sz w:val="24"/>
            <w:szCs w:val="24"/>
          </w:rPr>
          <w:delText xml:space="preserve">. </w:delText>
        </w:r>
        <w:r w:rsidR="0022390D" w:rsidDel="0099580F">
          <w:rPr>
            <w:rFonts w:ascii="Times New Roman" w:eastAsia="Times New Roman" w:hAnsi="Times New Roman" w:cs="Times New Roman"/>
            <w:sz w:val="24"/>
            <w:szCs w:val="24"/>
          </w:rPr>
          <w:delText>For example,</w:delText>
        </w:r>
        <w:r w:rsidR="002845B7" w:rsidDel="0099580F">
          <w:rPr>
            <w:rFonts w:ascii="Times New Roman" w:eastAsia="Times New Roman" w:hAnsi="Times New Roman" w:cs="Times New Roman"/>
            <w:sz w:val="24"/>
            <w:szCs w:val="24"/>
          </w:rPr>
          <w:delText xml:space="preserve"> while we did not measure nutritional differences between insect life-stages</w:delText>
        </w:r>
        <w:r w:rsidR="003C4D25" w:rsidDel="0099580F">
          <w:rPr>
            <w:rFonts w:ascii="Times New Roman" w:eastAsia="Times New Roman" w:hAnsi="Times New Roman" w:cs="Times New Roman"/>
            <w:sz w:val="24"/>
            <w:szCs w:val="24"/>
          </w:rPr>
          <w:delText xml:space="preserve"> in this study</w:delText>
        </w:r>
        <w:r w:rsidR="002845B7" w:rsidDel="0099580F">
          <w:rPr>
            <w:rFonts w:ascii="Times New Roman" w:eastAsia="Times New Roman" w:hAnsi="Times New Roman" w:cs="Times New Roman"/>
            <w:sz w:val="24"/>
            <w:szCs w:val="24"/>
          </w:rPr>
          <w:delText xml:space="preserve">, </w:delText>
        </w:r>
        <w:r w:rsidR="00AC2CE7" w:rsidDel="0099580F">
          <w:rPr>
            <w:rFonts w:ascii="Times New Roman" w:eastAsia="Times New Roman" w:hAnsi="Times New Roman" w:cs="Times New Roman"/>
            <w:sz w:val="24"/>
            <w:szCs w:val="24"/>
          </w:rPr>
          <w:delText xml:space="preserve">recent work has demonstrated that insect nutritional content may vary among life-stages. </w:delText>
        </w:r>
        <w:r w:rsidR="0022390D" w:rsidDel="0099580F">
          <w:rPr>
            <w:rFonts w:ascii="Times New Roman" w:eastAsia="Times New Roman" w:hAnsi="Times New Roman" w:cs="Times New Roman"/>
            <w:sz w:val="24"/>
            <w:szCs w:val="24"/>
          </w:rPr>
          <w:delText>N</w:delText>
        </w:r>
        <w:r w:rsidR="001C401E" w:rsidDel="0099580F">
          <w:rPr>
            <w:rFonts w:ascii="Times New Roman" w:eastAsia="Times New Roman" w:hAnsi="Times New Roman" w:cs="Times New Roman"/>
            <w:sz w:val="24"/>
            <w:szCs w:val="24"/>
          </w:rPr>
          <w:delText>on-organic contaminants, such as metals (e.g. Zn, Pb)</w:delText>
        </w:r>
        <w:r w:rsidR="00CD7B17" w:rsidDel="0099580F">
          <w:rPr>
            <w:rFonts w:ascii="Times New Roman" w:eastAsia="Times New Roman" w:hAnsi="Times New Roman" w:cs="Times New Roman"/>
            <w:sz w:val="24"/>
            <w:szCs w:val="24"/>
          </w:rPr>
          <w:delText xml:space="preserve">, are lost </w:delText>
        </w:r>
        <w:r w:rsidR="000D5875" w:rsidDel="0099580F">
          <w:rPr>
            <w:rFonts w:ascii="Times New Roman" w:eastAsia="Times New Roman" w:hAnsi="Times New Roman" w:cs="Times New Roman"/>
            <w:sz w:val="24"/>
            <w:szCs w:val="24"/>
          </w:rPr>
          <w:delText>during insect metamorphosis</w:delText>
        </w:r>
        <w:r w:rsidR="003C4D25" w:rsidDel="0099580F">
          <w:rPr>
            <w:rFonts w:ascii="Times New Roman" w:eastAsia="Times New Roman" w:hAnsi="Times New Roman" w:cs="Times New Roman"/>
            <w:sz w:val="24"/>
            <w:szCs w:val="24"/>
          </w:rPr>
          <w:delText xml:space="preserve"> (Kraus et</w:delText>
        </w:r>
        <w:r w:rsidR="0024556B" w:rsidDel="0099580F">
          <w:rPr>
            <w:rFonts w:ascii="Times New Roman" w:eastAsia="Times New Roman" w:hAnsi="Times New Roman" w:cs="Times New Roman"/>
            <w:sz w:val="24"/>
            <w:szCs w:val="24"/>
          </w:rPr>
          <w:delText xml:space="preserve"> al 2014; Wesner et al. 2015</w:delText>
        </w:r>
        <w:r w:rsidR="00E97BBD" w:rsidDel="0099580F">
          <w:rPr>
            <w:rFonts w:ascii="Times New Roman" w:eastAsia="Times New Roman" w:hAnsi="Times New Roman" w:cs="Times New Roman"/>
            <w:sz w:val="24"/>
            <w:szCs w:val="24"/>
          </w:rPr>
          <w:delText xml:space="preserve">). Thus, in contaminated streams it seems likely that </w:delText>
        </w:r>
        <w:r w:rsidR="000200D8" w:rsidDel="0099580F">
          <w:rPr>
            <w:rFonts w:ascii="Times New Roman" w:eastAsia="Times New Roman" w:hAnsi="Times New Roman" w:cs="Times New Roman"/>
            <w:sz w:val="24"/>
            <w:szCs w:val="24"/>
          </w:rPr>
          <w:delText>stage-structured feeding may alter the flux of contaminants from insect to fish</w:delText>
        </w:r>
        <w:r w:rsidR="005C2A24" w:rsidDel="0099580F">
          <w:rPr>
            <w:rFonts w:ascii="Times New Roman" w:eastAsia="Times New Roman" w:hAnsi="Times New Roman" w:cs="Times New Roman"/>
            <w:sz w:val="24"/>
            <w:szCs w:val="24"/>
          </w:rPr>
          <w:delText>. Fish</w:delText>
        </w:r>
        <w:r w:rsidR="00E97BBD" w:rsidDel="0099580F">
          <w:rPr>
            <w:rFonts w:ascii="Times New Roman" w:eastAsia="Times New Roman" w:hAnsi="Times New Roman" w:cs="Times New Roman"/>
            <w:sz w:val="24"/>
            <w:szCs w:val="24"/>
          </w:rPr>
          <w:delText xml:space="preserve"> that feed more heavily on pupal or adult stages would receive lowe</w:delText>
        </w:r>
        <w:r w:rsidR="009A1CEF" w:rsidDel="0099580F">
          <w:rPr>
            <w:rFonts w:ascii="Times New Roman" w:eastAsia="Times New Roman" w:hAnsi="Times New Roman" w:cs="Times New Roman"/>
            <w:sz w:val="24"/>
            <w:szCs w:val="24"/>
          </w:rPr>
          <w:delText>r exposures to</w:delText>
        </w:r>
        <w:r w:rsidR="005C2A24" w:rsidDel="0099580F">
          <w:rPr>
            <w:rFonts w:ascii="Times New Roman" w:eastAsia="Times New Roman" w:hAnsi="Times New Roman" w:cs="Times New Roman"/>
            <w:sz w:val="24"/>
            <w:szCs w:val="24"/>
          </w:rPr>
          <w:delText xml:space="preserve"> some</w:delText>
        </w:r>
        <w:r w:rsidR="009A1CEF" w:rsidDel="0099580F">
          <w:rPr>
            <w:rFonts w:ascii="Times New Roman" w:eastAsia="Times New Roman" w:hAnsi="Times New Roman" w:cs="Times New Roman"/>
            <w:sz w:val="24"/>
            <w:szCs w:val="24"/>
          </w:rPr>
          <w:delText xml:space="preserve"> aquatic-derived contaminants than fishes that feed more heavily on </w:delText>
        </w:r>
        <w:r w:rsidR="000C355F" w:rsidDel="0099580F">
          <w:rPr>
            <w:rFonts w:ascii="Times New Roman" w:eastAsia="Times New Roman" w:hAnsi="Times New Roman" w:cs="Times New Roman"/>
            <w:sz w:val="24"/>
            <w:szCs w:val="24"/>
          </w:rPr>
          <w:delText>larval stages</w:delText>
        </w:r>
        <w:r w:rsidR="005C2A24" w:rsidDel="0099580F">
          <w:rPr>
            <w:rFonts w:ascii="Times New Roman" w:eastAsia="Times New Roman" w:hAnsi="Times New Roman" w:cs="Times New Roman"/>
            <w:sz w:val="24"/>
            <w:szCs w:val="24"/>
          </w:rPr>
          <w:delText xml:space="preserve"> (Wesner 2019)</w:delText>
        </w:r>
        <w:r w:rsidR="000D5875" w:rsidDel="0099580F">
          <w:rPr>
            <w:rFonts w:ascii="Times New Roman" w:eastAsia="Times New Roman" w:hAnsi="Times New Roman" w:cs="Times New Roman"/>
            <w:sz w:val="24"/>
            <w:szCs w:val="24"/>
          </w:rPr>
          <w:delText>.</w:delText>
        </w:r>
        <w:r w:rsidR="00203166" w:rsidDel="0099580F">
          <w:rPr>
            <w:rFonts w:ascii="Times New Roman" w:eastAsia="Times New Roman" w:hAnsi="Times New Roman" w:cs="Times New Roman"/>
            <w:sz w:val="24"/>
            <w:szCs w:val="24"/>
          </w:rPr>
          <w:delText xml:space="preserve"> Whether these risks are consistent with the foraging strategies of fishes that we document here (i.e. benthic fishes feed more on larvae, water-column fishes feed more on pupae) depends on the </w:delText>
        </w:r>
        <w:r w:rsidR="00B0022A" w:rsidDel="0099580F">
          <w:rPr>
            <w:rFonts w:ascii="Times New Roman" w:eastAsia="Times New Roman" w:hAnsi="Times New Roman" w:cs="Times New Roman"/>
            <w:sz w:val="24"/>
            <w:szCs w:val="24"/>
          </w:rPr>
          <w:delText xml:space="preserve">behavioral flexibility of the fishes. In contaminated streams, trout switched feeding from larval aquatic to terrestrial insects, presumably </w:delText>
        </w:r>
        <w:r w:rsidR="00D120A0" w:rsidDel="0099580F">
          <w:rPr>
            <w:rFonts w:ascii="Times New Roman" w:eastAsia="Times New Roman" w:hAnsi="Times New Roman" w:cs="Times New Roman"/>
            <w:sz w:val="24"/>
            <w:szCs w:val="24"/>
          </w:rPr>
          <w:delText xml:space="preserve">because the terrestrially-derived insects had lower metal concentrations than the aquatic insects (Kraus et al. </w:delText>
        </w:r>
        <w:r w:rsidR="007C48CC" w:rsidDel="0099580F">
          <w:rPr>
            <w:rFonts w:ascii="Times New Roman" w:eastAsia="Times New Roman" w:hAnsi="Times New Roman" w:cs="Times New Roman"/>
            <w:sz w:val="24"/>
            <w:szCs w:val="24"/>
          </w:rPr>
          <w:delText>2016).</w:delText>
        </w:r>
        <w:r w:rsidR="009F5D09" w:rsidDel="0099580F">
          <w:rPr>
            <w:rFonts w:ascii="Times New Roman" w:eastAsia="Times New Roman" w:hAnsi="Times New Roman" w:cs="Times New Roman"/>
            <w:sz w:val="24"/>
            <w:szCs w:val="24"/>
          </w:rPr>
          <w:delText xml:space="preserve"> </w:delText>
        </w:r>
        <w:r w:rsidR="00AA0C2C" w:rsidDel="0099580F">
          <w:rPr>
            <w:rFonts w:ascii="Times New Roman" w:eastAsia="Times New Roman" w:hAnsi="Times New Roman" w:cs="Times New Roman"/>
            <w:sz w:val="24"/>
            <w:szCs w:val="24"/>
          </w:rPr>
          <w:delText>Whether</w:delText>
        </w:r>
        <w:r w:rsidR="007C48CC" w:rsidDel="0099580F">
          <w:rPr>
            <w:rFonts w:ascii="Times New Roman" w:eastAsia="Times New Roman" w:hAnsi="Times New Roman" w:cs="Times New Roman"/>
            <w:sz w:val="24"/>
            <w:szCs w:val="24"/>
          </w:rPr>
          <w:delText xml:space="preserve"> a similar switch might occur among life-stages of aquatic insects in response to pollution is unknown</w:delText>
        </w:r>
        <w:r w:rsidR="00DF2524" w:rsidDel="0099580F">
          <w:rPr>
            <w:rFonts w:ascii="Times New Roman" w:eastAsia="Times New Roman" w:hAnsi="Times New Roman" w:cs="Times New Roman"/>
            <w:sz w:val="24"/>
            <w:szCs w:val="24"/>
          </w:rPr>
          <w:delText xml:space="preserve"> </w:delText>
        </w:r>
        <w:r w:rsidR="007C48CC" w:rsidDel="0099580F">
          <w:rPr>
            <w:rFonts w:ascii="Times New Roman" w:eastAsia="Times New Roman" w:hAnsi="Times New Roman" w:cs="Times New Roman"/>
            <w:sz w:val="24"/>
            <w:szCs w:val="24"/>
          </w:rPr>
          <w:delText>but deserves further study</w:delText>
        </w:r>
        <w:r w:rsidR="00D120A0" w:rsidDel="0099580F">
          <w:rPr>
            <w:rFonts w:ascii="Times New Roman" w:eastAsia="Times New Roman" w:hAnsi="Times New Roman" w:cs="Times New Roman"/>
            <w:sz w:val="24"/>
            <w:szCs w:val="24"/>
          </w:rPr>
          <w:delText xml:space="preserve">. </w:delText>
        </w:r>
        <w:r w:rsidR="000D5875" w:rsidDel="0099580F">
          <w:rPr>
            <w:rFonts w:ascii="Times New Roman" w:eastAsia="Times New Roman" w:hAnsi="Times New Roman" w:cs="Times New Roman"/>
            <w:sz w:val="24"/>
            <w:szCs w:val="24"/>
          </w:rPr>
          <w:delText xml:space="preserve"> </w:delText>
        </w:r>
      </w:del>
    </w:p>
    <w:bookmarkEnd w:id="201"/>
    <w:p w14:paraId="0000003C" w14:textId="318BB1F6"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Freshwater fish communities have changed dramatically </w:t>
      </w:r>
      <w:del w:id="211" w:author="Wesner, Jeff S" w:date="2021-05-13T11:31:00Z">
        <w:r w:rsidDel="008F39E5">
          <w:rPr>
            <w:rFonts w:ascii="Times New Roman" w:eastAsia="Times New Roman" w:hAnsi="Times New Roman" w:cs="Times New Roman"/>
            <w:sz w:val="24"/>
            <w:szCs w:val="24"/>
          </w:rPr>
          <w:delText xml:space="preserve">globally </w:delText>
        </w:r>
      </w:del>
      <w:r>
        <w:rPr>
          <w:rFonts w:ascii="Times New Roman" w:eastAsia="Times New Roman" w:hAnsi="Times New Roman" w:cs="Times New Roman"/>
          <w:sz w:val="24"/>
          <w:szCs w:val="24"/>
        </w:rPr>
        <w:t xml:space="preserve">due to species loss and species additions. </w:t>
      </w:r>
      <w:ins w:id="212" w:author="Wesner, Jeff S" w:date="2021-05-13T11:31:00Z">
        <w:r w:rsidR="008F39E5">
          <w:rPr>
            <w:rFonts w:ascii="Times New Roman" w:eastAsia="Times New Roman" w:hAnsi="Times New Roman" w:cs="Times New Roman"/>
            <w:sz w:val="24"/>
            <w:szCs w:val="24"/>
          </w:rPr>
          <w:t>U</w:t>
        </w:r>
      </w:ins>
      <w:del w:id="213" w:author="Wesner, Jeff S" w:date="2021-05-13T11:31:00Z">
        <w:r w:rsidDel="008F39E5">
          <w:rPr>
            <w:rFonts w:ascii="Times New Roman" w:eastAsia="Times New Roman" w:hAnsi="Times New Roman" w:cs="Times New Roman"/>
            <w:sz w:val="24"/>
            <w:szCs w:val="24"/>
          </w:rPr>
          <w:delText>As a result, u</w:delText>
        </w:r>
      </w:del>
      <w:r>
        <w:rPr>
          <w:rFonts w:ascii="Times New Roman" w:eastAsia="Times New Roman" w:hAnsi="Times New Roman" w:cs="Times New Roman"/>
          <w:sz w:val="24"/>
          <w:szCs w:val="24"/>
        </w:rPr>
        <w:t>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w:t>
      </w:r>
      <w:commentRangeStart w:id="214"/>
      <w:commentRangeStart w:id="215"/>
      <w:r>
        <w:rPr>
          <w:rFonts w:ascii="Times New Roman" w:eastAsia="Times New Roman" w:hAnsi="Times New Roman" w:cs="Times New Roman"/>
          <w:color w:val="212121"/>
          <w:sz w:val="24"/>
          <w:szCs w:val="24"/>
        </w:rPr>
        <w:t>unknown but deserves further study.</w:t>
      </w:r>
      <w:commentRangeEnd w:id="214"/>
      <w:r w:rsidR="00DE4F8A">
        <w:rPr>
          <w:rStyle w:val="CommentReference"/>
        </w:rPr>
        <w:commentReference w:id="214"/>
      </w:r>
      <w:commentRangeEnd w:id="215"/>
      <w:r w:rsidR="006B5892">
        <w:rPr>
          <w:rStyle w:val="CommentReference"/>
        </w:rPr>
        <w:commentReference w:id="215"/>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000004B" w14:textId="77777777"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Urger,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0F26CC">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0F26CC">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216"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216"/>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0F26CC">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217" w:name="_heading=h.30j0zll" w:colFirst="0" w:colLast="0"/>
      <w:bookmarkEnd w:id="217"/>
      <w:r>
        <w:rPr>
          <w:rFonts w:ascii="Times New Roman" w:eastAsia="Times New Roman" w:hAnsi="Times New Roman" w:cs="Times New Roman"/>
          <w:sz w:val="24"/>
          <w:szCs w:val="24"/>
        </w:rPr>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696F0661"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xml:space="preserve">.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w:t>
      </w:r>
      <w:ins w:id="218" w:author="Abraham" w:date="2021-04-25T21:57:00Z">
        <w:r w:rsidR="00077F15">
          <w:rPr>
            <w:rFonts w:ascii="Times New Roman" w:hAnsi="Times New Roman" w:cs="Times New Roman"/>
            <w:sz w:val="24"/>
            <w:szCs w:val="24"/>
          </w:rPr>
          <w:t>forag</w:t>
        </w:r>
      </w:ins>
      <w:del w:id="219" w:author="Abraham" w:date="2021-04-25T21:57:00Z">
        <w:r w:rsidDel="00077F15">
          <w:rPr>
            <w:rFonts w:ascii="Times New Roman" w:hAnsi="Times New Roman" w:cs="Times New Roman"/>
            <w:sz w:val="24"/>
            <w:szCs w:val="24"/>
          </w:rPr>
          <w:delText>feed</w:delText>
        </w:r>
      </w:del>
      <w:r>
        <w:rPr>
          <w:rFonts w:ascii="Times New Roman" w:hAnsi="Times New Roman" w:cs="Times New Roman"/>
          <w:sz w:val="24"/>
          <w:szCs w:val="24"/>
        </w:rPr>
        <w:t xml:space="preserve">ing </w:t>
      </w:r>
      <w:ins w:id="220" w:author="Abraham" w:date="2021-04-25T21:52:00Z">
        <w:r w:rsidR="00575A92">
          <w:rPr>
            <w:rFonts w:ascii="Times New Roman" w:hAnsi="Times New Roman" w:cs="Times New Roman"/>
            <w:sz w:val="24"/>
            <w:szCs w:val="24"/>
          </w:rPr>
          <w:t>domain</w:t>
        </w:r>
      </w:ins>
      <w:del w:id="221"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Boxplots summarize the median, interquartile range, and upper and lower 1.5% quantiles of posterior distributions on each date for each </w:t>
      </w:r>
      <w:ins w:id="222" w:author="Abraham" w:date="2021-04-25T21:52:00Z">
        <w:r w:rsidR="00575A92">
          <w:rPr>
            <w:rFonts w:ascii="Times New Roman" w:hAnsi="Times New Roman" w:cs="Times New Roman"/>
            <w:sz w:val="24"/>
            <w:szCs w:val="24"/>
          </w:rPr>
          <w:t>domain</w:t>
        </w:r>
      </w:ins>
      <w:del w:id="223"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To improve the visual distinction, 500 lines connect each date x </w:t>
      </w:r>
      <w:ins w:id="224" w:author="Abraham" w:date="2021-04-25T21:52:00Z">
        <w:r w:rsidR="00575A92">
          <w:rPr>
            <w:rFonts w:ascii="Times New Roman" w:hAnsi="Times New Roman" w:cs="Times New Roman"/>
            <w:sz w:val="24"/>
            <w:szCs w:val="24"/>
          </w:rPr>
          <w:t>domain</w:t>
        </w:r>
      </w:ins>
      <w:del w:id="225"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1E8A3361"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 xml:space="preserve">Relationship between insect emergence and the proportion of fish diets consisting of </w:t>
      </w:r>
      <w:del w:id="226" w:author="Wesner, Jeff S" w:date="2021-05-13T13:51:00Z">
        <w:r w:rsidR="00EF0AB5" w:rsidDel="00033F2D">
          <w:rPr>
            <w:rFonts w:ascii="Times New Roman" w:hAnsi="Times New Roman" w:cs="Times New Roman"/>
            <w:sz w:val="24"/>
            <w:szCs w:val="24"/>
          </w:rPr>
          <w:delText>non-feeding</w:delText>
        </w:r>
      </w:del>
      <w:ins w:id="227" w:author="Wesner, Jeff S" w:date="2021-05-13T13:51:00Z">
        <w:r w:rsidR="00033F2D">
          <w:rPr>
            <w:rFonts w:ascii="Times New Roman" w:hAnsi="Times New Roman" w:cs="Times New Roman"/>
            <w:sz w:val="24"/>
            <w:szCs w:val="24"/>
          </w:rPr>
          <w:t>non-consumer</w:t>
        </w:r>
      </w:ins>
      <w:r w:rsidR="00EF0AB5">
        <w:rPr>
          <w:rFonts w:ascii="Times New Roman" w:hAnsi="Times New Roman" w:cs="Times New Roman"/>
          <w:sz w:val="24"/>
          <w:szCs w:val="24"/>
        </w:rPr>
        <w:t xml:space="preserve"> prey. We expected that fish would feed most heavily on </w:t>
      </w:r>
      <w:del w:id="228" w:author="Wesner, Jeff S" w:date="2021-05-13T13:51:00Z">
        <w:r w:rsidR="00EF0AB5" w:rsidDel="00033F2D">
          <w:rPr>
            <w:rFonts w:ascii="Times New Roman" w:hAnsi="Times New Roman" w:cs="Times New Roman"/>
            <w:sz w:val="24"/>
            <w:szCs w:val="24"/>
          </w:rPr>
          <w:delText>non-feeding</w:delText>
        </w:r>
      </w:del>
      <w:ins w:id="229" w:author="Wesner, Jeff S" w:date="2021-05-13T13:51:00Z">
        <w:r w:rsidR="00033F2D">
          <w:rPr>
            <w:rFonts w:ascii="Times New Roman" w:hAnsi="Times New Roman" w:cs="Times New Roman"/>
            <w:sz w:val="24"/>
            <w:szCs w:val="24"/>
          </w:rPr>
          <w:t>non-consumer</w:t>
        </w:r>
      </w:ins>
      <w:r w:rsidR="00EF0AB5">
        <w:rPr>
          <w:rFonts w:ascii="Times New Roman" w:hAnsi="Times New Roman" w:cs="Times New Roman"/>
          <w:sz w:val="24"/>
          <w:szCs w:val="24"/>
        </w:rPr>
        <w:t xml:space="preserve">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01D79CC1" w:rsidR="00344597" w:rsidRPr="00344597" w:rsidRDefault="00344597" w:rsidP="00344597">
            <w:pPr>
              <w:spacing w:after="0" w:line="240" w:lineRule="auto"/>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Table 1: Number of diet samples collected by fish species and fish f</w:t>
            </w:r>
            <w:ins w:id="230" w:author="Abraham" w:date="2021-04-25T22:03:00Z">
              <w:r w:rsidR="00077F15">
                <w:rPr>
                  <w:rFonts w:ascii="Times New Roman" w:eastAsia="Times New Roman" w:hAnsi="Times New Roman" w:cs="Times New Roman"/>
                  <w:color w:val="000000"/>
                  <w:sz w:val="24"/>
                  <w:szCs w:val="24"/>
                </w:rPr>
                <w:t>orag</w:t>
              </w:r>
            </w:ins>
            <w:del w:id="231" w:author="Abraham" w:date="2021-04-25T22:03:00Z">
              <w:r w:rsidDel="00077F15">
                <w:rPr>
                  <w:rFonts w:ascii="Times New Roman" w:eastAsia="Times New Roman" w:hAnsi="Times New Roman" w:cs="Times New Roman"/>
                  <w:color w:val="000000"/>
                  <w:sz w:val="24"/>
                  <w:szCs w:val="24"/>
                </w:rPr>
                <w:delText>eed</w:delText>
              </w:r>
            </w:del>
            <w:r>
              <w:rPr>
                <w:rFonts w:ascii="Times New Roman" w:eastAsia="Times New Roman" w:hAnsi="Times New Roman" w:cs="Times New Roman"/>
                <w:color w:val="000000"/>
                <w:sz w:val="24"/>
                <w:szCs w:val="24"/>
              </w:rPr>
              <w:t>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10CB9534"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w:t>
            </w:r>
            <w:ins w:id="232" w:author="Abraham" w:date="2021-04-25T22:03:00Z">
              <w:r w:rsidR="00077F15">
                <w:rPr>
                  <w:rFonts w:ascii="Times New Roman" w:eastAsia="Times New Roman" w:hAnsi="Times New Roman" w:cs="Times New Roman"/>
                  <w:color w:val="000000"/>
                  <w:sz w:val="24"/>
                  <w:szCs w:val="24"/>
                </w:rPr>
                <w:t>orag</w:t>
              </w:r>
            </w:ins>
            <w:del w:id="233" w:author="Abraham" w:date="2021-04-25T22:03:00Z">
              <w:r w:rsidRPr="00344597" w:rsidDel="00077F15">
                <w:rPr>
                  <w:rFonts w:ascii="Times New Roman" w:eastAsia="Times New Roman" w:hAnsi="Times New Roman" w:cs="Times New Roman"/>
                  <w:color w:val="000000"/>
                  <w:sz w:val="24"/>
                  <w:szCs w:val="24"/>
                </w:rPr>
                <w:delText>eed</w:delText>
              </w:r>
            </w:del>
            <w:r w:rsidRPr="00344597">
              <w:rPr>
                <w:rFonts w:ascii="Times New Roman" w:eastAsia="Times New Roman" w:hAnsi="Times New Roman" w:cs="Times New Roman"/>
                <w:color w:val="000000"/>
                <w:sz w:val="24"/>
                <w:szCs w:val="24"/>
              </w:rPr>
              <w:t>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Semotilus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atromaculatus</w:t>
            </w:r>
            <w:proofErr w:type="spellEnd"/>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Etheostoma</w:t>
            </w:r>
            <w:proofErr w:type="spellEnd"/>
            <w:r w:rsidRPr="00344597">
              <w:rPr>
                <w:rFonts w:ascii="Times New Roman" w:eastAsia="Times New Roman" w:hAnsi="Times New Roman" w:cs="Times New Roman"/>
                <w:i/>
                <w:iCs/>
                <w:color w:val="000000"/>
                <w:sz w:val="24"/>
                <w:szCs w:val="24"/>
              </w:rPr>
              <w:t xml:space="preserve">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Ictiobus </w:t>
            </w:r>
            <w:proofErr w:type="spellStart"/>
            <w:r w:rsidRPr="00344597">
              <w:rPr>
                <w:rFonts w:ascii="Times New Roman" w:eastAsia="Times New Roman" w:hAnsi="Times New Roman" w:cs="Times New Roman"/>
                <w:i/>
                <w:iCs/>
                <w:color w:val="000000"/>
                <w:sz w:val="24"/>
                <w:szCs w:val="24"/>
              </w:rPr>
              <w:t>cyprinellus</w:t>
            </w:r>
            <w:proofErr w:type="spellEnd"/>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Ameiurus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macrochirus</w:t>
            </w:r>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Cyprinus </w:t>
            </w:r>
            <w:proofErr w:type="spellStart"/>
            <w:r w:rsidRPr="00344597">
              <w:rPr>
                <w:rFonts w:ascii="Times New Roman" w:eastAsia="Times New Roman" w:hAnsi="Times New Roman" w:cs="Times New Roman"/>
                <w:i/>
                <w:iCs/>
                <w:color w:val="000000"/>
                <w:sz w:val="24"/>
                <w:szCs w:val="24"/>
              </w:rPr>
              <w:t>carpio</w:t>
            </w:r>
            <w:proofErr w:type="spellEnd"/>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Pimephales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promelas</w:t>
            </w:r>
            <w:proofErr w:type="spellEnd"/>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Luxilus </w:t>
            </w:r>
            <w:proofErr w:type="spellStart"/>
            <w:r w:rsidRPr="00344597">
              <w:rPr>
                <w:rFonts w:ascii="Times New Roman" w:eastAsia="Times New Roman" w:hAnsi="Times New Roman" w:cs="Times New Roman"/>
                <w:i/>
                <w:iCs/>
                <w:color w:val="000000"/>
                <w:sz w:val="24"/>
                <w:szCs w:val="24"/>
              </w:rPr>
              <w:t>cornutus</w:t>
            </w:r>
            <w:proofErr w:type="spellEnd"/>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stramineus</w:t>
            </w:r>
            <w:proofErr w:type="spellEnd"/>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Cyprinella </w:t>
            </w:r>
            <w:proofErr w:type="spellStart"/>
            <w:r w:rsidRPr="00344597">
              <w:rPr>
                <w:rFonts w:ascii="Times New Roman" w:eastAsia="Times New Roman" w:hAnsi="Times New Roman" w:cs="Times New Roman"/>
                <w:i/>
                <w:iCs/>
                <w:color w:val="000000"/>
                <w:sz w:val="24"/>
                <w:szCs w:val="24"/>
              </w:rPr>
              <w:t>lutrensis</w:t>
            </w:r>
            <w:proofErr w:type="spellEnd"/>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blennius</w:t>
            </w:r>
            <w:proofErr w:type="spellEnd"/>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Esox americanus</w:t>
            </w:r>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lucius</w:t>
            </w:r>
            <w:proofErr w:type="spellEnd"/>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gibbosus</w:t>
            </w:r>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Lepisosteidae</w:t>
            </w:r>
            <w:proofErr w:type="spellEnd"/>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salmoides</w:t>
            </w:r>
            <w:proofErr w:type="spellEnd"/>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Culaea</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inconstans</w:t>
            </w:r>
            <w:proofErr w:type="spellEnd"/>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dolomieu</w:t>
            </w:r>
            <w:proofErr w:type="spellEnd"/>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Sander </w:t>
            </w:r>
            <w:proofErr w:type="spellStart"/>
            <w:r w:rsidRPr="00344597">
              <w:rPr>
                <w:rFonts w:ascii="Times New Roman" w:eastAsia="Times New Roman" w:hAnsi="Times New Roman" w:cs="Times New Roman"/>
                <w:i/>
                <w:iCs/>
                <w:color w:val="000000"/>
                <w:sz w:val="24"/>
                <w:szCs w:val="24"/>
              </w:rPr>
              <w:t>vitreus</w:t>
            </w:r>
            <w:proofErr w:type="spellEnd"/>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752B7693"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2</w:t>
            </w:r>
            <w:r w:rsidRPr="007A75F5">
              <w:rPr>
                <w:rFonts w:ascii="Times New Roman" w:eastAsia="Times New Roman" w:hAnsi="Times New Roman" w:cs="Times New Roman"/>
                <w:color w:val="000000"/>
                <w:sz w:val="24"/>
                <w:szCs w:val="24"/>
              </w:rPr>
              <w:t xml:space="preserve">: Summaries of the posterior distribution of total aquatic prey mass per fish stomach and the proportion of </w:t>
            </w:r>
            <w:del w:id="234" w:author="Wesner, Jeff S" w:date="2021-05-13T13:51:00Z">
              <w:r w:rsidRPr="007A75F5" w:rsidDel="00033F2D">
                <w:rPr>
                  <w:rFonts w:ascii="Times New Roman" w:eastAsia="Times New Roman" w:hAnsi="Times New Roman" w:cs="Times New Roman"/>
                  <w:color w:val="000000"/>
                  <w:sz w:val="24"/>
                  <w:szCs w:val="24"/>
                </w:rPr>
                <w:delText>non-feeding</w:delText>
              </w:r>
            </w:del>
            <w:ins w:id="235" w:author="Wesner, Jeff S" w:date="2021-05-13T13:51:00Z">
              <w:r w:rsidR="00033F2D">
                <w:rPr>
                  <w:rFonts w:ascii="Times New Roman" w:eastAsia="Times New Roman" w:hAnsi="Times New Roman" w:cs="Times New Roman"/>
                  <w:color w:val="000000"/>
                  <w:sz w:val="24"/>
                  <w:szCs w:val="24"/>
                </w:rPr>
                <w:t>non-consumer</w:t>
              </w:r>
            </w:ins>
            <w:r w:rsidRPr="007A75F5">
              <w:rPr>
                <w:rFonts w:ascii="Times New Roman" w:eastAsia="Times New Roman" w:hAnsi="Times New Roman" w:cs="Times New Roman"/>
                <w:color w:val="000000"/>
                <w:sz w:val="24"/>
                <w:szCs w:val="24"/>
              </w:rPr>
              <w:t xml:space="preserve"> prey in fish diets by abundance. Values are averaged over 17 collection dates for each fish f</w:t>
            </w:r>
            <w:ins w:id="236" w:author="Abraham" w:date="2021-04-25T22:03:00Z">
              <w:r w:rsidR="00077F15">
                <w:rPr>
                  <w:rFonts w:ascii="Times New Roman" w:eastAsia="Times New Roman" w:hAnsi="Times New Roman" w:cs="Times New Roman"/>
                  <w:color w:val="000000"/>
                  <w:sz w:val="24"/>
                  <w:szCs w:val="24"/>
                </w:rPr>
                <w:t>orag</w:t>
              </w:r>
            </w:ins>
            <w:del w:id="237" w:author="Abraham" w:date="2021-04-25T22:03:00Z">
              <w:r w:rsidRPr="007A75F5" w:rsidDel="00077F15">
                <w:rPr>
                  <w:rFonts w:ascii="Times New Roman" w:eastAsia="Times New Roman" w:hAnsi="Times New Roman" w:cs="Times New Roman"/>
                  <w:color w:val="000000"/>
                  <w:sz w:val="24"/>
                  <w:szCs w:val="24"/>
                </w:rPr>
                <w:delText>eed</w:delText>
              </w:r>
            </w:del>
            <w:r w:rsidRPr="007A75F5">
              <w:rPr>
                <w:rFonts w:ascii="Times New Roman" w:eastAsia="Times New Roman" w:hAnsi="Times New Roman" w:cs="Times New Roman"/>
                <w:color w:val="000000"/>
                <w:sz w:val="24"/>
                <w:szCs w:val="24"/>
              </w:rPr>
              <w:t>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6D6BCFE3"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3</w:t>
            </w:r>
            <w:r w:rsidRPr="00FA4034">
              <w:rPr>
                <w:rFonts w:ascii="Times New Roman" w:eastAsia="Times New Roman" w:hAnsi="Times New Roman" w:cs="Times New Roman"/>
                <w:color w:val="000000"/>
                <w:sz w:val="24"/>
                <w:szCs w:val="24"/>
              </w:rPr>
              <w:t xml:space="preserve">. Posterior mean and standard deviation (parentheses) of the marginal intercept and slope of the relationship between insect emergence and stage-structured feeding in fish. Values are on the odds scale. A slope of 1 indicates no change in the odds of a fish diet containing a </w:t>
            </w:r>
            <w:del w:id="238" w:author="Wesner, Jeff S" w:date="2021-05-13T13:51:00Z">
              <w:r w:rsidRPr="00FA4034" w:rsidDel="00033F2D">
                <w:rPr>
                  <w:rFonts w:ascii="Times New Roman" w:eastAsia="Times New Roman" w:hAnsi="Times New Roman" w:cs="Times New Roman"/>
                  <w:color w:val="000000"/>
                  <w:sz w:val="24"/>
                  <w:szCs w:val="24"/>
                </w:rPr>
                <w:delText>non-feeding</w:delText>
              </w:r>
            </w:del>
            <w:ins w:id="239" w:author="Wesner, Jeff S" w:date="2021-05-13T13:51:00Z">
              <w:r w:rsidR="00033F2D">
                <w:rPr>
                  <w:rFonts w:ascii="Times New Roman" w:eastAsia="Times New Roman" w:hAnsi="Times New Roman" w:cs="Times New Roman"/>
                  <w:color w:val="000000"/>
                  <w:sz w:val="24"/>
                  <w:szCs w:val="24"/>
                </w:rPr>
                <w:t>non-consumer</w:t>
              </w:r>
            </w:ins>
            <w:r w:rsidRPr="00FA4034">
              <w:rPr>
                <w:rFonts w:ascii="Times New Roman" w:eastAsia="Times New Roman" w:hAnsi="Times New Roman" w:cs="Times New Roman"/>
                <w:color w:val="000000"/>
                <w:sz w:val="24"/>
                <w:szCs w:val="24"/>
              </w:rPr>
              <w:t xml:space="preserve">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w:t>
            </w:r>
            <w:ins w:id="240" w:author="Abraham" w:date="2021-04-25T22:04:00Z">
              <w:r w:rsidR="00077F15">
                <w:rPr>
                  <w:rFonts w:ascii="Times New Roman" w:eastAsia="Times New Roman" w:hAnsi="Times New Roman" w:cs="Times New Roman"/>
                  <w:color w:val="000000"/>
                  <w:sz w:val="24"/>
                  <w:szCs w:val="24"/>
                </w:rPr>
                <w:t>orag</w:t>
              </w:r>
            </w:ins>
            <w:del w:id="241" w:author="Abraham" w:date="2021-04-25T22:03:00Z">
              <w:r w:rsidRPr="00FA4034" w:rsidDel="00077F15">
                <w:rPr>
                  <w:rFonts w:ascii="Times New Roman" w:eastAsia="Times New Roman" w:hAnsi="Times New Roman" w:cs="Times New Roman"/>
                  <w:color w:val="000000"/>
                  <w:sz w:val="24"/>
                  <w:szCs w:val="24"/>
                </w:rPr>
                <w:delText>eed</w:delText>
              </w:r>
            </w:del>
            <w:r w:rsidRPr="00FA4034">
              <w:rPr>
                <w:rFonts w:ascii="Times New Roman" w:eastAsia="Times New Roman" w:hAnsi="Times New Roman" w:cs="Times New Roman"/>
                <w:color w:val="000000"/>
                <w:sz w:val="24"/>
                <w:szCs w:val="24"/>
              </w:rPr>
              <w:t>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6A079161" w:rsidR="00315670" w:rsidRDefault="00CB18A9">
      <w:pPr>
        <w:spacing w:after="0" w:line="480" w:lineRule="auto"/>
        <w:ind w:left="720" w:hanging="720"/>
        <w:rPr>
          <w:rFonts w:ascii="Times New Roman" w:eastAsia="Times New Roman" w:hAnsi="Times New Roman" w:cs="Times New Roman"/>
          <w:b/>
          <w:sz w:val="24"/>
          <w:szCs w:val="24"/>
        </w:rPr>
      </w:pPr>
      <w:ins w:id="242" w:author="Wesner, Jeff S" w:date="2021-05-13T13:23:00Z">
        <w:r>
          <w:rPr>
            <w:rFonts w:ascii="Times New Roman" w:eastAsia="Times New Roman" w:hAnsi="Times New Roman" w:cs="Times New Roman"/>
            <w:b/>
            <w:noProof/>
            <w:sz w:val="24"/>
            <w:szCs w:val="24"/>
          </w:rPr>
          <w:drawing>
            <wp:inline distT="0" distB="0" distL="0" distR="0" wp14:anchorId="3F612834" wp14:editId="3E1B0D48">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del w:id="243" w:author="Wesner, Jeff S" w:date="2021-05-12T10:05:00Z">
        <w:r w:rsidR="0006702A" w:rsidDel="00F00E4D">
          <w:rPr>
            <w:rFonts w:ascii="Times New Roman" w:eastAsia="Times New Roman" w:hAnsi="Times New Roman" w:cs="Times New Roman"/>
            <w:b/>
            <w:noProof/>
            <w:sz w:val="24"/>
            <w:szCs w:val="24"/>
          </w:rPr>
          <w:drawing>
            <wp:inline distT="0" distB="0" distL="0" distR="0" wp14:anchorId="2F00FC51" wp14:editId="1C70BC46">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all_fin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del>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2694EFA2" w:rsidR="00D20A4A" w:rsidRDefault="009D424D">
      <w:pPr>
        <w:rPr>
          <w:rFonts w:ascii="Times New Roman" w:eastAsia="Times New Roman" w:hAnsi="Times New Roman" w:cs="Times New Roman"/>
          <w:b/>
          <w:sz w:val="24"/>
          <w:szCs w:val="24"/>
        </w:rPr>
      </w:pPr>
      <w:del w:id="244" w:author="Wesner, Jeff S" w:date="2021-05-12T10:02:00Z">
        <w:r w:rsidDel="00F00E4D">
          <w:rPr>
            <w:rFonts w:ascii="Times New Roman" w:eastAsia="Times New Roman" w:hAnsi="Times New Roman" w:cs="Times New Roman"/>
            <w:b/>
            <w:noProof/>
            <w:sz w:val="24"/>
            <w:szCs w:val="24"/>
          </w:rPr>
          <w:drawing>
            <wp:inline distT="0" distB="0" distL="0" distR="0" wp14:anchorId="0C2DA4D4" wp14:editId="61E56FF0">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timeseri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del>
      <w:ins w:id="245" w:author="Wesner, Jeff S" w:date="2021-05-13T13:23:00Z">
        <w:r w:rsidR="00CB18A9">
          <w:rPr>
            <w:rFonts w:ascii="Times New Roman" w:eastAsia="Times New Roman" w:hAnsi="Times New Roman" w:cs="Times New Roman"/>
            <w:b/>
            <w:noProof/>
            <w:sz w:val="24"/>
            <w:szCs w:val="24"/>
          </w:rPr>
          <w:drawing>
            <wp:inline distT="0" distB="0" distL="0" distR="0" wp14:anchorId="3AB9E3A8" wp14:editId="3F5C703D">
              <wp:extent cx="5943600" cy="4622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timeseri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750AFFF1" w:rsidR="00101815" w:rsidRDefault="00DF0B16">
      <w:pPr>
        <w:rPr>
          <w:rFonts w:ascii="Times New Roman" w:eastAsia="Times New Roman" w:hAnsi="Times New Roman" w:cs="Times New Roman"/>
          <w:sz w:val="24"/>
          <w:szCs w:val="24"/>
        </w:rPr>
      </w:pPr>
      <w:del w:id="246" w:author="Wesner, Jeff S" w:date="2021-05-12T15:02:00Z">
        <w:r w:rsidDel="002E0263">
          <w:rPr>
            <w:rFonts w:ascii="Times New Roman" w:eastAsia="Times New Roman" w:hAnsi="Times New Roman" w:cs="Times New Roman"/>
            <w:noProof/>
            <w:sz w:val="24"/>
            <w:szCs w:val="24"/>
          </w:rPr>
          <w:drawing>
            <wp:inline distT="0" distB="0" distL="0" distR="0" wp14:anchorId="4117B7FA" wp14:editId="335174F0">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emerge_bot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del>
      <w:ins w:id="247" w:author="Wesner, Jeff S" w:date="2021-05-12T15:03:00Z">
        <w:r w:rsidR="002E0263">
          <w:rPr>
            <w:rFonts w:ascii="Times New Roman" w:eastAsia="Times New Roman" w:hAnsi="Times New Roman" w:cs="Times New Roman"/>
            <w:noProof/>
            <w:sz w:val="24"/>
            <w:szCs w:val="24"/>
          </w:rPr>
          <w:drawing>
            <wp:inline distT="0" distB="0" distL="0" distR="0" wp14:anchorId="4209B404" wp14:editId="23F59EBD">
              <wp:extent cx="5943600" cy="4622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emerge_bot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0F5A6930" w14:textId="77777777" w:rsidR="00A93F1F" w:rsidRDefault="00A93F1F" w:rsidP="008A5BCA">
      <w:pPr>
        <w:spacing w:after="0" w:line="480" w:lineRule="auto"/>
        <w:ind w:left="720" w:hanging="720"/>
        <w:rPr>
          <w:ins w:id="248" w:author="Wesner, Jeff S" w:date="2021-05-10T14:03:00Z"/>
          <w:rFonts w:ascii="Times New Roman" w:eastAsia="Times New Roman" w:hAnsi="Times New Roman" w:cs="Times New Roman"/>
          <w:b/>
          <w:sz w:val="24"/>
          <w:szCs w:val="24"/>
        </w:rPr>
      </w:pPr>
    </w:p>
    <w:p w14:paraId="5FC2F72A" w14:textId="2F0A09B9" w:rsidR="00A93F1F" w:rsidRDefault="00A93F1F" w:rsidP="008A5BCA">
      <w:pPr>
        <w:spacing w:after="0" w:line="480" w:lineRule="auto"/>
        <w:ind w:left="720" w:hanging="720"/>
        <w:rPr>
          <w:ins w:id="249" w:author="Wesner, Jeff S" w:date="2021-05-10T14:04:00Z"/>
          <w:rFonts w:ascii="Times New Roman" w:eastAsia="Times New Roman" w:hAnsi="Times New Roman" w:cs="Times New Roman"/>
          <w:b/>
          <w:sz w:val="24"/>
          <w:szCs w:val="24"/>
        </w:rPr>
      </w:pPr>
      <w:ins w:id="250" w:author="Wesner, Jeff S" w:date="2021-05-10T14:03:00Z">
        <w:r w:rsidRPr="00A93F1F">
          <w:rPr>
            <w:rFonts w:ascii="Times New Roman" w:eastAsia="Times New Roman" w:hAnsi="Times New Roman" w:cs="Times New Roman"/>
            <w:b/>
            <w:sz w:val="24"/>
            <w:szCs w:val="24"/>
            <w:rPrChange w:id="251" w:author="Wesner, Jeff S" w:date="2021-05-10T14:04:00Z">
              <w:rPr>
                <w:rFonts w:ascii="Times New Roman" w:eastAsia="Times New Roman" w:hAnsi="Times New Roman" w:cs="Times New Roman"/>
                <w:sz w:val="24"/>
                <w:szCs w:val="24"/>
              </w:rPr>
            </w:rPrChange>
          </w:rPr>
          <w:t>Model Checking</w:t>
        </w:r>
      </w:ins>
    </w:p>
    <w:p w14:paraId="2F23D679" w14:textId="700AA9CB" w:rsidR="00A93F1F" w:rsidRDefault="002B6184" w:rsidP="002B6184">
      <w:pPr>
        <w:spacing w:after="0" w:line="480" w:lineRule="auto"/>
        <w:rPr>
          <w:ins w:id="252" w:author="Wesner, Jeff S" w:date="2021-05-11T14:14:00Z"/>
          <w:rFonts w:ascii="Times New Roman" w:eastAsia="Times New Roman" w:hAnsi="Times New Roman" w:cs="Times New Roman"/>
          <w:sz w:val="24"/>
          <w:szCs w:val="24"/>
        </w:rPr>
      </w:pPr>
      <w:ins w:id="253" w:author="Wesner, Jeff S" w:date="2021-05-10T14:04:00Z">
        <w:r>
          <w:rPr>
            <w:rFonts w:ascii="Times New Roman" w:eastAsia="Times New Roman" w:hAnsi="Times New Roman" w:cs="Times New Roman"/>
            <w:sz w:val="24"/>
            <w:szCs w:val="24"/>
          </w:rPr>
          <w:t>We determined prior values us</w:t>
        </w:r>
      </w:ins>
      <w:ins w:id="254" w:author="Wesner, Jeff S" w:date="2021-05-10T14:05:00Z">
        <w:r>
          <w:rPr>
            <w:rFonts w:ascii="Times New Roman" w:eastAsia="Times New Roman" w:hAnsi="Times New Roman" w:cs="Times New Roman"/>
            <w:sz w:val="24"/>
            <w:szCs w:val="24"/>
          </w:rPr>
          <w:t>ing prior predictive checks (Wesner and Pomeranz 2021). Briefly, we</w:t>
        </w:r>
      </w:ins>
      <w:ins w:id="255" w:author="Wesner, Jeff S" w:date="2021-05-10T14:06:00Z">
        <w:r>
          <w:rPr>
            <w:rFonts w:ascii="Times New Roman" w:eastAsia="Times New Roman" w:hAnsi="Times New Roman" w:cs="Times New Roman"/>
            <w:sz w:val="24"/>
            <w:szCs w:val="24"/>
          </w:rPr>
          <w:t xml:space="preserve"> simulated </w:t>
        </w:r>
      </w:ins>
      <w:ins w:id="256" w:author="Wesner, Jeff S" w:date="2021-05-10T14:05:00Z">
        <w:r>
          <w:rPr>
            <w:rFonts w:ascii="Times New Roman" w:eastAsia="Times New Roman" w:hAnsi="Times New Roman" w:cs="Times New Roman"/>
            <w:sz w:val="24"/>
            <w:szCs w:val="24"/>
          </w:rPr>
          <w:t>the p</w:t>
        </w:r>
      </w:ins>
      <w:ins w:id="257" w:author="Wesner, Jeff S" w:date="2021-05-10T14:06:00Z">
        <w:r>
          <w:rPr>
            <w:rFonts w:ascii="Times New Roman" w:eastAsia="Times New Roman" w:hAnsi="Times New Roman" w:cs="Times New Roman"/>
            <w:sz w:val="24"/>
            <w:szCs w:val="24"/>
          </w:rPr>
          <w:t>roportion of diets that were terrestrial or the proportion of aquatic diets that were non-consumers using only the prior distributions</w:t>
        </w:r>
      </w:ins>
      <w:ins w:id="258" w:author="Wesner, Jeff S" w:date="2021-05-11T14:14:00Z">
        <w:r w:rsidR="003B501B">
          <w:rPr>
            <w:rFonts w:ascii="Times New Roman" w:eastAsia="Times New Roman" w:hAnsi="Times New Roman" w:cs="Times New Roman"/>
            <w:sz w:val="24"/>
            <w:szCs w:val="24"/>
          </w:rPr>
          <w:t xml:space="preserve"> (Figure S2)</w:t>
        </w:r>
      </w:ins>
      <w:ins w:id="259" w:author="Wesner, Jeff S" w:date="2021-05-10T14:06:00Z">
        <w:r>
          <w:rPr>
            <w:rFonts w:ascii="Times New Roman" w:eastAsia="Times New Roman" w:hAnsi="Times New Roman" w:cs="Times New Roman"/>
            <w:sz w:val="24"/>
            <w:szCs w:val="24"/>
          </w:rPr>
          <w:t>. We then visually compared that estimate to the posterior</w:t>
        </w:r>
      </w:ins>
      <w:ins w:id="260" w:author="Wesner, Jeff S" w:date="2021-05-11T14:14:00Z">
        <w:r w:rsidR="003B501B">
          <w:rPr>
            <w:rFonts w:ascii="Times New Roman" w:eastAsia="Times New Roman" w:hAnsi="Times New Roman" w:cs="Times New Roman"/>
            <w:sz w:val="24"/>
            <w:szCs w:val="24"/>
          </w:rPr>
          <w:t xml:space="preserve"> (Figure S2)</w:t>
        </w:r>
      </w:ins>
      <w:ins w:id="261" w:author="Wesner, Jeff S" w:date="2021-05-10T14:06:00Z">
        <w:r>
          <w:rPr>
            <w:rFonts w:ascii="Times New Roman" w:eastAsia="Times New Roman" w:hAnsi="Times New Roman" w:cs="Times New Roman"/>
            <w:sz w:val="24"/>
            <w:szCs w:val="24"/>
          </w:rPr>
          <w:t>. The contrast in estimates shows</w:t>
        </w:r>
      </w:ins>
      <w:ins w:id="262" w:author="Wesner, Jeff S" w:date="2021-05-10T14:07:00Z">
        <w:r>
          <w:rPr>
            <w:rFonts w:ascii="Times New Roman" w:eastAsia="Times New Roman" w:hAnsi="Times New Roman" w:cs="Times New Roman"/>
            <w:sz w:val="24"/>
            <w:szCs w:val="24"/>
          </w:rPr>
          <w:t xml:space="preserve"> both whether priors were reasonable and how much information was learned from the data. The result in Figure S</w:t>
        </w:r>
      </w:ins>
      <w:ins w:id="263" w:author="Wesner, Jeff S" w:date="2021-05-10T14:08:00Z">
        <w:r>
          <w:rPr>
            <w:rFonts w:ascii="Times New Roman" w:eastAsia="Times New Roman" w:hAnsi="Times New Roman" w:cs="Times New Roman"/>
            <w:sz w:val="24"/>
            <w:szCs w:val="24"/>
          </w:rPr>
          <w:t>2</w:t>
        </w:r>
      </w:ins>
      <w:ins w:id="264" w:author="Wesner, Jeff S" w:date="2021-05-11T14:14:00Z">
        <w:r w:rsidR="001A684E">
          <w:rPr>
            <w:rFonts w:ascii="Times New Roman" w:eastAsia="Times New Roman" w:hAnsi="Times New Roman" w:cs="Times New Roman"/>
            <w:sz w:val="24"/>
            <w:szCs w:val="24"/>
          </w:rPr>
          <w:t xml:space="preserve"> </w:t>
        </w:r>
      </w:ins>
      <w:ins w:id="265" w:author="Wesner, Jeff S" w:date="2021-05-10T14:07:00Z">
        <w:r>
          <w:rPr>
            <w:rFonts w:ascii="Times New Roman" w:eastAsia="Times New Roman" w:hAnsi="Times New Roman" w:cs="Times New Roman"/>
            <w:sz w:val="24"/>
            <w:szCs w:val="24"/>
          </w:rPr>
          <w:t>shows reasonable but wide estimates from the prior along with narrow estimates of the posterior distribution.</w:t>
        </w:r>
      </w:ins>
    </w:p>
    <w:p w14:paraId="6420C1D0" w14:textId="797DA232" w:rsidR="00A85983" w:rsidRPr="00A85983" w:rsidRDefault="00A85983" w:rsidP="002B6184">
      <w:pPr>
        <w:spacing w:after="0" w:line="480" w:lineRule="auto"/>
        <w:rPr>
          <w:ins w:id="266" w:author="Wesner, Jeff S" w:date="2021-05-10T14:07:00Z"/>
          <w:rFonts w:ascii="Times New Roman" w:eastAsia="Times New Roman" w:hAnsi="Times New Roman" w:cs="Times New Roman"/>
          <w:sz w:val="24"/>
          <w:szCs w:val="24"/>
        </w:rPr>
      </w:pPr>
      <w:ins w:id="267" w:author="Wesner, Jeff S" w:date="2021-05-11T14:14:00Z">
        <w:r>
          <w:rPr>
            <w:rFonts w:ascii="Times New Roman" w:eastAsia="Times New Roman" w:hAnsi="Times New Roman" w:cs="Times New Roman"/>
            <w:sz w:val="24"/>
            <w:szCs w:val="24"/>
          </w:rPr>
          <w:tab/>
          <w:t>In addition, we performed posterior</w:t>
        </w:r>
      </w:ins>
      <w:ins w:id="268" w:author="Wesner, Jeff S" w:date="2021-05-11T14:15:00Z">
        <w:r>
          <w:rPr>
            <w:rFonts w:ascii="Times New Roman" w:eastAsia="Times New Roman" w:hAnsi="Times New Roman" w:cs="Times New Roman"/>
            <w:sz w:val="24"/>
            <w:szCs w:val="24"/>
          </w:rPr>
          <w:t xml:space="preserve"> predictive checks to determine whether and how the models mis-fit the data using the </w:t>
        </w:r>
        <w:proofErr w:type="spellStart"/>
        <w:r>
          <w:rPr>
            <w:rFonts w:ascii="Times New Roman" w:eastAsia="Times New Roman" w:hAnsi="Times New Roman" w:cs="Times New Roman"/>
            <w:i/>
            <w:sz w:val="24"/>
            <w:szCs w:val="24"/>
          </w:rPr>
          <w:t>pp_</w:t>
        </w:r>
        <w:proofErr w:type="gramStart"/>
        <w:r>
          <w:rPr>
            <w:rFonts w:ascii="Times New Roman" w:eastAsia="Times New Roman" w:hAnsi="Times New Roman" w:cs="Times New Roman"/>
            <w:i/>
            <w:sz w:val="24"/>
            <w:szCs w:val="24"/>
          </w:rPr>
          <w:t>check</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in </w:t>
        </w:r>
        <w:r>
          <w:rPr>
            <w:rFonts w:ascii="Times New Roman" w:eastAsia="Times New Roman" w:hAnsi="Times New Roman" w:cs="Times New Roman"/>
            <w:i/>
            <w:sz w:val="24"/>
            <w:szCs w:val="24"/>
          </w:rPr>
          <w:t>brms</w:t>
        </w:r>
        <w:r>
          <w:rPr>
            <w:rFonts w:ascii="Times New Roman" w:eastAsia="Times New Roman" w:hAnsi="Times New Roman" w:cs="Times New Roman"/>
            <w:sz w:val="24"/>
            <w:szCs w:val="24"/>
          </w:rPr>
          <w:t xml:space="preserve">. We compared two simulations for the two main models: 1) </w:t>
        </w:r>
      </w:ins>
      <w:ins w:id="269" w:author="Wesner, Jeff S" w:date="2021-05-11T14:16:00Z">
        <w:r>
          <w:rPr>
            <w:rFonts w:ascii="Times New Roman" w:eastAsia="Times New Roman" w:hAnsi="Times New Roman" w:cs="Times New Roman"/>
            <w:sz w:val="24"/>
            <w:szCs w:val="24"/>
          </w:rPr>
          <w:t>Model simulated means relative to data means (Figure S3</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and 2) histograms of model-simulated data relative to a histogram of the raw data (Figure S3c,d). Large </w:t>
        </w:r>
        <w:r>
          <w:rPr>
            <w:rFonts w:ascii="Times New Roman" w:eastAsia="Times New Roman" w:hAnsi="Times New Roman" w:cs="Times New Roman"/>
            <w:sz w:val="24"/>
            <w:szCs w:val="24"/>
          </w:rPr>
          <w:lastRenderedPageBreak/>
          <w:t>mismatches in these comparisons indicate tha</w:t>
        </w:r>
      </w:ins>
      <w:ins w:id="270" w:author="Wesner, Jeff S" w:date="2021-05-11T14:17:00Z">
        <w:r>
          <w:rPr>
            <w:rFonts w:ascii="Times New Roman" w:eastAsia="Times New Roman" w:hAnsi="Times New Roman" w:cs="Times New Roman"/>
            <w:sz w:val="24"/>
            <w:szCs w:val="24"/>
          </w:rPr>
          <w:t xml:space="preserve">t the model fails to capture an aspect of the data-generating process. In general, the model simulations </w:t>
        </w:r>
      </w:ins>
      <w:ins w:id="271" w:author="Wesner, Jeff S" w:date="2021-05-11T14:18:00Z">
        <w:r>
          <w:rPr>
            <w:rFonts w:ascii="Times New Roman" w:eastAsia="Times New Roman" w:hAnsi="Times New Roman" w:cs="Times New Roman"/>
            <w:sz w:val="24"/>
            <w:szCs w:val="24"/>
          </w:rPr>
          <w:t>can</w:t>
        </w:r>
      </w:ins>
      <w:ins w:id="272" w:author="Wesner, Jeff S" w:date="2021-05-11T14:17:00Z">
        <w:r>
          <w:rPr>
            <w:rFonts w:ascii="Times New Roman" w:eastAsia="Times New Roman" w:hAnsi="Times New Roman" w:cs="Times New Roman"/>
            <w:sz w:val="24"/>
            <w:szCs w:val="24"/>
          </w:rPr>
          <w:t xml:space="preserve"> recapture data summaries</w:t>
        </w:r>
      </w:ins>
      <w:ins w:id="273" w:author="Wesner, Jeff S" w:date="2021-05-11T14:18:00Z">
        <w:r>
          <w:rPr>
            <w:rFonts w:ascii="Times New Roman" w:eastAsia="Times New Roman" w:hAnsi="Times New Roman" w:cs="Times New Roman"/>
            <w:sz w:val="24"/>
            <w:szCs w:val="24"/>
          </w:rPr>
          <w:t xml:space="preserve"> (Figure S3)</w:t>
        </w:r>
      </w:ins>
      <w:ins w:id="274" w:author="Wesner, Jeff S" w:date="2021-05-11T14:17:00Z">
        <w:r>
          <w:rPr>
            <w:rFonts w:ascii="Times New Roman" w:eastAsia="Times New Roman" w:hAnsi="Times New Roman" w:cs="Times New Roman"/>
            <w:sz w:val="24"/>
            <w:szCs w:val="24"/>
          </w:rPr>
          <w:t xml:space="preserve">. </w:t>
        </w:r>
      </w:ins>
      <w:ins w:id="275" w:author="Wesner, Jeff S" w:date="2021-05-11T14:18:00Z">
        <w:r>
          <w:rPr>
            <w:rFonts w:ascii="Times New Roman" w:eastAsia="Times New Roman" w:hAnsi="Times New Roman" w:cs="Times New Roman"/>
            <w:sz w:val="24"/>
            <w:szCs w:val="24"/>
          </w:rPr>
          <w:t xml:space="preserve">One aspect </w:t>
        </w:r>
      </w:ins>
      <w:ins w:id="276" w:author="Wesner, Jeff S" w:date="2021-05-11T14:20:00Z">
        <w:r>
          <w:rPr>
            <w:rFonts w:ascii="Times New Roman" w:eastAsia="Times New Roman" w:hAnsi="Times New Roman" w:cs="Times New Roman"/>
            <w:sz w:val="24"/>
            <w:szCs w:val="24"/>
          </w:rPr>
          <w:t>that the models do not capture is the relatively high number of zeros in the aquatic vs terrestrial dataset. In exploratory analyses, we attempted to account for this with different lik</w:t>
        </w:r>
      </w:ins>
      <w:ins w:id="277" w:author="Wesner, Jeff S" w:date="2021-05-11T14:21:00Z">
        <w:r w:rsidR="005F2238">
          <w:rPr>
            <w:rFonts w:ascii="Times New Roman" w:eastAsia="Times New Roman" w:hAnsi="Times New Roman" w:cs="Times New Roman"/>
            <w:sz w:val="24"/>
            <w:szCs w:val="24"/>
          </w:rPr>
          <w:t>e</w:t>
        </w:r>
      </w:ins>
      <w:ins w:id="278" w:author="Wesner, Jeff S" w:date="2021-05-11T14:20:00Z">
        <w:r>
          <w:rPr>
            <w:rFonts w:ascii="Times New Roman" w:eastAsia="Times New Roman" w:hAnsi="Times New Roman" w:cs="Times New Roman"/>
            <w:sz w:val="24"/>
            <w:szCs w:val="24"/>
          </w:rPr>
          <w:t>lihoods, including a hurdle</w:t>
        </w:r>
      </w:ins>
      <w:ins w:id="279" w:author="Wesner, Jeff S" w:date="2021-05-11T14:21:00Z">
        <w:r>
          <w:rPr>
            <w:rFonts w:ascii="Times New Roman" w:eastAsia="Times New Roman" w:hAnsi="Times New Roman" w:cs="Times New Roman"/>
            <w:sz w:val="24"/>
            <w:szCs w:val="24"/>
          </w:rPr>
          <w:t xml:space="preserve"> </w:t>
        </w:r>
      </w:ins>
      <w:ins w:id="280" w:author="Wesner, Jeff S" w:date="2021-05-11T14:20:00Z">
        <w:r>
          <w:rPr>
            <w:rFonts w:ascii="Times New Roman" w:eastAsia="Times New Roman" w:hAnsi="Times New Roman" w:cs="Times New Roman"/>
            <w:sz w:val="24"/>
            <w:szCs w:val="24"/>
          </w:rPr>
          <w:t>gamma and by fitting the model to proportions with a zero infla</w:t>
        </w:r>
      </w:ins>
      <w:ins w:id="281" w:author="Wesner, Jeff S" w:date="2021-05-11T14:21:00Z">
        <w:r>
          <w:rPr>
            <w:rFonts w:ascii="Times New Roman" w:eastAsia="Times New Roman" w:hAnsi="Times New Roman" w:cs="Times New Roman"/>
            <w:sz w:val="24"/>
            <w:szCs w:val="24"/>
          </w:rPr>
          <w:t>ted beta distribution. Neither alternative performed better in posterior predictive checks, so we chose the gamma model.</w:t>
        </w:r>
      </w:ins>
    </w:p>
    <w:p w14:paraId="75F5334F" w14:textId="531E1D33" w:rsidR="002B6184" w:rsidRDefault="002B6184">
      <w:pPr>
        <w:rPr>
          <w:ins w:id="282" w:author="Wesner, Jeff S" w:date="2021-05-10T14:07:00Z"/>
          <w:rFonts w:ascii="Times New Roman" w:eastAsia="Times New Roman" w:hAnsi="Times New Roman" w:cs="Times New Roman"/>
          <w:sz w:val="24"/>
          <w:szCs w:val="24"/>
        </w:rPr>
      </w:pPr>
      <w:ins w:id="283" w:author="Wesner, Jeff S" w:date="2021-05-10T14:07:00Z">
        <w:r>
          <w:rPr>
            <w:rFonts w:ascii="Times New Roman" w:eastAsia="Times New Roman" w:hAnsi="Times New Roman" w:cs="Times New Roman"/>
            <w:sz w:val="24"/>
            <w:szCs w:val="24"/>
          </w:rPr>
          <w:br w:type="page"/>
        </w:r>
      </w:ins>
    </w:p>
    <w:p w14:paraId="2089D219" w14:textId="22D101E7" w:rsidR="008A5BCA" w:rsidDel="008B7C38" w:rsidRDefault="008A5BCA" w:rsidP="008A5BCA">
      <w:pPr>
        <w:spacing w:after="0" w:line="480" w:lineRule="auto"/>
        <w:ind w:left="720" w:hanging="720"/>
        <w:rPr>
          <w:del w:id="284" w:author="Wesner, Jeff S" w:date="2021-05-12T09:50:00Z"/>
          <w:rFonts w:ascii="Times New Roman" w:eastAsia="Times New Roman" w:hAnsi="Times New Roman" w:cs="Times New Roman"/>
          <w:b/>
          <w:sz w:val="24"/>
          <w:szCs w:val="24"/>
        </w:rPr>
      </w:pPr>
      <w:del w:id="285" w:author="Wesner, Jeff S" w:date="2021-05-10T14:08:00Z">
        <w:r w:rsidDel="002B6184">
          <w:rPr>
            <w:rFonts w:ascii="Times New Roman" w:eastAsia="Times New Roman" w:hAnsi="Times New Roman" w:cs="Times New Roman"/>
            <w:b/>
            <w:sz w:val="24"/>
            <w:szCs w:val="24"/>
          </w:rPr>
          <w:lastRenderedPageBreak/>
          <w:delText>Figure SX</w:delText>
        </w:r>
      </w:del>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C1A308" w14:textId="77777777" w:rsidR="002B6184" w:rsidRDefault="00BE0700">
      <w:pPr>
        <w:rPr>
          <w:ins w:id="286" w:author="Wesner, Jeff S" w:date="2021-05-10T14:08:00Z"/>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p>
    <w:p w14:paraId="5CEAC4E6" w14:textId="77777777" w:rsidR="002B6184" w:rsidRDefault="002B6184">
      <w:pPr>
        <w:rPr>
          <w:ins w:id="287" w:author="Wesner, Jeff S" w:date="2021-05-10T14:08:00Z"/>
          <w:rFonts w:ascii="Times New Roman" w:eastAsia="Times New Roman" w:hAnsi="Times New Roman" w:cs="Times New Roman"/>
          <w:sz w:val="24"/>
          <w:szCs w:val="24"/>
        </w:rPr>
      </w:pPr>
      <w:ins w:id="288" w:author="Wesner, Jeff S" w:date="2021-05-10T14:08:00Z">
        <w:r>
          <w:rPr>
            <w:rFonts w:ascii="Times New Roman" w:eastAsia="Times New Roman" w:hAnsi="Times New Roman" w:cs="Times New Roman"/>
            <w:sz w:val="24"/>
            <w:szCs w:val="24"/>
          </w:rPr>
          <w:br w:type="page"/>
        </w:r>
      </w:ins>
    </w:p>
    <w:p w14:paraId="7B26E3EC" w14:textId="77777777" w:rsidR="002B6184" w:rsidRDefault="002B6184">
      <w:pPr>
        <w:rPr>
          <w:ins w:id="289" w:author="Wesner, Jeff S" w:date="2021-05-10T14:09:00Z"/>
          <w:rFonts w:ascii="Times New Roman" w:eastAsia="Times New Roman" w:hAnsi="Times New Roman" w:cs="Times New Roman"/>
          <w:b/>
          <w:sz w:val="24"/>
          <w:szCs w:val="24"/>
        </w:rPr>
      </w:pPr>
    </w:p>
    <w:p w14:paraId="719D4AC4" w14:textId="77777777" w:rsidR="002B6184" w:rsidRDefault="002B6184">
      <w:pPr>
        <w:rPr>
          <w:ins w:id="290" w:author="Wesner, Jeff S" w:date="2021-05-10T14:09:00Z"/>
          <w:rFonts w:ascii="Times New Roman" w:eastAsia="Times New Roman" w:hAnsi="Times New Roman" w:cs="Times New Roman"/>
          <w:b/>
          <w:sz w:val="24"/>
          <w:szCs w:val="24"/>
        </w:rPr>
      </w:pPr>
      <w:ins w:id="291" w:author="Wesner, Jeff S" w:date="2021-05-10T14:09:00Z">
        <w:r>
          <w:rPr>
            <w:rFonts w:ascii="Times New Roman" w:eastAsia="Times New Roman" w:hAnsi="Times New Roman" w:cs="Times New Roman"/>
            <w:b/>
            <w:noProof/>
            <w:sz w:val="24"/>
            <w:szCs w:val="24"/>
          </w:rPr>
          <w:drawing>
            <wp:inline distT="0" distB="0" distL="0" distR="0" wp14:anchorId="7316014D" wp14:editId="448C0DB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prior_postpri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6B7FB963" w14:textId="2A53B94B" w:rsidR="002B6184" w:rsidRDefault="002B6184" w:rsidP="002B6184">
      <w:pPr>
        <w:rPr>
          <w:ins w:id="292" w:author="Wesner, Jeff S" w:date="2021-05-10T14:09:00Z"/>
          <w:rFonts w:ascii="Times New Roman" w:eastAsia="Times New Roman" w:hAnsi="Times New Roman" w:cs="Times New Roman"/>
          <w:sz w:val="24"/>
          <w:szCs w:val="24"/>
        </w:rPr>
      </w:pPr>
      <w:ins w:id="293" w:author="Wesner, Jeff S" w:date="2021-05-10T14:09:00Z">
        <w:r>
          <w:rPr>
            <w:rFonts w:ascii="Times New Roman" w:eastAsia="Times New Roman" w:hAnsi="Times New Roman" w:cs="Times New Roman"/>
            <w:sz w:val="24"/>
            <w:szCs w:val="24"/>
          </w:rPr>
          <w:t>Figure S2. Comparison of the prior and posterior predictions of the proportion of aquatic prey that were non-consumers (top row) and the proportion of total prey</w:t>
        </w:r>
      </w:ins>
      <w:ins w:id="294" w:author="Wesner, Jeff S" w:date="2021-05-10T14:10:00Z">
        <w:r>
          <w:rPr>
            <w:rFonts w:ascii="Times New Roman" w:eastAsia="Times New Roman" w:hAnsi="Times New Roman" w:cs="Times New Roman"/>
            <w:sz w:val="24"/>
            <w:szCs w:val="24"/>
          </w:rPr>
          <w:t xml:space="preserve"> that were terrestrial. All proportions are derived from dry mass (mg). </w:t>
        </w:r>
      </w:ins>
    </w:p>
    <w:p w14:paraId="661B5890" w14:textId="5670F989" w:rsidR="002B6184" w:rsidRDefault="002B6184">
      <w:pPr>
        <w:rPr>
          <w:ins w:id="295" w:author="Wesner, Jeff S" w:date="2021-05-10T14:08:00Z"/>
          <w:rFonts w:ascii="Times New Roman" w:eastAsia="Times New Roman" w:hAnsi="Times New Roman" w:cs="Times New Roman"/>
          <w:b/>
          <w:sz w:val="24"/>
          <w:szCs w:val="24"/>
        </w:rPr>
      </w:pPr>
      <w:ins w:id="296" w:author="Wesner, Jeff S" w:date="2021-05-10T14:08:00Z">
        <w:r>
          <w:rPr>
            <w:rFonts w:ascii="Times New Roman" w:eastAsia="Times New Roman" w:hAnsi="Times New Roman" w:cs="Times New Roman"/>
            <w:b/>
            <w:sz w:val="24"/>
            <w:szCs w:val="24"/>
          </w:rPr>
          <w:br w:type="page"/>
        </w:r>
      </w:ins>
    </w:p>
    <w:p w14:paraId="217C4952" w14:textId="77777777" w:rsidR="003B501B" w:rsidRDefault="003B501B">
      <w:pPr>
        <w:rPr>
          <w:ins w:id="297" w:author="Wesner, Jeff S" w:date="2021-05-11T14:05:00Z"/>
          <w:rFonts w:ascii="Times New Roman" w:eastAsia="Times New Roman" w:hAnsi="Times New Roman" w:cs="Times New Roman"/>
          <w:b/>
          <w:sz w:val="24"/>
          <w:szCs w:val="24"/>
        </w:rPr>
      </w:pPr>
      <w:ins w:id="298" w:author="Wesner, Jeff S" w:date="2021-05-11T14:05:00Z">
        <w:r>
          <w:rPr>
            <w:rFonts w:ascii="Times New Roman" w:eastAsia="Times New Roman" w:hAnsi="Times New Roman" w:cs="Times New Roman"/>
            <w:b/>
            <w:noProof/>
            <w:sz w:val="24"/>
            <w:szCs w:val="24"/>
          </w:rPr>
          <w:lastRenderedPageBreak/>
          <w:drawing>
            <wp:inline distT="0" distB="0" distL="0" distR="0" wp14:anchorId="3307A950" wp14:editId="3BCC15C3">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c_plot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p w14:paraId="41731D2E" w14:textId="2225AFEE" w:rsidR="00867D97" w:rsidRDefault="003B501B">
      <w:pPr>
        <w:rPr>
          <w:ins w:id="299" w:author="Wesner, Jeff S" w:date="2021-05-11T14:04:00Z"/>
          <w:rFonts w:ascii="Times New Roman" w:eastAsia="Times New Roman" w:hAnsi="Times New Roman" w:cs="Times New Roman"/>
          <w:b/>
          <w:sz w:val="24"/>
          <w:szCs w:val="24"/>
        </w:rPr>
      </w:pPr>
      <w:ins w:id="300" w:author="Wesner, Jeff S" w:date="2021-05-11T14:05:00Z">
        <w:r>
          <w:rPr>
            <w:rFonts w:ascii="Times New Roman" w:eastAsia="Times New Roman" w:hAnsi="Times New Roman" w:cs="Times New Roman"/>
            <w:sz w:val="24"/>
            <w:szCs w:val="24"/>
          </w:rPr>
          <w:t xml:space="preserve">Figure S3. Checking model fits. Posterior predictive </w:t>
        </w:r>
      </w:ins>
      <w:ins w:id="301" w:author="Wesner, Jeff S" w:date="2021-05-11T14:06:00Z">
        <w:r>
          <w:rPr>
            <w:rFonts w:ascii="Times New Roman" w:eastAsia="Times New Roman" w:hAnsi="Times New Roman" w:cs="Times New Roman"/>
            <w:sz w:val="24"/>
            <w:szCs w:val="24"/>
          </w:rPr>
          <w:t>checks of models of aqu</w:t>
        </w:r>
      </w:ins>
      <w:ins w:id="302" w:author="Wesner, Jeff S" w:date="2021-05-11T14:07:00Z">
        <w:r>
          <w:rPr>
            <w:rFonts w:ascii="Times New Roman" w:eastAsia="Times New Roman" w:hAnsi="Times New Roman" w:cs="Times New Roman"/>
            <w:sz w:val="24"/>
            <w:szCs w:val="24"/>
          </w:rPr>
          <w:t>atic vs terrestrial prey (“terrestrial prey”) and the proportion of aquatic prey that are non-</w:t>
        </w:r>
      </w:ins>
      <w:ins w:id="303" w:author="Wesner, Jeff S" w:date="2021-05-13T13:51:00Z">
        <w:r w:rsidR="00033F2D">
          <w:rPr>
            <w:rFonts w:ascii="Times New Roman" w:eastAsia="Times New Roman" w:hAnsi="Times New Roman" w:cs="Times New Roman"/>
            <w:sz w:val="24"/>
            <w:szCs w:val="24"/>
          </w:rPr>
          <w:t>consumer</w:t>
        </w:r>
      </w:ins>
      <w:ins w:id="304" w:author="Wesner, Jeff S" w:date="2021-05-11T14:07:00Z">
        <w:r>
          <w:rPr>
            <w:rFonts w:ascii="Times New Roman" w:eastAsia="Times New Roman" w:hAnsi="Times New Roman" w:cs="Times New Roman"/>
            <w:sz w:val="24"/>
            <w:szCs w:val="24"/>
          </w:rPr>
          <w:t xml:space="preserve"> (“non-feeding”). The top panels</w:t>
        </w:r>
      </w:ins>
      <w:ins w:id="305" w:author="Wesner, Jeff S" w:date="2021-05-11T14:08:00Z">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w:t>
        </w:r>
      </w:ins>
      <w:ins w:id="306" w:author="Wesner, Jeff S" w:date="2021-05-11T14:06:00Z">
        <w:r>
          <w:rPr>
            <w:rFonts w:ascii="Times New Roman" w:eastAsia="Times New Roman" w:hAnsi="Times New Roman" w:cs="Times New Roman"/>
            <w:sz w:val="24"/>
            <w:szCs w:val="24"/>
          </w:rPr>
          <w:t xml:space="preserve"> show </w:t>
        </w:r>
      </w:ins>
      <w:ins w:id="307" w:author="Wesner, Jeff S" w:date="2021-05-11T14:07:00Z">
        <w:r>
          <w:rPr>
            <w:rFonts w:ascii="Times New Roman" w:eastAsia="Times New Roman" w:hAnsi="Times New Roman" w:cs="Times New Roman"/>
            <w:sz w:val="24"/>
            <w:szCs w:val="24"/>
          </w:rPr>
          <w:t>each model’s</w:t>
        </w:r>
      </w:ins>
      <w:ins w:id="308" w:author="Wesner, Jeff S" w:date="2021-05-11T14:06:00Z">
        <w:r>
          <w:rPr>
            <w:rFonts w:ascii="Times New Roman" w:eastAsia="Times New Roman" w:hAnsi="Times New Roman" w:cs="Times New Roman"/>
            <w:sz w:val="24"/>
            <w:szCs w:val="24"/>
          </w:rPr>
          <w:t xml:space="preserve"> prediction of </w:t>
        </w:r>
      </w:ins>
      <w:ins w:id="309" w:author="Wesner, Jeff S" w:date="2021-05-11T14:07:00Z">
        <w:r>
          <w:rPr>
            <w:rFonts w:ascii="Times New Roman" w:eastAsia="Times New Roman" w:hAnsi="Times New Roman" w:cs="Times New Roman"/>
            <w:sz w:val="24"/>
            <w:szCs w:val="24"/>
          </w:rPr>
          <w:t>mean prey mass</w:t>
        </w:r>
      </w:ins>
      <w:ins w:id="310" w:author="Wesner, Jeff S" w:date="2021-05-11T14:08:00Z">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rep</w:t>
        </w:r>
        <w:proofErr w:type="spellEnd"/>
        <w:r>
          <w:rPr>
            <w:rFonts w:ascii="Times New Roman" w:eastAsia="Times New Roman" w:hAnsi="Times New Roman" w:cs="Times New Roman"/>
            <w:sz w:val="24"/>
            <w:szCs w:val="24"/>
          </w:rPr>
          <w:t xml:space="preserve">)) </w:t>
        </w:r>
      </w:ins>
      <w:ins w:id="311" w:author="Wesner, Jeff S" w:date="2021-05-11T14:06:00Z">
        <w:r>
          <w:rPr>
            <w:rFonts w:ascii="Times New Roman" w:eastAsia="Times New Roman" w:hAnsi="Times New Roman" w:cs="Times New Roman"/>
            <w:sz w:val="24"/>
            <w:szCs w:val="24"/>
          </w:rPr>
          <w:t xml:space="preserve">relative to the data </w:t>
        </w:r>
      </w:ins>
      <w:ins w:id="312" w:author="Wesner, Jeff S" w:date="2021-05-11T14:08:00Z">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ins>
      <w:ins w:id="313" w:author="Wesner, Jeff S" w:date="2021-05-11T14:09:00Z">
        <w:r>
          <w:rPr>
            <w:rFonts w:ascii="Times New Roman" w:eastAsia="Times New Roman" w:hAnsi="Times New Roman" w:cs="Times New Roman"/>
            <w:sz w:val="24"/>
            <w:szCs w:val="24"/>
          </w:rPr>
          <w:t>. The bottom panels (</w:t>
        </w:r>
        <w:proofErr w:type="spellStart"/>
        <w:proofErr w:type="gramStart"/>
        <w:r>
          <w:rPr>
            <w:rFonts w:ascii="Times New Roman" w:eastAsia="Times New Roman" w:hAnsi="Times New Roman" w:cs="Times New Roman"/>
            <w:sz w:val="24"/>
            <w:szCs w:val="24"/>
          </w:rPr>
          <w:t>c,d</w:t>
        </w:r>
        <w:proofErr w:type="spellEnd"/>
        <w:proofErr w:type="gramEnd"/>
        <w:r>
          <w:rPr>
            <w:rFonts w:ascii="Times New Roman" w:eastAsia="Times New Roman" w:hAnsi="Times New Roman" w:cs="Times New Roman"/>
            <w:sz w:val="24"/>
            <w:szCs w:val="24"/>
          </w:rPr>
          <w:t>) compare data distributions of the raw data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relative to ten datasets simulated from the posterior distribution. Similarities in these distributions indicate that the model is a go</w:t>
        </w:r>
      </w:ins>
      <w:ins w:id="314" w:author="Wesner, Jeff S" w:date="2021-05-11T14:10:00Z">
        <w:r>
          <w:rPr>
            <w:rFonts w:ascii="Times New Roman" w:eastAsia="Times New Roman" w:hAnsi="Times New Roman" w:cs="Times New Roman"/>
            <w:sz w:val="24"/>
            <w:szCs w:val="24"/>
          </w:rPr>
          <w:t xml:space="preserve">od fit. </w:t>
        </w:r>
      </w:ins>
      <w:ins w:id="315" w:author="Wesner, Jeff S" w:date="2021-05-11T14:04:00Z">
        <w:r w:rsidR="00867D97">
          <w:rPr>
            <w:rFonts w:ascii="Times New Roman" w:eastAsia="Times New Roman" w:hAnsi="Times New Roman" w:cs="Times New Roman"/>
            <w:b/>
            <w:sz w:val="24"/>
            <w:szCs w:val="24"/>
          </w:rPr>
          <w:br w:type="page"/>
        </w:r>
      </w:ins>
    </w:p>
    <w:p w14:paraId="6790D3FE" w14:textId="77777777" w:rsidR="00C37D34" w:rsidRDefault="00C37D34">
      <w:pPr>
        <w:rPr>
          <w:ins w:id="316" w:author="Wesner, Jeff S" w:date="2021-05-11T19:00:00Z"/>
          <w:rFonts w:ascii="Times New Roman" w:eastAsia="Times New Roman" w:hAnsi="Times New Roman" w:cs="Times New Roman"/>
          <w:b/>
          <w:sz w:val="24"/>
          <w:szCs w:val="24"/>
        </w:rPr>
      </w:pPr>
      <w:ins w:id="317" w:author="Wesner, Jeff S" w:date="2021-05-11T19:00:00Z">
        <w:r>
          <w:rPr>
            <w:rFonts w:ascii="Times New Roman" w:eastAsia="Times New Roman" w:hAnsi="Times New Roman" w:cs="Times New Roman"/>
            <w:b/>
            <w:noProof/>
            <w:sz w:val="24"/>
            <w:szCs w:val="24"/>
          </w:rPr>
          <w:lastRenderedPageBreak/>
          <w:drawing>
            <wp:inline distT="0" distB="0" distL="0" distR="0" wp14:anchorId="74405442" wp14:editId="46FC52E4">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_sen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ins>
    </w:p>
    <w:p w14:paraId="491D1F9C" w14:textId="370C66D6" w:rsidR="00C37D34" w:rsidRDefault="00C37D34">
      <w:pPr>
        <w:rPr>
          <w:ins w:id="318" w:author="Wesner, Jeff S" w:date="2021-05-11T19:00:00Z"/>
          <w:rFonts w:ascii="Times New Roman" w:eastAsia="Times New Roman" w:hAnsi="Times New Roman" w:cs="Times New Roman"/>
          <w:b/>
          <w:sz w:val="24"/>
          <w:szCs w:val="24"/>
        </w:rPr>
      </w:pPr>
      <w:ins w:id="319" w:author="Wesner, Jeff S" w:date="2021-05-11T19:00:00Z">
        <w:r>
          <w:rPr>
            <w:rFonts w:ascii="Times New Roman" w:eastAsia="Times New Roman" w:hAnsi="Times New Roman" w:cs="Times New Roman"/>
            <w:sz w:val="24"/>
            <w:szCs w:val="24"/>
          </w:rPr>
          <w:t>Figure S4. Prior sensitivity analysis</w:t>
        </w:r>
      </w:ins>
      <w:ins w:id="320" w:author="Wesner, Jeff S" w:date="2021-05-11T19:01:00Z">
        <w:r>
          <w:rPr>
            <w:rFonts w:ascii="Times New Roman" w:eastAsia="Times New Roman" w:hAnsi="Times New Roman" w:cs="Times New Roman"/>
            <w:sz w:val="24"/>
            <w:szCs w:val="24"/>
          </w:rPr>
          <w:t xml:space="preserve"> of the proportion of terrestrial prey and the proportion of aquatic prey that are non-feeders</w:t>
        </w:r>
      </w:ins>
      <w:ins w:id="321" w:author="Wesner, Jeff S" w:date="2021-05-11T19:00:00Z">
        <w:r>
          <w:rPr>
            <w:rFonts w:ascii="Times New Roman" w:eastAsia="Times New Roman" w:hAnsi="Times New Roman" w:cs="Times New Roman"/>
            <w:sz w:val="24"/>
            <w:szCs w:val="24"/>
          </w:rPr>
          <w:t xml:space="preserve">. </w:t>
        </w:r>
      </w:ins>
      <w:ins w:id="322" w:author="Wesner, Jeff S" w:date="2021-05-11T19:01:00Z">
        <w:r>
          <w:rPr>
            <w:rFonts w:ascii="Times New Roman" w:eastAsia="Times New Roman" w:hAnsi="Times New Roman" w:cs="Times New Roman"/>
            <w:sz w:val="24"/>
            <w:szCs w:val="24"/>
          </w:rPr>
          <w:t>Dark gray shows the posterior estimates for the main models in the manuscript. Lighter gray (“</w:t>
        </w:r>
        <w:proofErr w:type="spellStart"/>
        <w:r>
          <w:rPr>
            <w:rFonts w:ascii="Times New Roman" w:eastAsia="Times New Roman" w:hAnsi="Times New Roman" w:cs="Times New Roman"/>
            <w:sz w:val="24"/>
            <w:szCs w:val="24"/>
          </w:rPr>
          <w:t>posterior_wider_priors</w:t>
        </w:r>
        <w:proofErr w:type="spellEnd"/>
        <w:r>
          <w:rPr>
            <w:rFonts w:ascii="Times New Roman" w:eastAsia="Times New Roman" w:hAnsi="Times New Roman" w:cs="Times New Roman"/>
            <w:sz w:val="24"/>
            <w:szCs w:val="24"/>
          </w:rPr>
          <w:t>”) shows posterior estimates</w:t>
        </w:r>
      </w:ins>
      <w:ins w:id="323" w:author="Wesner, Jeff S" w:date="2021-05-11T19:02:00Z">
        <w:r>
          <w:rPr>
            <w:rFonts w:ascii="Times New Roman" w:eastAsia="Times New Roman" w:hAnsi="Times New Roman" w:cs="Times New Roman"/>
            <w:sz w:val="24"/>
            <w:szCs w:val="24"/>
          </w:rPr>
          <w:t xml:space="preserve"> with wider priors in which the sd of the intercept and betas are 2X wider than the main model. </w:t>
        </w:r>
      </w:ins>
      <w:ins w:id="324" w:author="Wesner, Jeff S" w:date="2021-05-11T19:00:00Z">
        <w:r>
          <w:rPr>
            <w:rFonts w:ascii="Times New Roman" w:eastAsia="Times New Roman" w:hAnsi="Times New Roman" w:cs="Times New Roman"/>
            <w:b/>
            <w:sz w:val="24"/>
            <w:szCs w:val="24"/>
          </w:rPr>
          <w:br w:type="page"/>
        </w:r>
      </w:ins>
    </w:p>
    <w:p w14:paraId="61EA24F5" w14:textId="200DB673" w:rsidR="008A5BCA" w:rsidRDefault="008A5BCA">
      <w:pPr>
        <w:spacing w:after="0" w:line="480" w:lineRule="auto"/>
        <w:rPr>
          <w:rFonts w:ascii="Times New Roman" w:eastAsia="Times New Roman" w:hAnsi="Times New Roman" w:cs="Times New Roman"/>
          <w:b/>
          <w:sz w:val="24"/>
          <w:szCs w:val="24"/>
        </w:rPr>
        <w:pPrChange w:id="325" w:author="Wesner, Jeff S" w:date="2021-05-10T14:08:00Z">
          <w:pPr/>
        </w:pPrChange>
      </w:pPr>
      <w:del w:id="326" w:author="Wesner, Jeff S" w:date="2021-05-10T14:08:00Z">
        <w:r w:rsidDel="002B6184">
          <w:rPr>
            <w:rFonts w:ascii="Times New Roman" w:eastAsia="Times New Roman" w:hAnsi="Times New Roman" w:cs="Times New Roman"/>
            <w:b/>
            <w:sz w:val="24"/>
            <w:szCs w:val="24"/>
          </w:rPr>
          <w:lastRenderedPageBreak/>
          <w:br w:type="page"/>
        </w:r>
      </w:del>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38465A45" w:rsidR="0048309F" w:rsidRDefault="00982B12">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S2. Raw proportion of prey taxa in fish diets by abundance (a) and dry mass (b). Each bar represents a different fish species in one of three f</w:t>
      </w:r>
      <w:ins w:id="327" w:author="Abraham" w:date="2021-04-25T22:04:00Z">
        <w:r w:rsidR="0083362E">
          <w:rPr>
            <w:rFonts w:ascii="Times New Roman" w:eastAsia="Times New Roman" w:hAnsi="Times New Roman" w:cs="Times New Roman"/>
            <w:sz w:val="24"/>
            <w:szCs w:val="24"/>
          </w:rPr>
          <w:t>orag</w:t>
        </w:r>
      </w:ins>
      <w:del w:id="328" w:author="Abraham" w:date="2021-04-25T22:04:00Z">
        <w:r w:rsidDel="00077F15">
          <w:rPr>
            <w:rFonts w:ascii="Times New Roman" w:eastAsia="Times New Roman" w:hAnsi="Times New Roman" w:cs="Times New Roman"/>
            <w:sz w:val="24"/>
            <w:szCs w:val="24"/>
          </w:rPr>
          <w:delText>eed</w:delText>
        </w:r>
      </w:del>
      <w:r>
        <w:rPr>
          <w:rFonts w:ascii="Times New Roman" w:eastAsia="Times New Roman" w:hAnsi="Times New Roman" w:cs="Times New Roman"/>
          <w:sz w:val="24"/>
          <w:szCs w:val="24"/>
        </w:rPr>
        <w:t xml:space="preserve">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332CDA51" w:rsidR="00101815" w:rsidRDefault="00101815" w:rsidP="0073706D">
      <w:pPr>
        <w:spacing w:after="0" w:line="480" w:lineRule="auto"/>
        <w:rPr>
          <w:rFonts w:ascii="Times New Roman" w:eastAsia="Times New Roman" w:hAnsi="Times New Roman" w:cs="Times New Roman"/>
          <w:sz w:val="24"/>
          <w:szCs w:val="24"/>
        </w:rPr>
      </w:pPr>
      <w:r w:rsidRPr="00101815">
        <w:rPr>
          <w:rFonts w:ascii="Times New Roman" w:eastAsia="Times New Roman" w:hAnsi="Times New Roman" w:cs="Times New Roman"/>
          <w:sz w:val="24"/>
          <w:szCs w:val="24"/>
        </w:rPr>
        <w:t>Figure S</w:t>
      </w:r>
      <w:r w:rsidR="0048309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3FECC38" w14:textId="4FE0D23F" w:rsidR="0048309F" w:rsidDel="00852C82" w:rsidRDefault="0048309F">
      <w:pPr>
        <w:rPr>
          <w:del w:id="329" w:author="Wesner, Jeff S" w:date="2021-05-11T14:21:00Z"/>
          <w:rFonts w:ascii="Times New Roman" w:eastAsia="Times New Roman" w:hAnsi="Times New Roman" w:cs="Times New Roman"/>
          <w:b/>
          <w:sz w:val="24"/>
          <w:szCs w:val="24"/>
        </w:rPr>
      </w:pPr>
      <w:del w:id="330" w:author="Wesner, Jeff S" w:date="2021-05-11T14:21:00Z">
        <w:r w:rsidDel="00852C82">
          <w:rPr>
            <w:rFonts w:ascii="Times New Roman" w:eastAsia="Times New Roman" w:hAnsi="Times New Roman" w:cs="Times New Roman"/>
            <w:b/>
            <w:sz w:val="24"/>
            <w:szCs w:val="24"/>
          </w:rPr>
          <w:br w:type="page"/>
        </w:r>
      </w:del>
    </w:p>
    <w:p w14:paraId="7EEE9852" w14:textId="77777777" w:rsidR="0048309F" w:rsidRPr="00101815" w:rsidRDefault="0048309F">
      <w:pPr>
        <w:rPr>
          <w:rFonts w:ascii="Times New Roman" w:eastAsia="Times New Roman" w:hAnsi="Times New Roman" w:cs="Times New Roman"/>
          <w:b/>
          <w:sz w:val="24"/>
          <w:szCs w:val="24"/>
        </w:rPr>
        <w:pPrChange w:id="331" w:author="Wesner, Jeff S" w:date="2021-05-11T14:21:00Z">
          <w:pPr>
            <w:spacing w:after="0" w:line="480" w:lineRule="auto"/>
          </w:pPr>
        </w:pPrChange>
      </w:pPr>
    </w:p>
    <w:sectPr w:rsidR="0048309F" w:rsidRPr="00101815" w:rsidSect="009D0C37">
      <w:footerReference w:type="default" r:id="rId31"/>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 w:author="Wesner, Jeff S" w:date="2021-03-15T22:00:00Z" w:initials="WJS">
    <w:p w14:paraId="19E1764C" w14:textId="60621216" w:rsidR="00183CE6" w:rsidRDefault="00183CE6">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106" w:author="Wesner, Jeff S" w:date="2021-04-14T16:33:00Z" w:initials="WJS">
    <w:p w14:paraId="5B72E9B3" w14:textId="56588C56" w:rsidR="00183CE6" w:rsidRDefault="00183CE6">
      <w:pPr>
        <w:pStyle w:val="CommentText"/>
      </w:pPr>
      <w:r>
        <w:rPr>
          <w:rStyle w:val="CommentReference"/>
        </w:rPr>
        <w:annotationRef/>
      </w:r>
      <w:r>
        <w:t>Abe – Please make sure we’re consistent throughout. We have words for “guild” “feeding domain” “foraging domain”, and “foraging guild” throughout. Make the all “… domain” to be consistent with the figures.</w:t>
      </w:r>
    </w:p>
  </w:comment>
  <w:comment w:id="214" w:author="Abraham" w:date="2021-04-25T22:05:00Z" w:initials="A">
    <w:p w14:paraId="01F8EF2A" w14:textId="77777777" w:rsidR="00183CE6" w:rsidRDefault="00183CE6" w:rsidP="00867D97">
      <w:pPr>
        <w:pStyle w:val="CommentText"/>
      </w:pPr>
      <w:r>
        <w:rPr>
          <w:rStyle w:val="CommentReference"/>
        </w:rPr>
        <w:annotationRef/>
      </w:r>
      <w:r>
        <w:t xml:space="preserve">Same ending to two paragraphs in a row ("is unknown but deserves further study"). Should we change this? </w:t>
      </w:r>
    </w:p>
  </w:comment>
  <w:comment w:id="215" w:author="Wesner, Jeff S" w:date="2021-05-13T13:44:00Z" w:initials="WJS">
    <w:p w14:paraId="214768D1" w14:textId="3773EFDD" w:rsidR="006B5892" w:rsidRDefault="006B5892">
      <w:pPr>
        <w:pStyle w:val="CommentText"/>
      </w:pPr>
      <w:r>
        <w:rPr>
          <w:rStyle w:val="CommentReference"/>
        </w:rPr>
        <w:annotationRef/>
      </w:r>
      <w:r>
        <w:t>Good eye. Deleted the previous paragraph, so this is now just mentioned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Ex w15:paraId="01F8EF2A" w15:done="0"/>
  <w15:commentEx w15:paraId="214768D1" w15:paraIdParent="01F8EF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Id w16cid:paraId="01F8EF2A" w16cid:durableId="2430662D"/>
  <w16cid:commentId w16cid:paraId="214768D1" w16cid:durableId="2447AB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C03AB" w14:textId="77777777" w:rsidR="00D46DF8" w:rsidRDefault="00D46DF8">
      <w:pPr>
        <w:spacing w:after="0" w:line="240" w:lineRule="auto"/>
      </w:pPr>
      <w:r>
        <w:separator/>
      </w:r>
    </w:p>
  </w:endnote>
  <w:endnote w:type="continuationSeparator" w:id="0">
    <w:p w14:paraId="5BA39CA3" w14:textId="77777777" w:rsidR="00D46DF8" w:rsidRDefault="00D46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183CE6" w:rsidRDefault="00183CE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183CE6" w:rsidRDefault="00183CE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8877D" w14:textId="77777777" w:rsidR="00D46DF8" w:rsidRDefault="00D46DF8">
      <w:pPr>
        <w:spacing w:after="0" w:line="240" w:lineRule="auto"/>
      </w:pPr>
      <w:r>
        <w:separator/>
      </w:r>
    </w:p>
  </w:footnote>
  <w:footnote w:type="continuationSeparator" w:id="0">
    <w:p w14:paraId="0EEFED65" w14:textId="77777777" w:rsidR="00D46DF8" w:rsidRDefault="00D46DF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rson w15:author="Abraham">
    <w15:presenceInfo w15:providerId="Windows Live" w15:userId="d805738246aa2c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33F2D"/>
    <w:rsid w:val="00044419"/>
    <w:rsid w:val="0005781F"/>
    <w:rsid w:val="0006702A"/>
    <w:rsid w:val="00073A33"/>
    <w:rsid w:val="00077F15"/>
    <w:rsid w:val="00084667"/>
    <w:rsid w:val="00084CD2"/>
    <w:rsid w:val="000911F1"/>
    <w:rsid w:val="000972E4"/>
    <w:rsid w:val="00097643"/>
    <w:rsid w:val="000A4834"/>
    <w:rsid w:val="000B3970"/>
    <w:rsid w:val="000C0950"/>
    <w:rsid w:val="000C2313"/>
    <w:rsid w:val="000C355F"/>
    <w:rsid w:val="000C4E02"/>
    <w:rsid w:val="000C55BA"/>
    <w:rsid w:val="000D5875"/>
    <w:rsid w:val="000E26BD"/>
    <w:rsid w:val="000F26CC"/>
    <w:rsid w:val="00101815"/>
    <w:rsid w:val="00101924"/>
    <w:rsid w:val="001019B3"/>
    <w:rsid w:val="00150B72"/>
    <w:rsid w:val="0015444C"/>
    <w:rsid w:val="0015567A"/>
    <w:rsid w:val="001612A5"/>
    <w:rsid w:val="00164933"/>
    <w:rsid w:val="00183CE6"/>
    <w:rsid w:val="001A684E"/>
    <w:rsid w:val="001B6369"/>
    <w:rsid w:val="001C401E"/>
    <w:rsid w:val="001C5C55"/>
    <w:rsid w:val="001D1238"/>
    <w:rsid w:val="001D2A68"/>
    <w:rsid w:val="001D3C79"/>
    <w:rsid w:val="001D41A8"/>
    <w:rsid w:val="001E31A0"/>
    <w:rsid w:val="001F4F35"/>
    <w:rsid w:val="001F5AA4"/>
    <w:rsid w:val="001F774D"/>
    <w:rsid w:val="00203166"/>
    <w:rsid w:val="002043F5"/>
    <w:rsid w:val="00205DC8"/>
    <w:rsid w:val="002205D3"/>
    <w:rsid w:val="0022390D"/>
    <w:rsid w:val="00225AD3"/>
    <w:rsid w:val="00226BA6"/>
    <w:rsid w:val="002346EC"/>
    <w:rsid w:val="0024556B"/>
    <w:rsid w:val="00250C2D"/>
    <w:rsid w:val="00257936"/>
    <w:rsid w:val="0027218E"/>
    <w:rsid w:val="002845B7"/>
    <w:rsid w:val="00287FD9"/>
    <w:rsid w:val="00295BDB"/>
    <w:rsid w:val="002A13FA"/>
    <w:rsid w:val="002B1717"/>
    <w:rsid w:val="002B6184"/>
    <w:rsid w:val="002C38D5"/>
    <w:rsid w:val="002C4AFA"/>
    <w:rsid w:val="002D1F76"/>
    <w:rsid w:val="002E0263"/>
    <w:rsid w:val="003024FC"/>
    <w:rsid w:val="00315670"/>
    <w:rsid w:val="003259A2"/>
    <w:rsid w:val="0032697B"/>
    <w:rsid w:val="003279AA"/>
    <w:rsid w:val="00335E83"/>
    <w:rsid w:val="00344597"/>
    <w:rsid w:val="003457F9"/>
    <w:rsid w:val="00350BBB"/>
    <w:rsid w:val="00353E28"/>
    <w:rsid w:val="00366574"/>
    <w:rsid w:val="0038325B"/>
    <w:rsid w:val="003940C7"/>
    <w:rsid w:val="0039427B"/>
    <w:rsid w:val="00394F3E"/>
    <w:rsid w:val="003A1F4B"/>
    <w:rsid w:val="003A6961"/>
    <w:rsid w:val="003A7CF2"/>
    <w:rsid w:val="003B501B"/>
    <w:rsid w:val="003C120F"/>
    <w:rsid w:val="003C4D25"/>
    <w:rsid w:val="003C5979"/>
    <w:rsid w:val="003D12DA"/>
    <w:rsid w:val="003D3ED8"/>
    <w:rsid w:val="003D6C12"/>
    <w:rsid w:val="003F07BA"/>
    <w:rsid w:val="003F0BA9"/>
    <w:rsid w:val="003F148B"/>
    <w:rsid w:val="0040203E"/>
    <w:rsid w:val="00420CF6"/>
    <w:rsid w:val="00427E37"/>
    <w:rsid w:val="00445C9C"/>
    <w:rsid w:val="00452967"/>
    <w:rsid w:val="00456ADC"/>
    <w:rsid w:val="004660C3"/>
    <w:rsid w:val="0046797A"/>
    <w:rsid w:val="00471307"/>
    <w:rsid w:val="0047764A"/>
    <w:rsid w:val="00480F70"/>
    <w:rsid w:val="0048309F"/>
    <w:rsid w:val="004A3C26"/>
    <w:rsid w:val="004A6A13"/>
    <w:rsid w:val="004B3181"/>
    <w:rsid w:val="004C1337"/>
    <w:rsid w:val="004C3A9E"/>
    <w:rsid w:val="004D08DC"/>
    <w:rsid w:val="004E2518"/>
    <w:rsid w:val="004F1184"/>
    <w:rsid w:val="00500D47"/>
    <w:rsid w:val="0050119D"/>
    <w:rsid w:val="00502B3F"/>
    <w:rsid w:val="00503232"/>
    <w:rsid w:val="005071BB"/>
    <w:rsid w:val="005148F3"/>
    <w:rsid w:val="00556443"/>
    <w:rsid w:val="00575A92"/>
    <w:rsid w:val="00580523"/>
    <w:rsid w:val="005805D3"/>
    <w:rsid w:val="00587DFE"/>
    <w:rsid w:val="005916F3"/>
    <w:rsid w:val="005A0AF2"/>
    <w:rsid w:val="005B556C"/>
    <w:rsid w:val="005C01A6"/>
    <w:rsid w:val="005C2A24"/>
    <w:rsid w:val="005D76AD"/>
    <w:rsid w:val="005F065C"/>
    <w:rsid w:val="005F104B"/>
    <w:rsid w:val="005F2238"/>
    <w:rsid w:val="006055A4"/>
    <w:rsid w:val="00614C2B"/>
    <w:rsid w:val="00614FA1"/>
    <w:rsid w:val="00615D2A"/>
    <w:rsid w:val="00622372"/>
    <w:rsid w:val="0062550D"/>
    <w:rsid w:val="00650BBD"/>
    <w:rsid w:val="00654C04"/>
    <w:rsid w:val="006575FB"/>
    <w:rsid w:val="00663842"/>
    <w:rsid w:val="00666915"/>
    <w:rsid w:val="0067003D"/>
    <w:rsid w:val="0067681A"/>
    <w:rsid w:val="0067717F"/>
    <w:rsid w:val="00692F18"/>
    <w:rsid w:val="00694A1B"/>
    <w:rsid w:val="006A0D4C"/>
    <w:rsid w:val="006A165A"/>
    <w:rsid w:val="006B0D28"/>
    <w:rsid w:val="006B264C"/>
    <w:rsid w:val="006B5892"/>
    <w:rsid w:val="006C18B6"/>
    <w:rsid w:val="006C4871"/>
    <w:rsid w:val="006D2D2E"/>
    <w:rsid w:val="006D3C26"/>
    <w:rsid w:val="006F504F"/>
    <w:rsid w:val="00704A1A"/>
    <w:rsid w:val="007234F6"/>
    <w:rsid w:val="007307CA"/>
    <w:rsid w:val="0073706D"/>
    <w:rsid w:val="00741A8B"/>
    <w:rsid w:val="007424E3"/>
    <w:rsid w:val="0074793C"/>
    <w:rsid w:val="00763A08"/>
    <w:rsid w:val="00763F60"/>
    <w:rsid w:val="00765F7E"/>
    <w:rsid w:val="0077473D"/>
    <w:rsid w:val="00776091"/>
    <w:rsid w:val="00786AAA"/>
    <w:rsid w:val="007932D8"/>
    <w:rsid w:val="007A75F5"/>
    <w:rsid w:val="007B1A41"/>
    <w:rsid w:val="007C35B8"/>
    <w:rsid w:val="007C48CC"/>
    <w:rsid w:val="007C6179"/>
    <w:rsid w:val="007D6506"/>
    <w:rsid w:val="007E1102"/>
    <w:rsid w:val="007F2466"/>
    <w:rsid w:val="0083362E"/>
    <w:rsid w:val="008453C9"/>
    <w:rsid w:val="00846718"/>
    <w:rsid w:val="00852C82"/>
    <w:rsid w:val="00853887"/>
    <w:rsid w:val="00866E68"/>
    <w:rsid w:val="00867D97"/>
    <w:rsid w:val="00877EA1"/>
    <w:rsid w:val="00895A8E"/>
    <w:rsid w:val="00895C5E"/>
    <w:rsid w:val="008A5BCA"/>
    <w:rsid w:val="008B7C38"/>
    <w:rsid w:val="008D5049"/>
    <w:rsid w:val="008F0836"/>
    <w:rsid w:val="008F2C72"/>
    <w:rsid w:val="008F39E5"/>
    <w:rsid w:val="008F5A22"/>
    <w:rsid w:val="008F6758"/>
    <w:rsid w:val="00904DD7"/>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9580F"/>
    <w:rsid w:val="009A1CEF"/>
    <w:rsid w:val="009C1B20"/>
    <w:rsid w:val="009D0C37"/>
    <w:rsid w:val="009D424D"/>
    <w:rsid w:val="009E176A"/>
    <w:rsid w:val="009F1D71"/>
    <w:rsid w:val="009F27E6"/>
    <w:rsid w:val="009F376E"/>
    <w:rsid w:val="009F5D09"/>
    <w:rsid w:val="00A01730"/>
    <w:rsid w:val="00A3352C"/>
    <w:rsid w:val="00A355A4"/>
    <w:rsid w:val="00A4064A"/>
    <w:rsid w:val="00A409CC"/>
    <w:rsid w:val="00A55EAC"/>
    <w:rsid w:val="00A600B1"/>
    <w:rsid w:val="00A675AD"/>
    <w:rsid w:val="00A71E6B"/>
    <w:rsid w:val="00A723BD"/>
    <w:rsid w:val="00A77650"/>
    <w:rsid w:val="00A77EAB"/>
    <w:rsid w:val="00A8372D"/>
    <w:rsid w:val="00A85983"/>
    <w:rsid w:val="00A85DA0"/>
    <w:rsid w:val="00A93F1F"/>
    <w:rsid w:val="00AA0C2C"/>
    <w:rsid w:val="00AA1173"/>
    <w:rsid w:val="00AA1F59"/>
    <w:rsid w:val="00AB163C"/>
    <w:rsid w:val="00AC2CE7"/>
    <w:rsid w:val="00AD48E6"/>
    <w:rsid w:val="00AD532B"/>
    <w:rsid w:val="00AD561A"/>
    <w:rsid w:val="00AE0290"/>
    <w:rsid w:val="00AF2A64"/>
    <w:rsid w:val="00B0022A"/>
    <w:rsid w:val="00B109F9"/>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1D0F"/>
    <w:rsid w:val="00C2792B"/>
    <w:rsid w:val="00C3699B"/>
    <w:rsid w:val="00C3699D"/>
    <w:rsid w:val="00C37D34"/>
    <w:rsid w:val="00C4072A"/>
    <w:rsid w:val="00C511B2"/>
    <w:rsid w:val="00C579F2"/>
    <w:rsid w:val="00C670FD"/>
    <w:rsid w:val="00C71BC5"/>
    <w:rsid w:val="00C71E62"/>
    <w:rsid w:val="00C747AB"/>
    <w:rsid w:val="00C771CF"/>
    <w:rsid w:val="00C8377B"/>
    <w:rsid w:val="00C83D14"/>
    <w:rsid w:val="00C84AF1"/>
    <w:rsid w:val="00C85381"/>
    <w:rsid w:val="00C900DD"/>
    <w:rsid w:val="00C96185"/>
    <w:rsid w:val="00CB0B7B"/>
    <w:rsid w:val="00CB18A9"/>
    <w:rsid w:val="00CB2103"/>
    <w:rsid w:val="00CC4A59"/>
    <w:rsid w:val="00CC562D"/>
    <w:rsid w:val="00CD7B17"/>
    <w:rsid w:val="00CE71A0"/>
    <w:rsid w:val="00CF2B33"/>
    <w:rsid w:val="00D10CAA"/>
    <w:rsid w:val="00D120A0"/>
    <w:rsid w:val="00D1226E"/>
    <w:rsid w:val="00D20A4A"/>
    <w:rsid w:val="00D2349D"/>
    <w:rsid w:val="00D41221"/>
    <w:rsid w:val="00D42B6E"/>
    <w:rsid w:val="00D46DF8"/>
    <w:rsid w:val="00D64860"/>
    <w:rsid w:val="00D700A7"/>
    <w:rsid w:val="00D8594D"/>
    <w:rsid w:val="00D864F2"/>
    <w:rsid w:val="00D86B30"/>
    <w:rsid w:val="00D87A6D"/>
    <w:rsid w:val="00D961B9"/>
    <w:rsid w:val="00DC1548"/>
    <w:rsid w:val="00DD0324"/>
    <w:rsid w:val="00DD2A7C"/>
    <w:rsid w:val="00DE3BF4"/>
    <w:rsid w:val="00DE4F8A"/>
    <w:rsid w:val="00DE6842"/>
    <w:rsid w:val="00DF0B16"/>
    <w:rsid w:val="00DF0F79"/>
    <w:rsid w:val="00DF2524"/>
    <w:rsid w:val="00E07252"/>
    <w:rsid w:val="00E25202"/>
    <w:rsid w:val="00E276D9"/>
    <w:rsid w:val="00E461A7"/>
    <w:rsid w:val="00E76467"/>
    <w:rsid w:val="00E830B3"/>
    <w:rsid w:val="00E97BBD"/>
    <w:rsid w:val="00EA156E"/>
    <w:rsid w:val="00EA274D"/>
    <w:rsid w:val="00EA4D64"/>
    <w:rsid w:val="00EB2918"/>
    <w:rsid w:val="00EB431D"/>
    <w:rsid w:val="00EC7F00"/>
    <w:rsid w:val="00ED6D93"/>
    <w:rsid w:val="00EE3DA1"/>
    <w:rsid w:val="00EF0AB5"/>
    <w:rsid w:val="00F00E4D"/>
    <w:rsid w:val="00F0115F"/>
    <w:rsid w:val="00F06C4B"/>
    <w:rsid w:val="00F21C01"/>
    <w:rsid w:val="00F22801"/>
    <w:rsid w:val="00F37700"/>
    <w:rsid w:val="00F5057B"/>
    <w:rsid w:val="00F605E0"/>
    <w:rsid w:val="00F61C1B"/>
    <w:rsid w:val="00F63839"/>
    <w:rsid w:val="00F63DF1"/>
    <w:rsid w:val="00F66D3C"/>
    <w:rsid w:val="00F760C7"/>
    <w:rsid w:val="00F8547A"/>
    <w:rsid w:val="00FA4034"/>
    <w:rsid w:val="00FA4305"/>
    <w:rsid w:val="00FA7266"/>
    <w:rsid w:val="00FB511E"/>
    <w:rsid w:val="00FB6DBB"/>
    <w:rsid w:val="00FC45EB"/>
    <w:rsid w:val="00FC6E0D"/>
    <w:rsid w:val="00FC7140"/>
    <w:rsid w:val="00FC7223"/>
    <w:rsid w:val="00FD00F3"/>
    <w:rsid w:val="00FD2F70"/>
    <w:rsid w:val="00FD6A6C"/>
    <w:rsid w:val="00FE1BD5"/>
    <w:rsid w:val="00FF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BCDA00D8-D969-446E-B152-BDB6B3174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image" Target="media/image8.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4.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DAAB618-65E7-4F93-97D9-590838C19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35</Pages>
  <Words>6511</Words>
  <Characters>37113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Kanz</dc:creator>
  <cp:keywords/>
  <dc:description/>
  <cp:lastModifiedBy>Wesner, Jeff S</cp:lastModifiedBy>
  <cp:revision>10</cp:revision>
  <cp:lastPrinted>2021-05-13T18:45:00Z</cp:lastPrinted>
  <dcterms:created xsi:type="dcterms:W3CDTF">2021-05-12T14:49:00Z</dcterms:created>
  <dcterms:modified xsi:type="dcterms:W3CDTF">2021-05-13T19:12:00Z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