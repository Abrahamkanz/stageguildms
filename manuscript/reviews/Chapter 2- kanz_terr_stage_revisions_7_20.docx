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3BA7E59F" w14:textId="70D58C33" w:rsidR="00BE6D6A" w:rsidRDefault="004D08DC" w:rsidP="00BE6D6A">
      <w:pPr>
        <w:spacing w:line="480" w:lineRule="auto"/>
      </w:pPr>
      <w:r>
        <w:rPr>
          <w:rFonts w:ascii="Times New Roman" w:eastAsia="Times New Roman" w:hAnsi="Times New Roman" w:cs="Times New Roman"/>
          <w:sz w:val="24"/>
          <w:szCs w:val="24"/>
        </w:rPr>
        <w:tab/>
      </w:r>
      <w:r w:rsidR="00BE6D6A" w:rsidRPr="00BE6D6A">
        <w:rPr>
          <w:rFonts w:ascii="Times New Roman" w:hAnsi="Times New Roman" w:cs="Times New Roman"/>
          <w:color w:val="333333"/>
          <w:sz w:val="24"/>
          <w:szCs w:val="24"/>
          <w:shd w:val="clear" w:color="auto" w:fill="FFFFFF"/>
        </w:rPr>
        <w:t>Fish are often top predators in freshwater ecosystems, yet a substantial proportion of their prey can come from non-aquatic sources (e.g., terrestrial subsidies)</w:t>
      </w:r>
      <w:ins w:id="2" w:author="Kanz, Abraham" w:date="2021-07-20T20:01:00Z">
        <w:r w:rsidR="005A6669">
          <w:rPr>
            <w:rFonts w:ascii="Times New Roman" w:hAnsi="Times New Roman" w:cs="Times New Roman"/>
            <w:color w:val="333333"/>
            <w:sz w:val="24"/>
            <w:szCs w:val="24"/>
            <w:shd w:val="clear" w:color="auto" w:fill="FFFFFF"/>
          </w:rPr>
          <w:t>.</w:t>
        </w:r>
      </w:ins>
      <w:del w:id="3" w:author="Kanz, Abraham" w:date="2021-07-20T20:01:00Z">
        <w:r w:rsidR="00BE6D6A" w:rsidRPr="00BE6D6A" w:rsidDel="005A6669">
          <w:rPr>
            <w:rFonts w:ascii="Times New Roman" w:hAnsi="Times New Roman" w:cs="Times New Roman"/>
            <w:color w:val="333333"/>
            <w:sz w:val="24"/>
            <w:szCs w:val="24"/>
            <w:shd w:val="clear" w:color="auto" w:fill="FFFFFF"/>
          </w:rPr>
          <w:delText>,</w:delText>
        </w:r>
      </w:del>
      <w:r w:rsidR="00BE6D6A" w:rsidRPr="00BE6D6A">
        <w:rPr>
          <w:rFonts w:ascii="Times New Roman" w:hAnsi="Times New Roman" w:cs="Times New Roman"/>
          <w:color w:val="333333"/>
          <w:sz w:val="24"/>
          <w:szCs w:val="24"/>
          <w:shd w:val="clear" w:color="auto" w:fill="FFFFFF"/>
        </w:rPr>
        <w:t xml:space="preserve"> </w:t>
      </w:r>
      <w:ins w:id="4" w:author="Kanz, Abraham" w:date="2021-07-20T20:01:00Z">
        <w:r w:rsidR="005A6669">
          <w:rPr>
            <w:rFonts w:ascii="Times New Roman" w:hAnsi="Times New Roman" w:cs="Times New Roman"/>
            <w:color w:val="333333"/>
            <w:sz w:val="24"/>
            <w:szCs w:val="24"/>
            <w:shd w:val="clear" w:color="auto" w:fill="FFFFFF"/>
          </w:rPr>
          <w:t>T</w:t>
        </w:r>
      </w:ins>
      <w:del w:id="5" w:author="Kanz, Abraham" w:date="2021-07-20T20:01:00Z">
        <w:r w:rsidR="00BE6D6A" w:rsidRPr="00BE6D6A" w:rsidDel="005A6669">
          <w:rPr>
            <w:rFonts w:ascii="Times New Roman" w:hAnsi="Times New Roman" w:cs="Times New Roman"/>
            <w:color w:val="333333"/>
            <w:sz w:val="24"/>
            <w:szCs w:val="24"/>
            <w:shd w:val="clear" w:color="auto" w:fill="FFFFFF"/>
          </w:rPr>
          <w:delText>t</w:delText>
        </w:r>
      </w:del>
      <w:r w:rsidR="00BE6D6A" w:rsidRPr="00BE6D6A">
        <w:rPr>
          <w:rFonts w:ascii="Times New Roman" w:hAnsi="Times New Roman" w:cs="Times New Roman"/>
          <w:color w:val="333333"/>
          <w:sz w:val="24"/>
          <w:szCs w:val="24"/>
          <w:shd w:val="clear" w:color="auto" w:fill="FFFFFF"/>
        </w:rPr>
        <w:t xml:space="preserve">he importance of </w:t>
      </w:r>
      <w:ins w:id="6" w:author="Kanz, Abraham" w:date="2021-07-20T20:01:00Z">
        <w:r w:rsidR="00AC69D4">
          <w:rPr>
            <w:rFonts w:ascii="Times New Roman" w:hAnsi="Times New Roman" w:cs="Times New Roman"/>
            <w:color w:val="333333"/>
            <w:sz w:val="24"/>
            <w:szCs w:val="24"/>
            <w:shd w:val="clear" w:color="auto" w:fill="FFFFFF"/>
          </w:rPr>
          <w:t>subsidies</w:t>
        </w:r>
      </w:ins>
      <w:del w:id="7" w:author="Kanz, Abraham" w:date="2021-07-20T20:01:00Z">
        <w:r w:rsidR="00BE6D6A" w:rsidRPr="00BE6D6A" w:rsidDel="00AC69D4">
          <w:rPr>
            <w:rFonts w:ascii="Times New Roman" w:hAnsi="Times New Roman" w:cs="Times New Roman"/>
            <w:color w:val="333333"/>
            <w:sz w:val="24"/>
            <w:szCs w:val="24"/>
            <w:shd w:val="clear" w:color="auto" w:fill="FFFFFF"/>
          </w:rPr>
          <w:delText>which</w:delText>
        </w:r>
      </w:del>
      <w:r w:rsidR="00BE6D6A" w:rsidRPr="00BE6D6A">
        <w:rPr>
          <w:rFonts w:ascii="Times New Roman" w:hAnsi="Times New Roman" w:cs="Times New Roman"/>
          <w:color w:val="333333"/>
          <w:sz w:val="24"/>
          <w:szCs w:val="24"/>
          <w:shd w:val="clear" w:color="auto" w:fill="FFFFFF"/>
        </w:rPr>
        <w:t xml:space="preserve"> is tied to fish foraging domain and behavior. </w:t>
      </w:r>
      <w:bookmarkStart w:id="8" w:name="_Hlk77703632"/>
      <w:r w:rsidR="00BE6D6A" w:rsidRPr="00BE6D6A">
        <w:rPr>
          <w:rFonts w:ascii="Times New Roman" w:hAnsi="Times New Roman" w:cs="Times New Roman"/>
          <w:color w:val="333333"/>
          <w:sz w:val="24"/>
          <w:szCs w:val="24"/>
          <w:shd w:val="clear" w:color="auto" w:fill="FFFFFF"/>
        </w:rPr>
        <w:t xml:space="preserve">These fish traits (e.g., propensity for surface feeding), may also alter </w:t>
      </w:r>
      <w:ins w:id="9" w:author="Kanz, Abraham" w:date="2021-07-20T19:59:00Z">
        <w:r w:rsidR="005A6669">
          <w:rPr>
            <w:rFonts w:ascii="Times New Roman" w:hAnsi="Times New Roman" w:cs="Times New Roman"/>
            <w:color w:val="333333"/>
            <w:sz w:val="24"/>
            <w:szCs w:val="24"/>
            <w:shd w:val="clear" w:color="auto" w:fill="FFFFFF"/>
          </w:rPr>
          <w:t xml:space="preserve">fish consumption of </w:t>
        </w:r>
      </w:ins>
      <w:del w:id="10" w:author="Kanz, Abraham" w:date="2021-07-20T19:59:00Z">
        <w:r w:rsidR="00BE6D6A" w:rsidRPr="00BE6D6A" w:rsidDel="005A6669">
          <w:rPr>
            <w:rFonts w:ascii="Times New Roman" w:hAnsi="Times New Roman" w:cs="Times New Roman"/>
            <w:color w:val="333333"/>
            <w:sz w:val="24"/>
            <w:szCs w:val="24"/>
            <w:shd w:val="clear" w:color="auto" w:fill="FFFFFF"/>
          </w:rPr>
          <w:delText xml:space="preserve">how fish consume </w:delText>
        </w:r>
      </w:del>
      <w:r w:rsidR="00BE6D6A" w:rsidRPr="00BE6D6A">
        <w:rPr>
          <w:rFonts w:ascii="Times New Roman" w:hAnsi="Times New Roman" w:cs="Times New Roman"/>
          <w:color w:val="333333"/>
          <w:sz w:val="24"/>
          <w:szCs w:val="24"/>
          <w:shd w:val="clear" w:color="auto" w:fill="FFFFFF"/>
        </w:rPr>
        <w:t xml:space="preserve">the remaining </w:t>
      </w:r>
      <w:bookmarkEnd w:id="8"/>
      <w:r w:rsidR="00BE6D6A" w:rsidRPr="00BE6D6A">
        <w:rPr>
          <w:rFonts w:ascii="Times New Roman" w:hAnsi="Times New Roman" w:cs="Times New Roman"/>
          <w:color w:val="333333"/>
          <w:sz w:val="24"/>
          <w:szCs w:val="24"/>
          <w:shd w:val="clear" w:color="auto" w:fill="FFFFFF"/>
        </w:rPr>
        <w:t xml:space="preserve">fraction of aquatic prey, such as the life-stages of consumed aquatic insects. </w:t>
      </w:r>
      <w:del w:id="11" w:author="Kanz, Abraham" w:date="2021-07-20T20:04:00Z">
        <w:r w:rsidR="00BE6D6A" w:rsidRPr="00BE6D6A" w:rsidDel="00D043DA">
          <w:rPr>
            <w:rFonts w:ascii="Times New Roman" w:hAnsi="Times New Roman" w:cs="Times New Roman"/>
            <w:color w:val="333333"/>
            <w:sz w:val="24"/>
            <w:szCs w:val="24"/>
            <w:shd w:val="clear" w:color="auto" w:fill="FFFFFF"/>
          </w:rPr>
          <w:delText>This is potentially ecologically important, s</w:delText>
        </w:r>
      </w:del>
      <w:bookmarkStart w:id="12" w:name="_Hlk77781198"/>
      <w:ins w:id="13" w:author="Kanz, Abraham" w:date="2021-07-20T20:04:00Z">
        <w:r w:rsidR="00D043DA">
          <w:rPr>
            <w:rFonts w:ascii="Times New Roman" w:hAnsi="Times New Roman" w:cs="Times New Roman"/>
            <w:color w:val="333333"/>
            <w:sz w:val="24"/>
            <w:szCs w:val="24"/>
            <w:shd w:val="clear" w:color="auto" w:fill="FFFFFF"/>
          </w:rPr>
          <w:t>S</w:t>
        </w:r>
      </w:ins>
      <w:r w:rsidR="00BE6D6A" w:rsidRPr="00BE6D6A">
        <w:rPr>
          <w:rFonts w:ascii="Times New Roman" w:hAnsi="Times New Roman" w:cs="Times New Roman"/>
          <w:color w:val="333333"/>
          <w:sz w:val="24"/>
          <w:szCs w:val="24"/>
          <w:shd w:val="clear" w:color="auto" w:fill="FFFFFF"/>
        </w:rPr>
        <w:t xml:space="preserve">ince aquatic insects </w:t>
      </w:r>
      <w:ins w:id="14" w:author="Kanz, Abraham" w:date="2021-07-21T17:32:00Z">
        <w:r w:rsidR="008D3F95">
          <w:rPr>
            <w:rFonts w:ascii="Times New Roman" w:hAnsi="Times New Roman" w:cs="Times New Roman"/>
            <w:color w:val="333333"/>
            <w:sz w:val="24"/>
            <w:szCs w:val="24"/>
            <w:shd w:val="clear" w:color="auto" w:fill="FFFFFF"/>
          </w:rPr>
          <w:t xml:space="preserve">may </w:t>
        </w:r>
      </w:ins>
      <w:ins w:id="15" w:author="Kanz, Abraham" w:date="2021-07-20T20:05:00Z">
        <w:r w:rsidR="00D043DA">
          <w:rPr>
            <w:rFonts w:ascii="Times New Roman" w:hAnsi="Times New Roman" w:cs="Times New Roman"/>
            <w:color w:val="333333"/>
            <w:sz w:val="24"/>
            <w:szCs w:val="24"/>
            <w:shd w:val="clear" w:color="auto" w:fill="FFFFFF"/>
          </w:rPr>
          <w:t>al</w:t>
        </w:r>
      </w:ins>
      <w:ins w:id="16" w:author="Kanz, Abraham" w:date="2021-07-20T20:06:00Z">
        <w:r w:rsidR="00D043DA">
          <w:rPr>
            <w:rFonts w:ascii="Times New Roman" w:hAnsi="Times New Roman" w:cs="Times New Roman"/>
            <w:color w:val="333333"/>
            <w:sz w:val="24"/>
            <w:szCs w:val="24"/>
            <w:shd w:val="clear" w:color="auto" w:fill="FFFFFF"/>
          </w:rPr>
          <w:t>ter their</w:t>
        </w:r>
      </w:ins>
      <w:del w:id="17" w:author="Kanz, Abraham" w:date="2021-07-20T20:05:00Z">
        <w:r w:rsidR="00BE6D6A" w:rsidRPr="00BE6D6A" w:rsidDel="00D043DA">
          <w:rPr>
            <w:rFonts w:ascii="Times New Roman" w:hAnsi="Times New Roman" w:cs="Times New Roman"/>
            <w:color w:val="333333"/>
            <w:sz w:val="24"/>
            <w:szCs w:val="24"/>
            <w:shd w:val="clear" w:color="auto" w:fill="FFFFFF"/>
          </w:rPr>
          <w:delText>stop</w:delText>
        </w:r>
      </w:del>
      <w:r w:rsidR="00BE6D6A" w:rsidRPr="00BE6D6A">
        <w:rPr>
          <w:rFonts w:ascii="Times New Roman" w:hAnsi="Times New Roman" w:cs="Times New Roman"/>
          <w:color w:val="333333"/>
          <w:sz w:val="24"/>
          <w:szCs w:val="24"/>
          <w:shd w:val="clear" w:color="auto" w:fill="FFFFFF"/>
        </w:rPr>
        <w:t xml:space="preserve"> feeding at later developmental stages (</w:t>
      </w:r>
      <w:ins w:id="18" w:author="Kanz, Abraham" w:date="2021-07-21T17:32:00Z">
        <w:r w:rsidR="008D3F95">
          <w:rPr>
            <w:rFonts w:ascii="Times New Roman" w:hAnsi="Times New Roman" w:cs="Times New Roman"/>
            <w:color w:val="333333"/>
            <w:sz w:val="24"/>
            <w:szCs w:val="24"/>
            <w:shd w:val="clear" w:color="auto" w:fill="FFFFFF"/>
          </w:rPr>
          <w:t xml:space="preserve">i.e. </w:t>
        </w:r>
      </w:ins>
      <w:r w:rsidR="00BE6D6A" w:rsidRPr="00BE6D6A">
        <w:rPr>
          <w:rFonts w:ascii="Times New Roman" w:hAnsi="Times New Roman" w:cs="Times New Roman"/>
          <w:color w:val="333333"/>
          <w:sz w:val="24"/>
          <w:szCs w:val="24"/>
          <w:shd w:val="clear" w:color="auto" w:fill="FFFFFF"/>
        </w:rPr>
        <w:t>pupa</w:t>
      </w:r>
      <w:ins w:id="19" w:author="Kanz, Abraham" w:date="2021-07-21T17:32:00Z">
        <w:r w:rsidR="008D3F95">
          <w:rPr>
            <w:rFonts w:ascii="Times New Roman" w:hAnsi="Times New Roman" w:cs="Times New Roman"/>
            <w:color w:val="333333"/>
            <w:sz w:val="24"/>
            <w:szCs w:val="24"/>
            <w:shd w:val="clear" w:color="auto" w:fill="FFFFFF"/>
          </w:rPr>
          <w:t>l</w:t>
        </w:r>
      </w:ins>
      <w:del w:id="20" w:author="Kanz, Abraham" w:date="2021-07-21T17:32:00Z">
        <w:r w:rsidR="00BE6D6A" w:rsidRPr="00BE6D6A" w:rsidDel="008D3F95">
          <w:rPr>
            <w:rFonts w:ascii="Times New Roman" w:hAnsi="Times New Roman" w:cs="Times New Roman"/>
            <w:color w:val="333333"/>
            <w:sz w:val="24"/>
            <w:szCs w:val="24"/>
            <w:shd w:val="clear" w:color="auto" w:fill="FFFFFF"/>
          </w:rPr>
          <w:delText>e</w:delText>
        </w:r>
      </w:del>
      <w:r w:rsidR="00BE6D6A" w:rsidRPr="00BE6D6A">
        <w:rPr>
          <w:rFonts w:ascii="Times New Roman" w:hAnsi="Times New Roman" w:cs="Times New Roman"/>
          <w:color w:val="333333"/>
          <w:sz w:val="24"/>
          <w:szCs w:val="24"/>
          <w:shd w:val="clear" w:color="auto" w:fill="FFFFFF"/>
        </w:rPr>
        <w:t xml:space="preserve"> and adult</w:t>
      </w:r>
      <w:del w:id="21" w:author="Kanz, Abraham" w:date="2021-07-21T17:32:00Z">
        <w:r w:rsidR="00BE6D6A" w:rsidRPr="00BE6D6A" w:rsidDel="008D3F95">
          <w:rPr>
            <w:rFonts w:ascii="Times New Roman" w:hAnsi="Times New Roman" w:cs="Times New Roman"/>
            <w:color w:val="333333"/>
            <w:sz w:val="24"/>
            <w:szCs w:val="24"/>
            <w:shd w:val="clear" w:color="auto" w:fill="FFFFFF"/>
          </w:rPr>
          <w:delText>s</w:delText>
        </w:r>
      </w:del>
      <w:ins w:id="22" w:author="Kanz, Abraham" w:date="2021-07-21T17:32:00Z">
        <w:r w:rsidR="008D3F95">
          <w:rPr>
            <w:rFonts w:ascii="Times New Roman" w:hAnsi="Times New Roman" w:cs="Times New Roman"/>
            <w:color w:val="333333"/>
            <w:sz w:val="24"/>
            <w:szCs w:val="24"/>
            <w:shd w:val="clear" w:color="auto" w:fill="FFFFFF"/>
          </w:rPr>
          <w:t xml:space="preserve"> chironomids</w:t>
        </w:r>
      </w:ins>
      <w:r w:rsidR="00BE6D6A" w:rsidRPr="00BE6D6A">
        <w:rPr>
          <w:rFonts w:ascii="Times New Roman" w:hAnsi="Times New Roman" w:cs="Times New Roman"/>
          <w:color w:val="333333"/>
          <w:sz w:val="24"/>
          <w:szCs w:val="24"/>
          <w:shd w:val="clear" w:color="auto" w:fill="FFFFFF"/>
        </w:rPr>
        <w:t>)</w:t>
      </w:r>
      <w:ins w:id="23" w:author="Kanz, Abraham" w:date="2021-07-20T20:09:00Z">
        <w:r w:rsidR="003D2551">
          <w:rPr>
            <w:rFonts w:ascii="Times New Roman" w:hAnsi="Times New Roman" w:cs="Times New Roman"/>
            <w:color w:val="333333"/>
            <w:sz w:val="24"/>
            <w:szCs w:val="24"/>
            <w:shd w:val="clear" w:color="auto" w:fill="FFFFFF"/>
          </w:rPr>
          <w:t xml:space="preserve">, </w:t>
        </w:r>
      </w:ins>
      <w:ins w:id="24" w:author="Kanz, Abraham" w:date="2021-07-20T20:10:00Z">
        <w:r w:rsidR="003D2551">
          <w:rPr>
            <w:rFonts w:ascii="Times New Roman" w:hAnsi="Times New Roman" w:cs="Times New Roman"/>
            <w:color w:val="333333"/>
            <w:sz w:val="24"/>
            <w:szCs w:val="24"/>
            <w:shd w:val="clear" w:color="auto" w:fill="FFFFFF"/>
          </w:rPr>
          <w:t>their consumption at differing life stages may have ecological relevance</w:t>
        </w:r>
      </w:ins>
      <w:r w:rsidR="00BE6D6A" w:rsidRPr="00BE6D6A">
        <w:rPr>
          <w:rFonts w:ascii="Times New Roman" w:hAnsi="Times New Roman" w:cs="Times New Roman"/>
          <w:color w:val="333333"/>
          <w:sz w:val="24"/>
          <w:szCs w:val="24"/>
          <w:shd w:val="clear" w:color="auto" w:fill="FFFFFF"/>
        </w:rPr>
        <w:t xml:space="preserve">. </w:t>
      </w:r>
      <w:bookmarkEnd w:id="12"/>
      <w:r w:rsidR="00BE6D6A" w:rsidRPr="00BE6D6A">
        <w:rPr>
          <w:rFonts w:ascii="Times New Roman" w:hAnsi="Times New Roman" w:cs="Times New Roman"/>
          <w:color w:val="333333"/>
          <w:sz w:val="24"/>
          <w:szCs w:val="24"/>
          <w:shd w:val="clear" w:color="auto" w:fill="FFFFFF"/>
        </w:rPr>
        <w:t xml:space="preserve">We hypothesized that fish foraging domain </w:t>
      </w:r>
      <w:ins w:id="25" w:author="Kanz, Abraham" w:date="2021-07-20T19:22:00Z">
        <w:r w:rsidR="00BA1A16" w:rsidRPr="00BE6D6A">
          <w:rPr>
            <w:rFonts w:ascii="Times New Roman" w:hAnsi="Times New Roman" w:cs="Times New Roman"/>
            <w:color w:val="333333"/>
            <w:sz w:val="24"/>
            <w:szCs w:val="24"/>
            <w:shd w:val="clear" w:color="auto" w:fill="FFFFFF"/>
          </w:rPr>
          <w:t xml:space="preserve">– </w:t>
        </w:r>
      </w:ins>
      <w:del w:id="26" w:author="Kanz, Abraham" w:date="2021-07-20T19:22:00Z">
        <w:r w:rsidR="00BE6D6A" w:rsidRPr="00BE6D6A" w:rsidDel="00BA1A16">
          <w:rPr>
            <w:rFonts w:ascii="Times New Roman" w:hAnsi="Times New Roman" w:cs="Times New Roman"/>
            <w:color w:val="333333"/>
            <w:sz w:val="24"/>
            <w:szCs w:val="24"/>
            <w:shd w:val="clear" w:color="auto" w:fill="FFFFFF"/>
          </w:rPr>
          <w:delText>-</w:delText>
        </w:r>
      </w:del>
      <w:r w:rsidR="00BE6D6A" w:rsidRPr="00BE6D6A">
        <w:rPr>
          <w:rFonts w:ascii="Times New Roman" w:hAnsi="Times New Roman" w:cs="Times New Roman"/>
          <w:color w:val="333333"/>
          <w:sz w:val="24"/>
          <w:szCs w:val="24"/>
          <w:shd w:val="clear" w:color="auto" w:fill="FFFFFF"/>
        </w:rPr>
        <w:t> vertical microhabitat used for feeding – would be associated with fraction of </w:t>
      </w:r>
      <w:ins w:id="27" w:author="Kanz, Abraham" w:date="2021-07-21T17:34:00Z">
        <w:r w:rsidR="008D3F95" w:rsidRPr="00BE6D6A">
          <w:rPr>
            <w:rFonts w:ascii="Times New Roman" w:hAnsi="Times New Roman" w:cs="Times New Roman"/>
            <w:color w:val="333333"/>
            <w:sz w:val="24"/>
            <w:szCs w:val="24"/>
            <w:shd w:val="clear" w:color="auto" w:fill="FFFFFF"/>
          </w:rPr>
          <w:t>non-consumer life-stages</w:t>
        </w:r>
        <w:r w:rsidR="008D3F95" w:rsidRPr="00BE6D6A">
          <w:rPr>
            <w:rFonts w:ascii="Times New Roman" w:hAnsi="Times New Roman" w:cs="Times New Roman"/>
            <w:color w:val="333333"/>
            <w:sz w:val="24"/>
            <w:szCs w:val="24"/>
            <w:shd w:val="clear" w:color="auto" w:fill="FFFFFF"/>
          </w:rPr>
          <w:t xml:space="preserve"> </w:t>
        </w:r>
        <w:r w:rsidR="008D3F95">
          <w:rPr>
            <w:rFonts w:ascii="Times New Roman" w:hAnsi="Times New Roman" w:cs="Times New Roman"/>
            <w:color w:val="333333"/>
            <w:sz w:val="24"/>
            <w:szCs w:val="24"/>
            <w:shd w:val="clear" w:color="auto" w:fill="FFFFFF"/>
          </w:rPr>
          <w:t xml:space="preserve">of </w:t>
        </w:r>
      </w:ins>
      <w:r w:rsidR="00BE6D6A" w:rsidRPr="00BE6D6A">
        <w:rPr>
          <w:rFonts w:ascii="Times New Roman" w:hAnsi="Times New Roman" w:cs="Times New Roman"/>
          <w:color w:val="333333"/>
          <w:sz w:val="24"/>
          <w:szCs w:val="24"/>
          <w:shd w:val="clear" w:color="auto" w:fill="FFFFFF"/>
        </w:rPr>
        <w:t xml:space="preserve">terrestrial and aquatic prey </w:t>
      </w:r>
      <w:ins w:id="28" w:author="Kanz, Abraham" w:date="2021-07-21T17:34:00Z">
        <w:r w:rsidR="008D3F95">
          <w:rPr>
            <w:rFonts w:ascii="Times New Roman" w:hAnsi="Times New Roman" w:cs="Times New Roman"/>
            <w:color w:val="333333"/>
            <w:sz w:val="24"/>
            <w:szCs w:val="24"/>
            <w:shd w:val="clear" w:color="auto" w:fill="FFFFFF"/>
          </w:rPr>
          <w:t>that are consumed</w:t>
        </w:r>
      </w:ins>
      <w:del w:id="29" w:author="Kanz, Abraham" w:date="2021-07-21T17:34:00Z">
        <w:r w:rsidR="00BE6D6A" w:rsidRPr="00BE6D6A" w:rsidDel="008D3F95">
          <w:rPr>
            <w:rFonts w:ascii="Times New Roman" w:hAnsi="Times New Roman" w:cs="Times New Roman"/>
            <w:color w:val="333333"/>
            <w:sz w:val="24"/>
            <w:szCs w:val="24"/>
            <w:shd w:val="clear" w:color="auto" w:fill="FFFFFF"/>
          </w:rPr>
          <w:delText>eaten in non-consumer life-stages</w:delText>
        </w:r>
      </w:del>
      <w:r w:rsidR="00BE6D6A" w:rsidRPr="00BE6D6A">
        <w:rPr>
          <w:rFonts w:ascii="Times New Roman" w:hAnsi="Times New Roman" w:cs="Times New Roman"/>
          <w:color w:val="333333"/>
          <w:sz w:val="24"/>
          <w:szCs w:val="24"/>
          <w:shd w:val="clear" w:color="auto" w:fill="FFFFFF"/>
        </w:rPr>
        <w:t xml:space="preserve">. Fish diets (n=606 diet samples, 22 species) </w:t>
      </w:r>
      <w:bookmarkStart w:id="30" w:name="_Hlk77702558"/>
      <w:r w:rsidR="00BE6D6A" w:rsidRPr="00BE6D6A">
        <w:rPr>
          <w:rFonts w:ascii="Times New Roman" w:hAnsi="Times New Roman" w:cs="Times New Roman"/>
          <w:color w:val="333333"/>
          <w:sz w:val="24"/>
          <w:szCs w:val="24"/>
          <w:shd w:val="clear" w:color="auto" w:fill="FFFFFF"/>
        </w:rPr>
        <w:t xml:space="preserve">were collected from two backwater and two stream sites </w:t>
      </w:r>
      <w:ins w:id="31" w:author="Kanz, Abraham" w:date="2021-07-20T19:41:00Z">
        <w:r w:rsidR="004D3E99">
          <w:rPr>
            <w:rFonts w:ascii="Times New Roman" w:hAnsi="Times New Roman" w:cs="Times New Roman"/>
            <w:color w:val="333333"/>
            <w:sz w:val="24"/>
            <w:szCs w:val="24"/>
            <w:shd w:val="clear" w:color="auto" w:fill="FFFFFF"/>
          </w:rPr>
          <w:t>weekly</w:t>
        </w:r>
      </w:ins>
      <w:del w:id="32" w:author="Kanz, Abraham" w:date="2021-07-20T19:41:00Z">
        <w:r w:rsidR="00BE6D6A" w:rsidRPr="00BE6D6A" w:rsidDel="004D3E99">
          <w:rPr>
            <w:rFonts w:ascii="Times New Roman" w:hAnsi="Times New Roman" w:cs="Times New Roman"/>
            <w:color w:val="333333"/>
            <w:sz w:val="24"/>
            <w:szCs w:val="24"/>
            <w:shd w:val="clear" w:color="auto" w:fill="FFFFFF"/>
          </w:rPr>
          <w:delText>repeatedly</w:delText>
        </w:r>
      </w:del>
      <w:r w:rsidR="00BE6D6A" w:rsidRPr="00BE6D6A">
        <w:rPr>
          <w:rFonts w:ascii="Times New Roman" w:hAnsi="Times New Roman" w:cs="Times New Roman"/>
          <w:color w:val="333333"/>
          <w:sz w:val="24"/>
          <w:szCs w:val="24"/>
          <w:shd w:val="clear" w:color="auto" w:fill="FFFFFF"/>
        </w:rPr>
        <w:t xml:space="preserve"> over two months </w:t>
      </w:r>
      <w:ins w:id="33" w:author="Kanz, Abraham" w:date="2021-07-20T20:07:00Z">
        <w:r w:rsidR="00D043DA">
          <w:rPr>
            <w:rFonts w:ascii="Times New Roman" w:hAnsi="Times New Roman" w:cs="Times New Roman"/>
            <w:color w:val="333333"/>
            <w:sz w:val="24"/>
            <w:szCs w:val="24"/>
            <w:shd w:val="clear" w:color="auto" w:fill="FFFFFF"/>
          </w:rPr>
          <w:t xml:space="preserve">of </w:t>
        </w:r>
      </w:ins>
      <w:del w:id="34" w:author="Kanz, Abraham" w:date="2021-07-20T20:07:00Z">
        <w:r w:rsidR="00BE6D6A" w:rsidRPr="00BE6D6A" w:rsidDel="00D043DA">
          <w:rPr>
            <w:rFonts w:ascii="Times New Roman" w:hAnsi="Times New Roman" w:cs="Times New Roman"/>
            <w:color w:val="333333"/>
            <w:sz w:val="24"/>
            <w:szCs w:val="24"/>
            <w:shd w:val="clear" w:color="auto" w:fill="FFFFFF"/>
          </w:rPr>
          <w:delText xml:space="preserve">during </w:delText>
        </w:r>
      </w:del>
      <w:ins w:id="35" w:author="Kanz, Abraham" w:date="2021-07-20T19:41:00Z">
        <w:r w:rsidR="004D3E99">
          <w:rPr>
            <w:rFonts w:ascii="Times New Roman" w:hAnsi="Times New Roman" w:cs="Times New Roman"/>
            <w:color w:val="333333"/>
            <w:sz w:val="24"/>
            <w:szCs w:val="24"/>
            <w:shd w:val="clear" w:color="auto" w:fill="FFFFFF"/>
          </w:rPr>
          <w:t xml:space="preserve">one </w:t>
        </w:r>
      </w:ins>
      <w:r w:rsidR="00BE6D6A" w:rsidRPr="00BE6D6A">
        <w:rPr>
          <w:rFonts w:ascii="Times New Roman" w:hAnsi="Times New Roman" w:cs="Times New Roman"/>
          <w:color w:val="333333"/>
          <w:sz w:val="24"/>
          <w:szCs w:val="24"/>
          <w:shd w:val="clear" w:color="auto" w:fill="FFFFFF"/>
        </w:rPr>
        <w:t>summer</w:t>
      </w:r>
      <w:bookmarkEnd w:id="30"/>
      <w:r w:rsidR="00BE6D6A" w:rsidRPr="00BE6D6A">
        <w:rPr>
          <w:rFonts w:ascii="Times New Roman" w:hAnsi="Times New Roman" w:cs="Times New Roman"/>
          <w:color w:val="333333"/>
          <w:sz w:val="24"/>
          <w:szCs w:val="24"/>
          <w:shd w:val="clear" w:color="auto" w:fill="FFFFFF"/>
        </w:rPr>
        <w:t xml:space="preserve">. </w:t>
      </w:r>
      <w:del w:id="36" w:author="Kanz, Abraham" w:date="2021-07-21T17:36:00Z">
        <w:r w:rsidR="00BE6D6A" w:rsidRPr="00BE6D6A" w:rsidDel="00EF470E">
          <w:rPr>
            <w:rFonts w:ascii="Times New Roman" w:hAnsi="Times New Roman" w:cs="Times New Roman"/>
            <w:color w:val="333333"/>
            <w:sz w:val="24"/>
            <w:szCs w:val="24"/>
            <w:shd w:val="clear" w:color="auto" w:fill="FFFFFF"/>
          </w:rPr>
          <w:delText>Fish pre-classified as surface and intermediate feeders averaged ~12-14% (dry mass) of their prey as terrestrial (i</w:delText>
        </w:r>
      </w:del>
      <w:ins w:id="37" w:author="Kanz, Abraham" w:date="2021-07-21T17:36:00Z">
        <w:r w:rsidR="00EF470E">
          <w:rPr>
            <w:rFonts w:ascii="Times New Roman" w:hAnsi="Times New Roman" w:cs="Times New Roman"/>
            <w:color w:val="333333"/>
            <w:sz w:val="24"/>
            <w:szCs w:val="24"/>
            <w:shd w:val="clear" w:color="auto" w:fill="FFFFFF"/>
          </w:rPr>
          <w:t xml:space="preserve">Consumption of </w:t>
        </w:r>
      </w:ins>
      <w:ins w:id="38" w:author="Kanz, Abraham" w:date="2021-07-21T17:37:00Z">
        <w:r w:rsidR="00EF470E">
          <w:rPr>
            <w:rFonts w:ascii="Times New Roman" w:hAnsi="Times New Roman" w:cs="Times New Roman"/>
            <w:color w:val="333333"/>
            <w:sz w:val="24"/>
            <w:szCs w:val="24"/>
            <w:shd w:val="clear" w:color="auto" w:fill="FFFFFF"/>
          </w:rPr>
          <w:t>adult and pupal prey within i</w:t>
        </w:r>
      </w:ins>
      <w:r w:rsidR="00BE6D6A" w:rsidRPr="00BE6D6A">
        <w:rPr>
          <w:rFonts w:ascii="Times New Roman" w:hAnsi="Times New Roman" w:cs="Times New Roman"/>
          <w:color w:val="333333"/>
          <w:sz w:val="24"/>
          <w:szCs w:val="24"/>
          <w:shd w:val="clear" w:color="auto" w:fill="FFFFFF"/>
        </w:rPr>
        <w:t>ndividual species rang</w:t>
      </w:r>
      <w:ins w:id="39" w:author="Kanz, Abraham" w:date="2021-07-21T17:37:00Z">
        <w:r w:rsidR="00EF470E">
          <w:rPr>
            <w:rFonts w:ascii="Times New Roman" w:hAnsi="Times New Roman" w:cs="Times New Roman"/>
            <w:color w:val="333333"/>
            <w:sz w:val="24"/>
            <w:szCs w:val="24"/>
            <w:shd w:val="clear" w:color="auto" w:fill="FFFFFF"/>
          </w:rPr>
          <w:t>ed</w:t>
        </w:r>
      </w:ins>
      <w:del w:id="40" w:author="Kanz, Abraham" w:date="2021-07-21T17:37:00Z">
        <w:r w:rsidR="00BE6D6A" w:rsidRPr="00BE6D6A" w:rsidDel="00EF470E">
          <w:rPr>
            <w:rFonts w:ascii="Times New Roman" w:hAnsi="Times New Roman" w:cs="Times New Roman"/>
            <w:color w:val="333333"/>
            <w:sz w:val="24"/>
            <w:szCs w:val="24"/>
            <w:shd w:val="clear" w:color="auto" w:fill="FFFFFF"/>
          </w:rPr>
          <w:delText>ing to</w:delText>
        </w:r>
      </w:del>
      <w:ins w:id="41" w:author="Kanz, Abraham" w:date="2021-07-21T17:37:00Z">
        <w:r w:rsidR="00EF470E">
          <w:rPr>
            <w:rFonts w:ascii="Times New Roman" w:hAnsi="Times New Roman" w:cs="Times New Roman"/>
            <w:color w:val="333333"/>
            <w:sz w:val="24"/>
            <w:szCs w:val="24"/>
            <w:shd w:val="clear" w:color="auto" w:fill="FFFFFF"/>
          </w:rPr>
          <w:t xml:space="preserve"> from</w:t>
        </w:r>
      </w:ins>
      <w:ins w:id="42" w:author="Kanz, Abraham" w:date="2021-07-21T17:38:00Z">
        <w:r w:rsidR="00EF470E">
          <w:rPr>
            <w:rFonts w:ascii="Times New Roman" w:hAnsi="Times New Roman" w:cs="Times New Roman"/>
            <w:color w:val="333333"/>
            <w:sz w:val="24"/>
            <w:szCs w:val="24"/>
            <w:shd w:val="clear" w:color="auto" w:fill="FFFFFF"/>
          </w:rPr>
          <w:t xml:space="preserve"> </w:t>
        </w:r>
      </w:ins>
      <w:ins w:id="43" w:author="Kanz, Abraham" w:date="2021-07-22T19:46:00Z">
        <w:r w:rsidR="006B78E7">
          <w:rPr>
            <w:rFonts w:ascii="Times New Roman" w:hAnsi="Times New Roman" w:cs="Times New Roman"/>
            <w:color w:val="333333"/>
            <w:sz w:val="24"/>
            <w:szCs w:val="24"/>
            <w:shd w:val="clear" w:color="auto" w:fill="FFFFFF"/>
          </w:rPr>
          <w:t>~</w:t>
        </w:r>
      </w:ins>
      <w:ins w:id="44" w:author="Kanz, Abraham" w:date="2021-07-21T17:38:00Z">
        <w:r w:rsidR="00EF470E">
          <w:rPr>
            <w:rFonts w:ascii="Times New Roman" w:hAnsi="Times New Roman" w:cs="Times New Roman"/>
            <w:color w:val="333333"/>
            <w:sz w:val="24"/>
            <w:szCs w:val="24"/>
            <w:shd w:val="clear" w:color="auto" w:fill="FFFFFF"/>
          </w:rPr>
          <w:t>1% to</w:t>
        </w:r>
      </w:ins>
      <w:r w:rsidR="00BE6D6A" w:rsidRPr="00BE6D6A">
        <w:rPr>
          <w:rFonts w:ascii="Times New Roman" w:hAnsi="Times New Roman" w:cs="Times New Roman"/>
          <w:color w:val="333333"/>
          <w:sz w:val="24"/>
          <w:szCs w:val="24"/>
          <w:shd w:val="clear" w:color="auto" w:fill="FFFFFF"/>
        </w:rPr>
        <w:t xml:space="preserve"> 44%</w:t>
      </w:r>
      <w:del w:id="45" w:author="Kanz, Abraham" w:date="2021-07-21T17:37:00Z">
        <w:r w:rsidR="00BE6D6A" w:rsidRPr="00BE6D6A" w:rsidDel="00EF470E">
          <w:rPr>
            <w:rFonts w:ascii="Times New Roman" w:hAnsi="Times New Roman" w:cs="Times New Roman"/>
            <w:color w:val="333333"/>
            <w:sz w:val="24"/>
            <w:szCs w:val="24"/>
            <w:shd w:val="clear" w:color="auto" w:fill="FFFFFF"/>
          </w:rPr>
          <w:delText>)</w:delText>
        </w:r>
      </w:del>
      <w:ins w:id="46" w:author="Kanz, Abraham" w:date="2021-07-21T17:37:00Z">
        <w:r w:rsidR="00EF470E">
          <w:rPr>
            <w:rFonts w:ascii="Times New Roman" w:hAnsi="Times New Roman" w:cs="Times New Roman"/>
            <w:color w:val="333333"/>
            <w:sz w:val="24"/>
            <w:szCs w:val="24"/>
            <w:shd w:val="clear" w:color="auto" w:fill="FFFFFF"/>
          </w:rPr>
          <w:t xml:space="preserve"> of total dry mass</w:t>
        </w:r>
      </w:ins>
      <w:del w:id="47" w:author="Kanz, Abraham" w:date="2021-07-21T17:38:00Z">
        <w:r w:rsidR="00BE6D6A" w:rsidRPr="00BE6D6A" w:rsidDel="00EF470E">
          <w:rPr>
            <w:rFonts w:ascii="Times New Roman" w:hAnsi="Times New Roman" w:cs="Times New Roman"/>
            <w:color w:val="333333"/>
            <w:sz w:val="24"/>
            <w:szCs w:val="24"/>
            <w:shd w:val="clear" w:color="auto" w:fill="FFFFFF"/>
          </w:rPr>
          <w:delText xml:space="preserve"> while b</w:delText>
        </w:r>
      </w:del>
      <w:del w:id="48" w:author="Kanz, Abraham" w:date="2021-07-21T17:37:00Z">
        <w:r w:rsidR="00BE6D6A" w:rsidRPr="00BE6D6A" w:rsidDel="00EF470E">
          <w:rPr>
            <w:rFonts w:ascii="Times New Roman" w:hAnsi="Times New Roman" w:cs="Times New Roman"/>
            <w:color w:val="333333"/>
            <w:sz w:val="24"/>
            <w:szCs w:val="24"/>
            <w:shd w:val="clear" w:color="auto" w:fill="FFFFFF"/>
          </w:rPr>
          <w:delText>enthic feeders averaged 3%.</w:delText>
        </w:r>
      </w:del>
      <w:del w:id="49" w:author="Kanz, Abraham" w:date="2021-07-21T17:38:00Z">
        <w:r w:rsidR="00BE6D6A" w:rsidRPr="00BE6D6A" w:rsidDel="00EF470E">
          <w:rPr>
            <w:rFonts w:ascii="Times New Roman" w:hAnsi="Times New Roman" w:cs="Times New Roman"/>
            <w:color w:val="333333"/>
            <w:sz w:val="24"/>
            <w:szCs w:val="24"/>
            <w:shd w:val="clear" w:color="auto" w:fill="FFFFFF"/>
          </w:rPr>
          <w:delText xml:space="preserve"> </w:delText>
        </w:r>
      </w:del>
      <w:del w:id="50" w:author="Kanz, Abraham" w:date="2021-07-21T17:36:00Z">
        <w:r w:rsidR="00BE6D6A" w:rsidRPr="00BE6D6A" w:rsidDel="00EF470E">
          <w:rPr>
            <w:rFonts w:ascii="Times New Roman" w:hAnsi="Times New Roman" w:cs="Times New Roman"/>
            <w:color w:val="333333"/>
            <w:sz w:val="24"/>
            <w:szCs w:val="24"/>
            <w:shd w:val="clear" w:color="auto" w:fill="FFFFFF"/>
          </w:rPr>
          <w:delText xml:space="preserve">For the remaining aquatic fraction, intermediate and surface-feeding fishes ate non-consumer life-stages at </w:delText>
        </w:r>
      </w:del>
      <w:del w:id="51" w:author="Kanz, Abraham" w:date="2021-07-20T19:45:00Z">
        <w:r w:rsidR="00BE6D6A" w:rsidRPr="00BE6D6A" w:rsidDel="004D3E99">
          <w:rPr>
            <w:rFonts w:ascii="Times New Roman" w:hAnsi="Times New Roman" w:cs="Times New Roman"/>
            <w:color w:val="333333"/>
            <w:sz w:val="24"/>
            <w:szCs w:val="24"/>
            <w:shd w:val="clear" w:color="auto" w:fill="FFFFFF"/>
          </w:rPr>
          <w:delText>an (8-10% of aquatic prey) </w:delText>
        </w:r>
      </w:del>
      <w:del w:id="52" w:author="Kanz, Abraham" w:date="2021-07-21T17:36:00Z">
        <w:r w:rsidR="00BE6D6A" w:rsidRPr="00BE6D6A" w:rsidDel="00EF470E">
          <w:rPr>
            <w:rFonts w:ascii="Times New Roman" w:hAnsi="Times New Roman" w:cs="Times New Roman"/>
            <w:color w:val="333333"/>
            <w:sz w:val="24"/>
            <w:szCs w:val="24"/>
            <w:shd w:val="clear" w:color="auto" w:fill="FFFFFF"/>
          </w:rPr>
          <w:delText xml:space="preserve">~8-10 times higher rate than benthic fishes (~1%). </w:delText>
        </w:r>
      </w:del>
      <w:ins w:id="53" w:author="Kanz, Abraham" w:date="2021-07-21T17:38:00Z">
        <w:r w:rsidR="00EF470E">
          <w:rPr>
            <w:rFonts w:ascii="Times New Roman" w:hAnsi="Times New Roman" w:cs="Times New Roman"/>
            <w:color w:val="333333"/>
            <w:sz w:val="24"/>
            <w:szCs w:val="24"/>
            <w:shd w:val="clear" w:color="auto" w:fill="FFFFFF"/>
          </w:rPr>
          <w:t xml:space="preserve">. </w:t>
        </w:r>
      </w:ins>
      <w:r w:rsidR="00BE6D6A" w:rsidRPr="00BE6D6A">
        <w:rPr>
          <w:rFonts w:ascii="Times New Roman" w:hAnsi="Times New Roman" w:cs="Times New Roman"/>
          <w:color w:val="333333"/>
          <w:sz w:val="24"/>
          <w:szCs w:val="24"/>
          <w:shd w:val="clear" w:color="auto" w:fill="FFFFFF"/>
        </w:rPr>
        <w:t xml:space="preserve">These results indicate stage-structured feeding </w:t>
      </w:r>
      <w:ins w:id="54" w:author="Kanz, Abraham" w:date="2021-07-20T19:43:00Z">
        <w:r w:rsidR="004D3E99">
          <w:rPr>
            <w:rFonts w:ascii="Times New Roman" w:hAnsi="Times New Roman" w:cs="Times New Roman"/>
            <w:color w:val="333333"/>
            <w:sz w:val="24"/>
            <w:szCs w:val="24"/>
            <w:shd w:val="clear" w:color="auto" w:fill="FFFFFF"/>
          </w:rPr>
          <w:t>occurs</w:t>
        </w:r>
      </w:ins>
      <w:del w:id="55" w:author="Kanz, Abraham" w:date="2021-07-20T19:43:00Z">
        <w:r w:rsidR="00BE6D6A" w:rsidRPr="00BE6D6A" w:rsidDel="004D3E99">
          <w:rPr>
            <w:rFonts w:ascii="Times New Roman" w:hAnsi="Times New Roman" w:cs="Times New Roman"/>
            <w:color w:val="333333"/>
            <w:sz w:val="24"/>
            <w:szCs w:val="24"/>
            <w:shd w:val="clear" w:color="auto" w:fill="FFFFFF"/>
          </w:rPr>
          <w:delText>may be common</w:delText>
        </w:r>
      </w:del>
      <w:r w:rsidR="00BE6D6A" w:rsidRPr="00BE6D6A">
        <w:rPr>
          <w:rFonts w:ascii="Times New Roman" w:hAnsi="Times New Roman" w:cs="Times New Roman"/>
          <w:color w:val="333333"/>
          <w:sz w:val="24"/>
          <w:szCs w:val="24"/>
          <w:shd w:val="clear" w:color="auto" w:fill="FFFFFF"/>
        </w:rPr>
        <w:t xml:space="preserve"> in freshwater food webs and varies</w:t>
      </w:r>
      <w:ins w:id="56" w:author="Kanz, Abraham" w:date="2021-07-21T17:39:00Z">
        <w:r w:rsidR="00EF470E">
          <w:rPr>
            <w:rFonts w:ascii="Times New Roman" w:hAnsi="Times New Roman" w:cs="Times New Roman"/>
            <w:color w:val="333333"/>
            <w:sz w:val="24"/>
            <w:szCs w:val="24"/>
            <w:shd w:val="clear" w:color="auto" w:fill="FFFFFF"/>
          </w:rPr>
          <w:t xml:space="preserve"> by species</w:t>
        </w:r>
      </w:ins>
      <w:del w:id="57" w:author="Kanz, Abraham" w:date="2021-07-21T17:39:00Z">
        <w:r w:rsidR="00BE6D6A" w:rsidRPr="00BE6D6A" w:rsidDel="00EF470E">
          <w:rPr>
            <w:rFonts w:ascii="Times New Roman" w:hAnsi="Times New Roman" w:cs="Times New Roman"/>
            <w:color w:val="333333"/>
            <w:sz w:val="24"/>
            <w:szCs w:val="24"/>
            <w:shd w:val="clear" w:color="auto" w:fill="FFFFFF"/>
          </w:rPr>
          <w:delText xml:space="preserve"> predictably by fish foraging domain</w:delText>
        </w:r>
      </w:del>
      <w:r w:rsidR="00BE6D6A">
        <w:rPr>
          <w:rFonts w:ascii="Arial" w:hAnsi="Arial" w:cs="Arial"/>
          <w:color w:val="333333"/>
          <w:sz w:val="20"/>
          <w:szCs w:val="20"/>
          <w:shd w:val="clear" w:color="auto" w:fill="FFFFFF"/>
        </w:rPr>
        <w:t>. </w:t>
      </w:r>
    </w:p>
    <w:p w14:paraId="0000001E" w14:textId="3320D0E4"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7B3E3C51" w:rsidR="00A01730" w:rsidDel="008532DD" w:rsidRDefault="004D08DC" w:rsidP="00CC562D">
      <w:pPr>
        <w:spacing w:after="0" w:line="480" w:lineRule="auto"/>
        <w:rPr>
          <w:del w:id="58" w:author="Kanz, Abraham" w:date="2021-07-20T19:48:00Z"/>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59" w:name="_Hlk48637343"/>
      <w:moveFromRangeStart w:id="60" w:author="Kanz, Abraham" w:date="2021-07-20T19:51:00Z" w:name="move77703077"/>
      <w:moveFrom w:id="61" w:author="Kanz, Abraham" w:date="2021-07-20T19:51:00Z">
        <w:r w:rsidR="00CF2B33" w:rsidDel="008532DD">
          <w:rPr>
            <w:rFonts w:ascii="Times New Roman" w:eastAsia="Times New Roman" w:hAnsi="Times New Roman" w:cs="Times New Roman"/>
            <w:sz w:val="24"/>
            <w:szCs w:val="24"/>
          </w:rPr>
          <w:t xml:space="preserve">Approximately </w:t>
        </w:r>
        <w:r w:rsidR="00EA156E" w:rsidDel="008532DD">
          <w:rPr>
            <w:rFonts w:ascii="Times New Roman" w:eastAsia="Times New Roman" w:hAnsi="Times New Roman" w:cs="Times New Roman"/>
            <w:sz w:val="24"/>
            <w:szCs w:val="24"/>
          </w:rPr>
          <w:t>40% of freshwater fish species are at risk of extinction or are already extinct (Jelks et al. 2008, Darwall and Freyhoff 2016).</w:t>
        </w:r>
        <w:r w:rsidR="0077473D" w:rsidDel="008532DD">
          <w:rPr>
            <w:rFonts w:ascii="Times New Roman" w:eastAsia="Times New Roman" w:hAnsi="Times New Roman" w:cs="Times New Roman"/>
            <w:sz w:val="24"/>
            <w:szCs w:val="24"/>
          </w:rPr>
          <w:t xml:space="preserve"> Because of the importance of fishes in </w:t>
        </w:r>
        <w:r w:rsidR="0077473D" w:rsidDel="008532DD">
          <w:rPr>
            <w:rFonts w:ascii="Times New Roman" w:eastAsia="Times New Roman" w:hAnsi="Times New Roman" w:cs="Times New Roman"/>
            <w:sz w:val="24"/>
            <w:szCs w:val="24"/>
          </w:rPr>
          <w:lastRenderedPageBreak/>
          <w:t xml:space="preserve">freshwater ecosystem functioning, this loss has the potential to alter </w:t>
        </w:r>
        <w:r w:rsidR="002C4AFA" w:rsidDel="008532DD">
          <w:rPr>
            <w:rFonts w:ascii="Times New Roman" w:eastAsia="Times New Roman" w:hAnsi="Times New Roman" w:cs="Times New Roman"/>
            <w:sz w:val="24"/>
            <w:szCs w:val="24"/>
          </w:rPr>
          <w:t>freshwater food webs</w:t>
        </w:r>
        <w:r w:rsidR="00A4064A" w:rsidDel="008532DD">
          <w:rPr>
            <w:rFonts w:ascii="Times New Roman" w:eastAsia="Times New Roman" w:hAnsi="Times New Roman" w:cs="Times New Roman"/>
            <w:sz w:val="24"/>
            <w:szCs w:val="24"/>
          </w:rPr>
          <w:t xml:space="preserve"> (Hargrave 2009, Vanni 2010) in addition to linked riparian food webs (Baxter et al. 2005, Wesner 2012). In particular, changes in fish composition can alter the top-down control of invertebrate prey in freshwater food webs through direct prey consumption (Power et al. 1990, Nakano et al. 1999, Baxter et al. 2004). </w:t>
        </w:r>
      </w:moveFrom>
      <w:moveFromRangeEnd w:id="60"/>
      <w:del w:id="62" w:author="Kanz, Abraham" w:date="2021-07-21T17:32:00Z">
        <w:r w:rsidR="00A4064A" w:rsidDel="00695B1C">
          <w:rPr>
            <w:rFonts w:ascii="Times New Roman" w:eastAsia="Times New Roman" w:hAnsi="Times New Roman" w:cs="Times New Roman"/>
            <w:sz w:val="24"/>
            <w:szCs w:val="24"/>
          </w:rPr>
          <w:delText>However, d</w:delText>
        </w:r>
      </w:del>
      <w:ins w:id="63" w:author="Kanz, Abraham" w:date="2021-07-21T17:32:00Z">
        <w:r w:rsidR="00695B1C">
          <w:rPr>
            <w:rFonts w:ascii="Times New Roman" w:eastAsia="Times New Roman" w:hAnsi="Times New Roman" w:cs="Times New Roman"/>
            <w:sz w:val="24"/>
            <w:szCs w:val="24"/>
          </w:rPr>
          <w:t>D</w:t>
        </w:r>
      </w:ins>
      <w:r w:rsidR="00A4064A">
        <w:rPr>
          <w:rFonts w:ascii="Times New Roman" w:eastAsia="Times New Roman" w:hAnsi="Times New Roman" w:cs="Times New Roman"/>
          <w:sz w:val="24"/>
          <w:szCs w:val="24"/>
        </w:rPr>
        <w:t>espite the near ubiquity of fish-insect interactions in freshwater food webs, evidence for consistent top-down control of invertebrates by fish is mixed (Matthews 1998, Dahl and Greenberg 1996, Wesner 201</w:t>
      </w:r>
      <w:r w:rsidR="00410A5C">
        <w:rPr>
          <w:rFonts w:ascii="Times New Roman" w:eastAsia="Times New Roman" w:hAnsi="Times New Roman" w:cs="Times New Roman"/>
          <w:sz w:val="24"/>
          <w:szCs w:val="24"/>
        </w:rPr>
        <w:t>9</w:t>
      </w:r>
      <w:r w:rsidR="00A4064A">
        <w:rPr>
          <w:rFonts w:ascii="Times New Roman" w:eastAsia="Times New Roman" w:hAnsi="Times New Roman" w:cs="Times New Roman"/>
          <w:sz w:val="24"/>
          <w:szCs w:val="24"/>
        </w:rPr>
        <w:t>).</w:t>
      </w:r>
      <w:del w:id="64" w:author="Kanz, Abraham" w:date="2021-07-20T19:48:00Z">
        <w:r w:rsidR="00977347" w:rsidDel="008532DD">
          <w:rPr>
            <w:rFonts w:ascii="Times New Roman" w:eastAsia="Times New Roman" w:hAnsi="Times New Roman" w:cs="Times New Roman"/>
            <w:sz w:val="24"/>
            <w:szCs w:val="24"/>
          </w:rPr>
          <w:delText xml:space="preserve"> </w:delText>
        </w:r>
      </w:del>
    </w:p>
    <w:p w14:paraId="3220ADFE" w14:textId="345F527F" w:rsidR="00977347" w:rsidRDefault="00A01730">
      <w:pPr>
        <w:spacing w:after="0" w:line="480" w:lineRule="auto"/>
        <w:rPr>
          <w:rFonts w:ascii="Times New Roman" w:eastAsia="Times New Roman" w:hAnsi="Times New Roman" w:cs="Times New Roman"/>
          <w:sz w:val="24"/>
          <w:szCs w:val="24"/>
        </w:rPr>
        <w:pPrChange w:id="65" w:author="Kanz, Abraham" w:date="2021-07-20T19:48:00Z">
          <w:pPr>
            <w:spacing w:after="0" w:line="480" w:lineRule="auto"/>
            <w:ind w:firstLine="720"/>
          </w:pPr>
        </w:pPrChange>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w:t>
      </w:r>
      <w:r w:rsidR="00C77791">
        <w:rPr>
          <w:rFonts w:ascii="Times New Roman" w:eastAsia="Times New Roman" w:hAnsi="Times New Roman" w:cs="Times New Roman"/>
          <w:sz w:val="24"/>
          <w:szCs w:val="24"/>
        </w:rPr>
        <w:t>9</w:t>
      </w:r>
      <w:r w:rsidR="007D6506">
        <w:rPr>
          <w:rFonts w:ascii="Times New Roman" w:eastAsia="Times New Roman" w:hAnsi="Times New Roman" w:cs="Times New Roman"/>
          <w:sz w:val="24"/>
          <w:szCs w:val="24"/>
        </w:rPr>
        <w:t>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ins w:id="66" w:author="Kanz, Abraham" w:date="2021-07-20T19:53:00Z">
        <w:r w:rsidR="007415E4">
          <w:rPr>
            <w:rFonts w:ascii="Times New Roman" w:hAnsi="Times New Roman" w:cs="Times New Roman"/>
            <w:sz w:val="24"/>
            <w:szCs w:val="24"/>
          </w:rPr>
          <w:t>Preferential consumption of insect pupae and adults</w:t>
        </w:r>
      </w:ins>
      <w:del w:id="67" w:author="Kanz, Abraham" w:date="2021-07-20T19:53:00Z">
        <w:r w:rsidR="00287FD9" w:rsidDel="007415E4">
          <w:rPr>
            <w:rFonts w:ascii="Times New Roman" w:eastAsia="Times New Roman" w:hAnsi="Times New Roman" w:cs="Times New Roman"/>
            <w:sz w:val="24"/>
            <w:szCs w:val="24"/>
          </w:rPr>
          <w:delText>Such feeding</w:delText>
        </w:r>
      </w:del>
      <w:r w:rsidR="00287FD9">
        <w:rPr>
          <w:rFonts w:ascii="Times New Roman" w:eastAsia="Times New Roman" w:hAnsi="Times New Roman" w:cs="Times New Roman"/>
          <w:sz w:val="24"/>
          <w:szCs w:val="24"/>
        </w:rPr>
        <w:t xml:space="preserve"> may be ecologically important</w:t>
      </w:r>
      <w:del w:id="68" w:author="Kanz, Abraham" w:date="2021-07-21T17:30:00Z">
        <w:r w:rsidR="00287FD9" w:rsidDel="00695B1C">
          <w:rPr>
            <w:rFonts w:ascii="Times New Roman" w:eastAsia="Times New Roman" w:hAnsi="Times New Roman" w:cs="Times New Roman"/>
            <w:sz w:val="24"/>
            <w:szCs w:val="24"/>
          </w:rPr>
          <w:delText>,</w:delText>
        </w:r>
      </w:del>
      <w:r w:rsidR="00287FD9">
        <w:rPr>
          <w:rFonts w:ascii="Times New Roman" w:eastAsia="Times New Roman" w:hAnsi="Times New Roman" w:cs="Times New Roman"/>
          <w:sz w:val="24"/>
          <w:szCs w:val="24"/>
        </w:rPr>
        <w:t xml:space="preserve"> because</w:t>
      </w:r>
      <w:r w:rsidR="004A6A13">
        <w:rPr>
          <w:rFonts w:ascii="Times New Roman" w:eastAsia="Times New Roman" w:hAnsi="Times New Roman" w:cs="Times New Roman"/>
          <w:sz w:val="24"/>
          <w:szCs w:val="24"/>
        </w:rPr>
        <w:t xml:space="preserve"> </w:t>
      </w:r>
      <w:ins w:id="69" w:author="Kanz, Abraham" w:date="2021-07-21T17:31:00Z">
        <w:r w:rsidR="00695B1C">
          <w:rPr>
            <w:rFonts w:ascii="Times New Roman" w:eastAsia="Times New Roman" w:hAnsi="Times New Roman" w:cs="Times New Roman"/>
            <w:sz w:val="24"/>
            <w:szCs w:val="24"/>
          </w:rPr>
          <w:t xml:space="preserve">some </w:t>
        </w:r>
      </w:ins>
      <w:r w:rsidR="004A6A13">
        <w:rPr>
          <w:rFonts w:ascii="Times New Roman" w:eastAsia="Times New Roman" w:hAnsi="Times New Roman" w:cs="Times New Roman"/>
          <w:sz w:val="24"/>
          <w:szCs w:val="24"/>
        </w:rPr>
        <w:t>pupa</w:t>
      </w:r>
      <w:ins w:id="70" w:author="Kanz, Abraham" w:date="2021-07-21T17:30:00Z">
        <w:r w:rsidR="00695B1C">
          <w:rPr>
            <w:rFonts w:ascii="Times New Roman" w:eastAsia="Times New Roman" w:hAnsi="Times New Roman" w:cs="Times New Roman"/>
            <w:sz w:val="24"/>
            <w:szCs w:val="24"/>
          </w:rPr>
          <w:t>l</w:t>
        </w:r>
      </w:ins>
      <w:del w:id="71" w:author="Kanz, Abraham" w:date="2021-07-21T17:30:00Z">
        <w:r w:rsidR="004A6A13" w:rsidDel="00695B1C">
          <w:rPr>
            <w:rFonts w:ascii="Times New Roman" w:eastAsia="Times New Roman" w:hAnsi="Times New Roman" w:cs="Times New Roman"/>
            <w:sz w:val="24"/>
            <w:szCs w:val="24"/>
          </w:rPr>
          <w:delText>e</w:delText>
        </w:r>
      </w:del>
      <w:r w:rsidR="004A6A13">
        <w:rPr>
          <w:rFonts w:ascii="Times New Roman" w:eastAsia="Times New Roman" w:hAnsi="Times New Roman" w:cs="Times New Roman"/>
          <w:sz w:val="24"/>
          <w:szCs w:val="24"/>
        </w:rPr>
        <w:t xml:space="preserve"> and adult insects </w:t>
      </w:r>
      <w:ins w:id="72" w:author="Kanz, Abraham" w:date="2021-07-21T17:31:00Z">
        <w:r w:rsidR="00695B1C">
          <w:rPr>
            <w:rFonts w:ascii="Times New Roman" w:eastAsia="Times New Roman" w:hAnsi="Times New Roman" w:cs="Times New Roman"/>
            <w:sz w:val="24"/>
            <w:szCs w:val="24"/>
          </w:rPr>
          <w:t xml:space="preserve">(i.e. chironomids which we focused on for this study) </w:t>
        </w:r>
      </w:ins>
      <w:r w:rsidR="004A6A13">
        <w:rPr>
          <w:rFonts w:ascii="Times New Roman" w:eastAsia="Times New Roman" w:hAnsi="Times New Roman" w:cs="Times New Roman"/>
          <w:sz w:val="24"/>
          <w:szCs w:val="24"/>
        </w:rPr>
        <w:t>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w:t>
      </w:r>
      <w:r w:rsidR="00287FD9">
        <w:rPr>
          <w:rFonts w:ascii="Times New Roman" w:eastAsia="Times New Roman" w:hAnsi="Times New Roman" w:cs="Times New Roman"/>
          <w:sz w:val="24"/>
          <w:szCs w:val="24"/>
        </w:rPr>
        <w:lastRenderedPageBreak/>
        <w:t xml:space="preserve">insect life stages </w:t>
      </w:r>
      <w:r w:rsidR="005C01A6">
        <w:rPr>
          <w:rFonts w:ascii="Times New Roman" w:eastAsia="Times New Roman" w:hAnsi="Times New Roman" w:cs="Times New Roman"/>
          <w:sz w:val="24"/>
          <w:szCs w:val="24"/>
        </w:rPr>
        <w:t xml:space="preserve">(Kraus et al. 2014), </w:t>
      </w:r>
      <w:r w:rsidR="00287FD9">
        <w:rPr>
          <w:rFonts w:ascii="Times New Roman" w:eastAsia="Times New Roman" w:hAnsi="Times New Roman" w:cs="Times New Roman"/>
          <w:sz w:val="24"/>
          <w:szCs w:val="24"/>
        </w:rPr>
        <w:t>so</w:t>
      </w:r>
      <w:r w:rsidR="0015444C">
        <w:rPr>
          <w:rFonts w:ascii="Times New Roman" w:eastAsia="Times New Roman" w:hAnsi="Times New Roman" w:cs="Times New Roman"/>
          <w:sz w:val="24"/>
          <w:szCs w:val="24"/>
        </w:rPr>
        <w:t xml:space="preserve"> it</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3B526130"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73" w:name="_Hlk48641726"/>
      <w:bookmarkEnd w:id="59"/>
      <w:r>
        <w:rPr>
          <w:rFonts w:ascii="Times New Roman" w:eastAsia="Times New Roman" w:hAnsi="Times New Roman" w:cs="Times New Roman"/>
          <w:sz w:val="24"/>
          <w:szCs w:val="24"/>
        </w:rPr>
        <w:t>We refer to this type of feeding as stage-structured predation</w:t>
      </w:r>
      <w:r w:rsidR="0032697B">
        <w:rPr>
          <w:rFonts w:ascii="Times New Roman" w:eastAsia="Times New Roman" w:hAnsi="Times New Roman" w:cs="Times New Roman"/>
          <w:sz w:val="24"/>
          <w:szCs w:val="24"/>
        </w:rPr>
        <w:t xml:space="preserve">, in which </w:t>
      </w:r>
      <w:r>
        <w:rPr>
          <w:rFonts w:ascii="Times New Roman" w:eastAsia="Times New Roman" w:hAnsi="Times New Roman" w:cs="Times New Roman"/>
          <w:sz w:val="24"/>
          <w:szCs w:val="24"/>
        </w:rPr>
        <w:t>predators target different life-stages of the same prey species</w:t>
      </w:r>
      <w:r w:rsidR="008F2C72">
        <w:rPr>
          <w:rFonts w:ascii="Times New Roman" w:eastAsia="Times New Roman" w:hAnsi="Times New Roman" w:cs="Times New Roman"/>
          <w:sz w:val="24"/>
          <w:szCs w:val="24"/>
        </w:rPr>
        <w:t xml:space="preserve"> (De Roos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(Bolnick et al 2011, Violle et al 2012, Nilsson et al 2018). </w:t>
      </w:r>
      <w:bookmarkEnd w:id="73"/>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Roos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w:t>
      </w:r>
      <w:r w:rsidR="00297F48">
        <w:rPr>
          <w:rFonts w:ascii="Times New Roman" w:eastAsia="Times New Roman" w:hAnsi="Times New Roman" w:cs="Times New Roman"/>
          <w:sz w:val="24"/>
          <w:szCs w:val="24"/>
        </w:rPr>
        <w:t>7</w:t>
      </w:r>
      <w:r w:rsidR="00654C04">
        <w:rPr>
          <w:rFonts w:ascii="Times New Roman" w:eastAsia="Times New Roman" w:hAnsi="Times New Roman" w:cs="Times New Roman"/>
          <w:sz w:val="24"/>
          <w:szCs w:val="24"/>
        </w:rPr>
        <w:t xml:space="preserve">,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3559A011"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In particular, we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w:t>
      </w:r>
      <w:ins w:id="74" w:author="Kanz, Abraham" w:date="2021-07-22T19:34:00Z">
        <w:r w:rsidR="00124326">
          <w:rPr>
            <w:rFonts w:ascii="Times New Roman" w:eastAsia="Times New Roman" w:hAnsi="Times New Roman" w:cs="Times New Roman"/>
            <w:sz w:val="24"/>
            <w:szCs w:val="24"/>
          </w:rPr>
          <w:t xml:space="preserve"> insect</w:t>
        </w:r>
      </w:ins>
      <w:r>
        <w:rPr>
          <w:rFonts w:ascii="Times New Roman" w:eastAsia="Times New Roman" w:hAnsi="Times New Roman" w:cs="Times New Roman"/>
          <w:sz w:val="24"/>
          <w:szCs w:val="24"/>
        </w:rPr>
        <w:t xml:space="preserve">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del w:id="75" w:author="Kanz, Abraham" w:date="2021-07-21T17:19:00Z">
        <w:r w:rsidR="007D6506" w:rsidDel="00416BF7">
          <w:rPr>
            <w:rFonts w:ascii="Times New Roman" w:eastAsia="Times New Roman" w:hAnsi="Times New Roman" w:cs="Times New Roman"/>
            <w:sz w:val="24"/>
            <w:szCs w:val="24"/>
          </w:rPr>
          <w:delText>either</w:delText>
        </w:r>
      </w:del>
      <w:del w:id="76" w:author="Kanz, Abraham" w:date="2021-07-22T19:35:00Z">
        <w:r w:rsidR="007D6506" w:rsidDel="00E81431">
          <w:rPr>
            <w:rFonts w:ascii="Times New Roman" w:eastAsia="Times New Roman" w:hAnsi="Times New Roman" w:cs="Times New Roman"/>
            <w:sz w:val="24"/>
            <w:szCs w:val="24"/>
          </w:rPr>
          <w:delText xml:space="preserve"> </w:delText>
        </w:r>
      </w:del>
      <w:r w:rsidR="007D6506">
        <w:rPr>
          <w:rFonts w:ascii="Times New Roman" w:eastAsia="Times New Roman" w:hAnsi="Times New Roman" w:cs="Times New Roman"/>
          <w:sz w:val="24"/>
          <w:szCs w:val="24"/>
        </w:rPr>
        <w:t xml:space="preserve">as </w:t>
      </w:r>
      <w:ins w:id="77" w:author="Kanz, Abraham" w:date="2021-07-21T17:19:00Z">
        <w:r w:rsidR="00416BF7">
          <w:rPr>
            <w:rFonts w:ascii="Times New Roman" w:eastAsia="Times New Roman" w:hAnsi="Times New Roman" w:cs="Times New Roman"/>
            <w:sz w:val="24"/>
            <w:szCs w:val="24"/>
          </w:rPr>
          <w:t>larval, pupal, or adult</w:t>
        </w:r>
      </w:ins>
      <w:del w:id="78" w:author="Kanz, Abraham" w:date="2021-07-21T17:19:00Z">
        <w:r w:rsidR="007D6506" w:rsidDel="00416BF7">
          <w:rPr>
            <w:rFonts w:ascii="Times New Roman" w:eastAsia="Times New Roman" w:hAnsi="Times New Roman" w:cs="Times New Roman"/>
            <w:sz w:val="24"/>
            <w:szCs w:val="24"/>
          </w:rPr>
          <w:delText>terrestrial</w:delText>
        </w:r>
      </w:del>
      <w:r w:rsidR="007D6506">
        <w:rPr>
          <w:rFonts w:ascii="Times New Roman" w:eastAsia="Times New Roman" w:hAnsi="Times New Roman" w:cs="Times New Roman"/>
          <w:sz w:val="24"/>
          <w:szCs w:val="24"/>
        </w:rPr>
        <w:t xml:space="preserve"> </w:t>
      </w:r>
      <w:del w:id="79" w:author="Kanz, Abraham" w:date="2021-07-21T17:20:00Z">
        <w:r w:rsidR="007D6506" w:rsidDel="00416BF7">
          <w:rPr>
            <w:rFonts w:ascii="Times New Roman" w:eastAsia="Times New Roman" w:hAnsi="Times New Roman" w:cs="Times New Roman"/>
            <w:sz w:val="24"/>
            <w:szCs w:val="24"/>
          </w:rPr>
          <w:delText xml:space="preserve">prey or as aquatic prey in </w:delText>
        </w:r>
        <w:r w:rsidDel="00416BF7">
          <w:rPr>
            <w:rFonts w:ascii="Times New Roman" w:eastAsia="Times New Roman" w:hAnsi="Times New Roman" w:cs="Times New Roman"/>
            <w:sz w:val="24"/>
            <w:szCs w:val="24"/>
          </w:rPr>
          <w:delText xml:space="preserve">“non-consumer” </w:delText>
        </w:r>
      </w:del>
      <w:r>
        <w:rPr>
          <w:rFonts w:ascii="Times New Roman" w:eastAsia="Times New Roman" w:hAnsi="Times New Roman" w:cs="Times New Roman"/>
          <w:sz w:val="24"/>
          <w:szCs w:val="24"/>
        </w:rPr>
        <w:t>life-stages (</w:t>
      </w:r>
      <w:del w:id="80" w:author="Kanz, Abraham" w:date="2021-07-21T17:19:00Z">
        <w:r w:rsidR="003F0BA9" w:rsidDel="00416BF7">
          <w:rPr>
            <w:rFonts w:ascii="Times New Roman" w:eastAsia="Times New Roman" w:hAnsi="Times New Roman" w:cs="Times New Roman"/>
            <w:sz w:val="24"/>
            <w:szCs w:val="24"/>
          </w:rPr>
          <w:delText xml:space="preserve">e.g., pupae or larvae; </w:delText>
        </w:r>
      </w:del>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w:t>
      </w:r>
      <w:ins w:id="81" w:author="Kanz, Abraham" w:date="2021-07-21T17:20:00Z">
        <w:r w:rsidR="00416BF7">
          <w:rPr>
            <w:rFonts w:ascii="Times New Roman" w:eastAsia="Times New Roman" w:hAnsi="Times New Roman" w:cs="Times New Roman"/>
            <w:sz w:val="24"/>
            <w:szCs w:val="24"/>
          </w:rPr>
          <w:t>all</w:t>
        </w:r>
      </w:ins>
      <w:del w:id="82" w:author="Kanz, Abraham" w:date="2021-07-21T17:20:00Z">
        <w:r w:rsidR="007D6506" w:rsidDel="00416BF7">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 xml:space="preserve">be substantial, </w:t>
      </w:r>
      <w:ins w:id="83" w:author="Kanz, Abraham" w:date="2021-07-21T17:22:00Z">
        <w:r w:rsidR="005B2DF0">
          <w:rPr>
            <w:rFonts w:ascii="Times New Roman" w:eastAsia="Times New Roman" w:hAnsi="Times New Roman" w:cs="Times New Roman"/>
            <w:sz w:val="24"/>
            <w:szCs w:val="24"/>
          </w:rPr>
          <w:t xml:space="preserve">but </w:t>
        </w:r>
      </w:ins>
      <w:ins w:id="84" w:author="Kanz, Abraham" w:date="2021-07-21T17:24:00Z">
        <w:r w:rsidR="005B2DF0">
          <w:rPr>
            <w:rFonts w:ascii="Times New Roman" w:eastAsia="Times New Roman" w:hAnsi="Times New Roman" w:cs="Times New Roman"/>
            <w:sz w:val="24"/>
            <w:szCs w:val="24"/>
          </w:rPr>
          <w:t xml:space="preserve">that </w:t>
        </w:r>
      </w:ins>
      <w:ins w:id="85" w:author="Kanz, Abraham" w:date="2021-07-21T17:22:00Z">
        <w:r w:rsidR="005B2DF0">
          <w:rPr>
            <w:rFonts w:ascii="Times New Roman" w:eastAsia="Times New Roman" w:hAnsi="Times New Roman" w:cs="Times New Roman"/>
            <w:sz w:val="24"/>
            <w:szCs w:val="24"/>
          </w:rPr>
          <w:t>some species would show preference for consumption of pupal and adult pre</w:t>
        </w:r>
      </w:ins>
      <w:ins w:id="86" w:author="Kanz, Abraham" w:date="2021-07-21T17:23:00Z">
        <w:r w:rsidR="005B2DF0">
          <w:rPr>
            <w:rFonts w:ascii="Times New Roman" w:eastAsia="Times New Roman" w:hAnsi="Times New Roman" w:cs="Times New Roman"/>
            <w:sz w:val="24"/>
            <w:szCs w:val="24"/>
          </w:rPr>
          <w:t>y while others w</w:t>
        </w:r>
      </w:ins>
      <w:ins w:id="87" w:author="Kanz, Abraham" w:date="2021-07-21T17:24:00Z">
        <w:r w:rsidR="005B2DF0">
          <w:rPr>
            <w:rFonts w:ascii="Times New Roman" w:eastAsia="Times New Roman" w:hAnsi="Times New Roman" w:cs="Times New Roman"/>
            <w:sz w:val="24"/>
            <w:szCs w:val="24"/>
          </w:rPr>
          <w:t xml:space="preserve">ould be </w:t>
        </w:r>
      </w:ins>
      <w:ins w:id="88" w:author="Kanz, Abraham" w:date="2021-07-21T17:23:00Z">
        <w:r w:rsidR="005B2DF0">
          <w:rPr>
            <w:rFonts w:ascii="Times New Roman" w:eastAsia="Times New Roman" w:hAnsi="Times New Roman" w:cs="Times New Roman"/>
            <w:sz w:val="24"/>
            <w:szCs w:val="24"/>
          </w:rPr>
          <w:t>more likely to primarily access larval prey.</w:t>
        </w:r>
      </w:ins>
      <w:del w:id="89" w:author="Kanz, Abraham" w:date="2021-07-21T17:22:00Z">
        <w:r w:rsidR="007D6506" w:rsidDel="005B2DF0">
          <w:rPr>
            <w:rFonts w:ascii="Times New Roman" w:eastAsia="Times New Roman" w:hAnsi="Times New Roman" w:cs="Times New Roman"/>
            <w:sz w:val="24"/>
            <w:szCs w:val="24"/>
          </w:rPr>
          <w:delText xml:space="preserve">with the </w:delText>
        </w:r>
      </w:del>
      <w:del w:id="90" w:author="Kanz, Abraham" w:date="2021-07-21T17:20:00Z">
        <w:r w:rsidR="007D6506" w:rsidDel="00416BF7">
          <w:rPr>
            <w:rFonts w:ascii="Times New Roman" w:eastAsia="Times New Roman" w:hAnsi="Times New Roman" w:cs="Times New Roman"/>
            <w:sz w:val="24"/>
            <w:szCs w:val="24"/>
          </w:rPr>
          <w:delText>latter</w:delText>
        </w:r>
      </w:del>
      <w:del w:id="91" w:author="Kanz, Abraham" w:date="2021-07-21T17:22:00Z">
        <w:r w:rsidR="007D6506" w:rsidDel="005B2DF0">
          <w:rPr>
            <w:rFonts w:ascii="Times New Roman" w:eastAsia="Times New Roman" w:hAnsi="Times New Roman" w:cs="Times New Roman"/>
            <w:sz w:val="24"/>
            <w:szCs w:val="24"/>
          </w:rPr>
          <w:delText xml:space="preserve"> fraction</w:delText>
        </w:r>
      </w:del>
      <w:del w:id="92" w:author="Kanz, Abraham" w:date="2021-07-21T17:21:00Z">
        <w:r w:rsidR="007D6506" w:rsidDel="00416BF7">
          <w:rPr>
            <w:rFonts w:ascii="Times New Roman" w:eastAsia="Times New Roman" w:hAnsi="Times New Roman" w:cs="Times New Roman"/>
            <w:sz w:val="24"/>
            <w:szCs w:val="24"/>
          </w:rPr>
          <w:delText xml:space="preserve"> (% non-consumers)</w:delText>
        </w:r>
      </w:del>
      <w:del w:id="93" w:author="Kanz, Abraham" w:date="2021-07-21T17:22:00Z">
        <w:r w:rsidR="007D6506" w:rsidDel="005B2DF0">
          <w:rPr>
            <w:rFonts w:ascii="Times New Roman" w:eastAsia="Times New Roman" w:hAnsi="Times New Roman" w:cs="Times New Roman"/>
            <w:sz w:val="24"/>
            <w:szCs w:val="24"/>
          </w:rPr>
          <w:delText xml:space="preserve"> increasing</w:delText>
        </w:r>
        <w:r w:rsidDel="005B2DF0">
          <w:rPr>
            <w:rFonts w:ascii="Times New Roman" w:eastAsia="Times New Roman" w:hAnsi="Times New Roman" w:cs="Times New Roman"/>
            <w:sz w:val="24"/>
            <w:szCs w:val="24"/>
          </w:rPr>
          <w:delText xml:space="preserve"> during periods of high insect emergence</w:delText>
        </w:r>
        <w:r w:rsidR="0032697B" w:rsidDel="005B2DF0">
          <w:rPr>
            <w:rFonts w:ascii="Times New Roman" w:eastAsia="Times New Roman" w:hAnsi="Times New Roman" w:cs="Times New Roman"/>
            <w:sz w:val="24"/>
            <w:szCs w:val="24"/>
          </w:rPr>
          <w:delText>. We also</w:delText>
        </w:r>
        <w:r w:rsidDel="005B2DF0">
          <w:rPr>
            <w:rFonts w:ascii="Times New Roman" w:eastAsia="Times New Roman" w:hAnsi="Times New Roman" w:cs="Times New Roman"/>
            <w:sz w:val="24"/>
            <w:szCs w:val="24"/>
          </w:rPr>
          <w:delText xml:space="preserve"> </w:delText>
        </w:r>
        <w:r w:rsidR="003F0BA9" w:rsidDel="005B2DF0">
          <w:rPr>
            <w:rFonts w:ascii="Times New Roman" w:eastAsia="Times New Roman" w:hAnsi="Times New Roman" w:cs="Times New Roman"/>
            <w:sz w:val="24"/>
            <w:szCs w:val="24"/>
          </w:rPr>
          <w:delText>predicted</w:delText>
        </w:r>
        <w:r w:rsidR="00F760C7" w:rsidDel="005B2DF0">
          <w:rPr>
            <w:rFonts w:ascii="Times New Roman" w:eastAsia="Times New Roman" w:hAnsi="Times New Roman" w:cs="Times New Roman"/>
            <w:sz w:val="24"/>
            <w:szCs w:val="24"/>
          </w:rPr>
          <w:delText xml:space="preserve"> that the fraction of total fish diets </w:delText>
        </w:r>
        <w:r w:rsidR="0074793C" w:rsidDel="005B2DF0">
          <w:rPr>
            <w:rFonts w:ascii="Times New Roman" w:eastAsia="Times New Roman" w:hAnsi="Times New Roman" w:cs="Times New Roman"/>
            <w:sz w:val="24"/>
            <w:szCs w:val="24"/>
          </w:rPr>
          <w:delText>containing</w:delText>
        </w:r>
        <w:r w:rsidR="007D6506" w:rsidDel="005B2DF0">
          <w:rPr>
            <w:rFonts w:ascii="Times New Roman" w:eastAsia="Times New Roman" w:hAnsi="Times New Roman" w:cs="Times New Roman"/>
            <w:sz w:val="24"/>
            <w:szCs w:val="24"/>
          </w:rPr>
          <w:delText xml:space="preserve"> </w:delText>
        </w:r>
      </w:del>
      <w:del w:id="94" w:author="Kanz, Abraham" w:date="2021-07-21T17:21:00Z">
        <w:r w:rsidR="007D6506" w:rsidDel="005B2DF0">
          <w:rPr>
            <w:rFonts w:ascii="Times New Roman" w:eastAsia="Times New Roman" w:hAnsi="Times New Roman" w:cs="Times New Roman"/>
            <w:sz w:val="24"/>
            <w:szCs w:val="24"/>
          </w:rPr>
          <w:delText>terrestrial or</w:delText>
        </w:r>
        <w:r w:rsidR="00F760C7" w:rsidDel="005B2DF0">
          <w:rPr>
            <w:rFonts w:ascii="Times New Roman" w:eastAsia="Times New Roman" w:hAnsi="Times New Roman" w:cs="Times New Roman"/>
            <w:sz w:val="24"/>
            <w:szCs w:val="24"/>
          </w:rPr>
          <w:delText xml:space="preserve"> non-consumer prey </w:delText>
        </w:r>
      </w:del>
      <w:del w:id="95" w:author="Kanz, Abraham" w:date="2021-07-21T17:22:00Z">
        <w:r w:rsidR="00F760C7" w:rsidDel="005B2DF0">
          <w:rPr>
            <w:rFonts w:ascii="Times New Roman" w:eastAsia="Times New Roman" w:hAnsi="Times New Roman" w:cs="Times New Roman"/>
            <w:sz w:val="24"/>
            <w:szCs w:val="24"/>
          </w:rPr>
          <w:delText>would be lowest in benthic-feeding fish</w:delText>
        </w:r>
        <w:r w:rsidDel="005B2DF0">
          <w:rPr>
            <w:rFonts w:ascii="Times New Roman" w:eastAsia="Times New Roman" w:hAnsi="Times New Roman" w:cs="Times New Roman"/>
            <w:sz w:val="24"/>
            <w:szCs w:val="24"/>
          </w:rPr>
          <w:delText xml:space="preserve">, </w:delText>
        </w:r>
        <w:r w:rsidR="00F760C7" w:rsidDel="005B2DF0">
          <w:rPr>
            <w:rFonts w:ascii="Times New Roman" w:eastAsia="Times New Roman" w:hAnsi="Times New Roman" w:cs="Times New Roman"/>
            <w:sz w:val="24"/>
            <w:szCs w:val="24"/>
          </w:rPr>
          <w:delText>highest in surface-feeding fish</w:delText>
        </w:r>
        <w:r w:rsidDel="005B2DF0">
          <w:rPr>
            <w:rFonts w:ascii="Times New Roman" w:eastAsia="Times New Roman" w:hAnsi="Times New Roman" w:cs="Times New Roman"/>
            <w:sz w:val="24"/>
            <w:szCs w:val="24"/>
          </w:rPr>
          <w:delText>, and intermediate in fishes that feed at all levels of the water column (intermediate feeders)</w:delText>
        </w:r>
        <w:r w:rsidR="00F760C7" w:rsidDel="005B2DF0">
          <w:rPr>
            <w:rFonts w:ascii="Times New Roman" w:eastAsia="Times New Roman" w:hAnsi="Times New Roman" w:cs="Times New Roman"/>
            <w:sz w:val="24"/>
            <w:szCs w:val="24"/>
          </w:rPr>
          <w:delText xml:space="preserve">. </w:delText>
        </w:r>
      </w:del>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5CFDCDC4" w:rsidR="009D0C37" w:rsidRDefault="004D08DC" w:rsidP="009D0C37">
      <w:pPr>
        <w:spacing w:after="0" w:line="480" w:lineRule="auto"/>
        <w:ind w:firstLine="720"/>
        <w:rPr>
          <w:rFonts w:ascii="Times New Roman" w:eastAsia="Times New Roman" w:hAnsi="Times New Roman" w:cs="Times New Roman"/>
          <w:sz w:val="24"/>
          <w:szCs w:val="24"/>
        </w:rPr>
      </w:pPr>
      <w:bookmarkStart w:id="96"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96"/>
      <w:r>
        <w:rPr>
          <w:rFonts w:ascii="Times New Roman" w:eastAsia="Times New Roman" w:hAnsi="Times New Roman" w:cs="Times New Roman"/>
          <w:sz w:val="24"/>
          <w:szCs w:val="24"/>
        </w:rPr>
        <w:t xml:space="preserve">Sites were chosen to increase the breadth of fish species sampled. The </w:t>
      </w:r>
      <w:r>
        <w:rPr>
          <w:rFonts w:ascii="Times New Roman" w:eastAsia="Times New Roman" w:hAnsi="Times New Roman" w:cs="Times New Roman"/>
          <w:sz w:val="24"/>
          <w:szCs w:val="24"/>
        </w:rPr>
        <w:lastRenderedPageBreak/>
        <w:t xml:space="preserve">backwater sites were connected to the main channel of the Missouri River. The two backwater sites were Burbank beach (latitude: 42°40'11.88"N, longitude: 96°47'22.82"W) and Gunderson backwater (latitude: 42°44'56.56"N, longitude: 96°57'12.08"W). Stream sites were at different locations along the same ephemeral stream system, a first order tributary of the Vermillion </w:t>
      </w:r>
      <w:ins w:id="97" w:author="Kanz, Abraham" w:date="2021-07-20T19:23:00Z">
        <w:r w:rsidR="00BA1A16">
          <w:rPr>
            <w:rFonts w:ascii="Times New Roman" w:eastAsia="Times New Roman" w:hAnsi="Times New Roman" w:cs="Times New Roman"/>
            <w:sz w:val="24"/>
            <w:szCs w:val="24"/>
          </w:rPr>
          <w:t>R</w:t>
        </w:r>
      </w:ins>
      <w:del w:id="98" w:author="Kanz, Abraham" w:date="2021-07-20T19:23:00Z">
        <w:r w:rsidDel="00BA1A16">
          <w:rPr>
            <w:rFonts w:ascii="Times New Roman" w:eastAsia="Times New Roman" w:hAnsi="Times New Roman" w:cs="Times New Roman"/>
            <w:sz w:val="24"/>
            <w:szCs w:val="24"/>
          </w:rPr>
          <w:delText>r</w:delText>
        </w:r>
      </w:del>
      <w:r>
        <w:rPr>
          <w:rFonts w:ascii="Times New Roman" w:eastAsia="Times New Roman" w:hAnsi="Times New Roman" w:cs="Times New Roman"/>
          <w:sz w:val="24"/>
          <w:szCs w:val="24"/>
        </w:rPr>
        <w:t>iver called Spirit Mound Creek, with a width less than 3m and a depth of ~1m (fluctuating with precipitation). The stream sites were upstream (latitude: 42°52'4.29"N, longitude: 96°57'16.25"W) and downstream (latitude: 42°51'7.39"N, longitude: 96°56'39.28"W)</w:t>
      </w:r>
      <w:ins w:id="99" w:author="Kanz, Abraham" w:date="2021-07-20T19:55:00Z">
        <w:r w:rsidR="006B44BD">
          <w:rPr>
            <w:rFonts w:ascii="Times New Roman" w:eastAsia="Times New Roman" w:hAnsi="Times New Roman" w:cs="Times New Roman"/>
            <w:sz w:val="24"/>
            <w:szCs w:val="24"/>
          </w:rPr>
          <w:t xml:space="preserve"> within the s</w:t>
        </w:r>
      </w:ins>
      <w:ins w:id="100" w:author="Kanz, Abraham" w:date="2021-07-20T19:56:00Z">
        <w:r w:rsidR="006B44BD">
          <w:rPr>
            <w:rFonts w:ascii="Times New Roman" w:eastAsia="Times New Roman" w:hAnsi="Times New Roman" w:cs="Times New Roman"/>
            <w:sz w:val="24"/>
            <w:szCs w:val="24"/>
          </w:rPr>
          <w:t>ame stream system</w:t>
        </w:r>
      </w:ins>
      <w:r>
        <w:rPr>
          <w:rFonts w:ascii="Times New Roman" w:eastAsia="Times New Roman" w:hAnsi="Times New Roman" w:cs="Times New Roman"/>
          <w:sz w:val="24"/>
          <w:szCs w:val="24"/>
        </w:rPr>
        <w:t>.</w:t>
      </w:r>
      <w:r w:rsidR="00AD561A">
        <w:rPr>
          <w:rFonts w:ascii="Times New Roman" w:eastAsia="Times New Roman" w:hAnsi="Times New Roman" w:cs="Times New Roman"/>
          <w:sz w:val="24"/>
          <w:szCs w:val="24"/>
        </w:rPr>
        <w:t xml:space="preserve"> </w:t>
      </w:r>
      <w:bookmarkStart w:id="101"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101"/>
    </w:p>
    <w:p w14:paraId="6C40A1D8" w14:textId="3CC3A4EB"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 xml:space="preserve">Weekly </w:t>
      </w:r>
      <w:ins w:id="102" w:author="Kanz, Abraham" w:date="2021-07-20T19:38:00Z">
        <w:r w:rsidR="00D952C1">
          <w:rPr>
            <w:rFonts w:ascii="Times New Roman" w:hAnsi="Times New Roman" w:cs="Times New Roman"/>
            <w:sz w:val="24"/>
            <w:szCs w:val="24"/>
          </w:rPr>
          <w:t>diet</w:t>
        </w:r>
      </w:ins>
      <w:del w:id="103" w:author="Kanz, Abraham" w:date="2021-07-20T19:38:00Z">
        <w:r w:rsidRPr="00063AE2" w:rsidDel="00D952C1">
          <w:rPr>
            <w:rFonts w:ascii="Times New Roman" w:hAnsi="Times New Roman" w:cs="Times New Roman"/>
            <w:sz w:val="24"/>
            <w:szCs w:val="24"/>
          </w:rPr>
          <w:delText>gut</w:delText>
        </w:r>
      </w:del>
      <w:r w:rsidRPr="00063AE2">
        <w:rPr>
          <w:rFonts w:ascii="Times New Roman" w:hAnsi="Times New Roman" w:cs="Times New Roman"/>
          <w:sz w:val="24"/>
          <w:szCs w:val="24"/>
        </w:rPr>
        <w:t xml:space="preserve"> sampling of fish was conducted </w:t>
      </w:r>
      <w:ins w:id="104" w:author="Kanz, Abraham" w:date="2021-07-21T18:30:00Z">
        <w:r w:rsidR="00A45D41">
          <w:rPr>
            <w:rFonts w:ascii="Times New Roman" w:hAnsi="Times New Roman" w:cs="Times New Roman"/>
            <w:sz w:val="24"/>
            <w:szCs w:val="24"/>
          </w:rPr>
          <w:t xml:space="preserve">in the mornings (between 6 am and 12 pm) </w:t>
        </w:r>
      </w:ins>
      <w:r w:rsidRPr="00063AE2">
        <w:rPr>
          <w:rFonts w:ascii="Times New Roman" w:hAnsi="Times New Roman" w:cs="Times New Roman"/>
          <w:sz w:val="24"/>
          <w:szCs w:val="24"/>
        </w:rPr>
        <w:t>at each of the four study sites</w:t>
      </w:r>
      <w:r w:rsidR="001D1238">
        <w:rPr>
          <w:rFonts w:ascii="Times New Roman" w:hAnsi="Times New Roman" w:cs="Times New Roman"/>
          <w:sz w:val="24"/>
          <w:szCs w:val="24"/>
        </w:rPr>
        <w:t xml:space="preserve"> starting on June 6, 2019</w:t>
      </w:r>
      <w:ins w:id="105" w:author="Kanz, Abraham" w:date="2021-07-21T18:24:00Z">
        <w:r w:rsidR="00C7320C">
          <w:rPr>
            <w:rFonts w:ascii="Times New Roman" w:hAnsi="Times New Roman" w:cs="Times New Roman"/>
            <w:sz w:val="24"/>
            <w:szCs w:val="24"/>
          </w:rPr>
          <w:t xml:space="preserve"> and ending on</w:t>
        </w:r>
      </w:ins>
      <w:ins w:id="106" w:author="Kanz, Abraham" w:date="2021-07-21T18:28:00Z">
        <w:r w:rsidR="00C7320C">
          <w:rPr>
            <w:rFonts w:ascii="Times New Roman" w:hAnsi="Times New Roman" w:cs="Times New Roman"/>
            <w:sz w:val="24"/>
            <w:szCs w:val="24"/>
          </w:rPr>
          <w:t xml:space="preserve"> July 25</w:t>
        </w:r>
      </w:ins>
      <w:ins w:id="107" w:author="Kanz, Abraham" w:date="2021-07-21T18:25:00Z">
        <w:r w:rsidR="00C7320C">
          <w:rPr>
            <w:rFonts w:ascii="Times New Roman" w:hAnsi="Times New Roman" w:cs="Times New Roman"/>
            <w:sz w:val="24"/>
            <w:szCs w:val="24"/>
          </w:rPr>
          <w:t>, 2019</w:t>
        </w:r>
      </w:ins>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(Kamler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w:t>
      </w:r>
      <w:r w:rsidR="002C4AFA">
        <w:rPr>
          <w:rFonts w:ascii="Times New Roman" w:hAnsi="Times New Roman" w:cs="Times New Roman"/>
          <w:sz w:val="24"/>
          <w:szCs w:val="24"/>
        </w:rPr>
        <w:t>F</w:t>
      </w:r>
      <w:r w:rsidRPr="00063AE2">
        <w:rPr>
          <w:rFonts w:ascii="Times New Roman" w:hAnsi="Times New Roman" w:cs="Times New Roman"/>
          <w:sz w:val="24"/>
          <w:szCs w:val="24"/>
        </w:rPr>
        <w:t>ish were</w:t>
      </w:r>
      <w:r w:rsidR="002C4AFA">
        <w:rPr>
          <w:rFonts w:ascii="Times New Roman" w:hAnsi="Times New Roman" w:cs="Times New Roman"/>
          <w:sz w:val="24"/>
          <w:szCs w:val="24"/>
        </w:rPr>
        <w:t xml:space="preserve"> then</w:t>
      </w:r>
      <w:r w:rsidRPr="00063AE2">
        <w:rPr>
          <w:rFonts w:ascii="Times New Roman" w:hAnsi="Times New Roman" w:cs="Times New Roman"/>
          <w:sz w:val="24"/>
          <w:szCs w:val="24"/>
        </w:rPr>
        <w:t xml:space="preserve"> released</w:t>
      </w:r>
      <w:r w:rsidRPr="003259A2">
        <w:rPr>
          <w:rFonts w:ascii="Times New Roman" w:hAnsi="Times New Roman" w:cs="Times New Roman"/>
          <w:sz w:val="24"/>
          <w:szCs w:val="24"/>
        </w:rPr>
        <w:t xml:space="preserv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w:t>
      </w:r>
      <w:r w:rsidR="002C4AFA">
        <w:rPr>
          <w:rFonts w:ascii="Times New Roman" w:hAnsi="Times New Roman" w:cs="Times New Roman"/>
          <w:sz w:val="24"/>
          <w:szCs w:val="24"/>
        </w:rPr>
        <w:t>species</w:t>
      </w:r>
      <w:ins w:id="108" w:author="Kanz, Abraham" w:date="2021-07-22T19:36:00Z">
        <w:r w:rsidR="00A814DA">
          <w:rPr>
            <w:rFonts w:ascii="Times New Roman" w:hAnsi="Times New Roman" w:cs="Times New Roman"/>
            <w:sz w:val="24"/>
            <w:szCs w:val="24"/>
          </w:rPr>
          <w:t xml:space="preserve"> and </w:t>
        </w:r>
      </w:ins>
      <w:del w:id="109" w:author="Kanz, Abraham" w:date="2021-07-22T19:36:00Z">
        <w:r w:rsidR="00614FA1" w:rsidRPr="00063AE2" w:rsidDel="00A814DA">
          <w:rPr>
            <w:rFonts w:ascii="Times New Roman" w:hAnsi="Times New Roman" w:cs="Times New Roman"/>
            <w:sz w:val="24"/>
            <w:szCs w:val="24"/>
          </w:rPr>
          <w:delText>,</w:delText>
        </w:r>
        <w:r w:rsidR="002C4AFA" w:rsidDel="00A814DA">
          <w:rPr>
            <w:rFonts w:ascii="Times New Roman" w:hAnsi="Times New Roman" w:cs="Times New Roman"/>
            <w:sz w:val="24"/>
            <w:szCs w:val="24"/>
          </w:rPr>
          <w:delText xml:space="preserve"> </w:delText>
        </w:r>
      </w:del>
      <w:r w:rsidR="002C4AFA">
        <w:rPr>
          <w:rFonts w:ascii="Times New Roman" w:hAnsi="Times New Roman" w:cs="Times New Roman"/>
          <w:sz w:val="24"/>
          <w:szCs w:val="24"/>
        </w:rPr>
        <w:t>the</w:t>
      </w:r>
      <w:r w:rsidR="00614FA1" w:rsidRPr="00063AE2">
        <w:rPr>
          <w:rFonts w:ascii="Times New Roman" w:hAnsi="Times New Roman" w:cs="Times New Roman"/>
          <w:sz w:val="24"/>
          <w:szCs w:val="24"/>
        </w:rPr>
        <w:t xml:space="preserve"> number of individuals sampled</w:t>
      </w:r>
      <w:del w:id="110" w:author="Kanz, Abraham" w:date="2021-07-22T19:36:00Z">
        <w:r w:rsidR="00614FA1" w:rsidRPr="00063AE2" w:rsidDel="00A814DA">
          <w:rPr>
            <w:rFonts w:ascii="Times New Roman" w:hAnsi="Times New Roman" w:cs="Times New Roman"/>
            <w:sz w:val="24"/>
            <w:szCs w:val="24"/>
          </w:rPr>
          <w:delText>, and the</w:delText>
        </w:r>
        <w:r w:rsidR="002C4AFA" w:rsidDel="00A814DA">
          <w:rPr>
            <w:rFonts w:ascii="Times New Roman" w:hAnsi="Times New Roman" w:cs="Times New Roman"/>
            <w:sz w:val="24"/>
            <w:szCs w:val="24"/>
          </w:rPr>
          <w:delText>ir</w:delText>
        </w:r>
        <w:r w:rsidR="00614FA1" w:rsidRPr="00063AE2" w:rsidDel="00A814DA">
          <w:rPr>
            <w:rFonts w:ascii="Times New Roman" w:hAnsi="Times New Roman" w:cs="Times New Roman"/>
            <w:sz w:val="24"/>
            <w:szCs w:val="24"/>
          </w:rPr>
          <w:delText xml:space="preserve"> </w:delText>
        </w:r>
        <w:r w:rsidR="00077F15" w:rsidDel="00A814DA">
          <w:rPr>
            <w:rFonts w:ascii="Times New Roman" w:hAnsi="Times New Roman" w:cs="Times New Roman"/>
            <w:sz w:val="24"/>
            <w:szCs w:val="24"/>
          </w:rPr>
          <w:delText>forag</w:delText>
        </w:r>
        <w:r w:rsidR="00614FA1" w:rsidRPr="00063AE2" w:rsidDel="00A814DA">
          <w:rPr>
            <w:rFonts w:ascii="Times New Roman" w:hAnsi="Times New Roman" w:cs="Times New Roman"/>
            <w:sz w:val="24"/>
            <w:szCs w:val="24"/>
          </w:rPr>
          <w:delText>ing domains</w:delText>
        </w:r>
      </w:del>
      <w:r w:rsidR="00614FA1" w:rsidRPr="00063AE2">
        <w:rPr>
          <w:rFonts w:ascii="Times New Roman" w:hAnsi="Times New Roman" w:cs="Times New Roman"/>
          <w:sz w:val="24"/>
          <w:szCs w:val="24"/>
        </w:rPr>
        <w:t xml:space="preserve"> </w:t>
      </w:r>
      <w:r w:rsidR="00AB163C">
        <w:rPr>
          <w:rFonts w:ascii="Times New Roman" w:hAnsi="Times New Roman" w:cs="Times New Roman"/>
          <w:sz w:val="24"/>
          <w:szCs w:val="24"/>
        </w:rPr>
        <w:t xml:space="preserve">are </w:t>
      </w:r>
      <w:r w:rsidR="002C4AFA">
        <w:rPr>
          <w:rFonts w:ascii="Times New Roman" w:hAnsi="Times New Roman" w:cs="Times New Roman"/>
          <w:sz w:val="24"/>
          <w:szCs w:val="24"/>
        </w:rPr>
        <w:t xml:space="preserve">summarized </w:t>
      </w:r>
      <w:r w:rsidR="00614FA1" w:rsidRPr="00063AE2">
        <w:rPr>
          <w:rFonts w:ascii="Times New Roman" w:hAnsi="Times New Roman" w:cs="Times New Roman"/>
          <w:sz w:val="24"/>
          <w:szCs w:val="24"/>
        </w:rPr>
        <w:t>i</w:t>
      </w:r>
      <w:r w:rsidR="00614FA1">
        <w:rPr>
          <w:rFonts w:ascii="Times New Roman" w:hAnsi="Times New Roman" w:cs="Times New Roman"/>
          <w:sz w:val="24"/>
          <w:szCs w:val="24"/>
        </w:rPr>
        <w:t xml:space="preserve">n </w:t>
      </w:r>
      <w:ins w:id="111" w:author="Kanz, Abraham" w:date="2021-07-20T19:39:00Z">
        <w:r w:rsidR="00D952C1">
          <w:rPr>
            <w:rFonts w:ascii="Times New Roman" w:hAnsi="Times New Roman" w:cs="Times New Roman"/>
            <w:sz w:val="24"/>
            <w:szCs w:val="24"/>
          </w:rPr>
          <w:t>Table</w:t>
        </w:r>
      </w:ins>
      <w:del w:id="112" w:author="Kanz, Abraham" w:date="2021-07-20T19:39:00Z">
        <w:r w:rsidR="00614FA1" w:rsidRPr="00063AE2" w:rsidDel="00D952C1">
          <w:rPr>
            <w:rFonts w:ascii="Times New Roman" w:hAnsi="Times New Roman" w:cs="Times New Roman"/>
            <w:sz w:val="24"/>
            <w:szCs w:val="24"/>
          </w:rPr>
          <w:delText>Fig.</w:delText>
        </w:r>
      </w:del>
      <w:r w:rsidR="00614FA1" w:rsidRPr="00063AE2">
        <w:rPr>
          <w:rFonts w:ascii="Times New Roman" w:hAnsi="Times New Roman" w:cs="Times New Roman"/>
          <w:sz w:val="24"/>
          <w:szCs w:val="24"/>
        </w:rPr>
        <w:t xml:space="preserve"> 1.</w:t>
      </w:r>
    </w:p>
    <w:p w14:paraId="3D0E9312" w14:textId="40C3C657"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lastRenderedPageBreak/>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Prey were further classified as aquatic or terrestrial (based on their larval habitat) and as either a consumer or non-consumer, indicating their trophic status in aquatic food webs. Pupae and adult stages of aquatic insects along with all terrestrial insects were classified as non-consumers, while aquatic larvae were classified as consumers.</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All p</w:t>
      </w:r>
      <w:r w:rsidR="002C4AFA">
        <w:rPr>
          <w:rFonts w:ascii="Times New Roman" w:hAnsi="Times New Roman" w:cs="Times New Roman"/>
          <w:sz w:val="24"/>
          <w:szCs w:val="24"/>
        </w:rPr>
        <w:t>rey</w:t>
      </w:r>
      <w:r w:rsidR="00D86B30">
        <w:rPr>
          <w:rFonts w:ascii="Times New Roman" w:hAnsi="Times New Roman" w:cs="Times New Roman"/>
          <w:sz w:val="24"/>
          <w:szCs w:val="24"/>
        </w:rPr>
        <w:t xml:space="preserve"> in a sample</w:t>
      </w:r>
      <w:r w:rsidR="002C4AFA">
        <w:rPr>
          <w:rFonts w:ascii="Times New Roman" w:hAnsi="Times New Roman" w:cs="Times New Roman"/>
          <w:sz w:val="24"/>
          <w:szCs w:val="24"/>
        </w:rPr>
        <w:t xml:space="preserve"> were enumerated and</w:t>
      </w:r>
      <w:r w:rsidR="00D86B30">
        <w:rPr>
          <w:rFonts w:ascii="Times New Roman" w:hAnsi="Times New Roman" w:cs="Times New Roman"/>
          <w:sz w:val="24"/>
          <w:szCs w:val="24"/>
        </w:rPr>
        <w:t xml:space="preserve"> a</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 xml:space="preserve">subset (up to 10 individuals per sample) was </w:t>
      </w:r>
      <w:r w:rsidR="002C4AFA">
        <w:rPr>
          <w:rFonts w:ascii="Times New Roman" w:hAnsi="Times New Roman" w:cs="Times New Roman"/>
          <w:sz w:val="24"/>
          <w:szCs w:val="24"/>
        </w:rPr>
        <w:t xml:space="preserve">estimated for dry mass (mg) using length-mass regressions (Benke et al. 1999). </w:t>
      </w:r>
      <w:r w:rsidR="00D86B30">
        <w:rPr>
          <w:rFonts w:ascii="Times New Roman" w:hAnsi="Times New Roman" w:cs="Times New Roman"/>
          <w:sz w:val="24"/>
          <w:szCs w:val="24"/>
        </w:rPr>
        <w:t xml:space="preserve">For taxa that were not whole specimens, we were unable to measure lengths. In those cases, we used mass estimates from whole specimens obtained from different studies in the same region </w:t>
      </w:r>
      <w:ins w:id="113" w:author="Kanz, Abraham" w:date="2021-07-22T19:21:00Z">
        <w:r w:rsidR="00C51E7F">
          <w:rPr>
            <w:rFonts w:ascii="Times New Roman" w:hAnsi="Times New Roman" w:cs="Times New Roman"/>
            <w:sz w:val="24"/>
            <w:szCs w:val="24"/>
          </w:rPr>
          <w:t xml:space="preserve">and estimated from a distribution </w:t>
        </w:r>
      </w:ins>
      <w:r w:rsidR="00D86B30">
        <w:rPr>
          <w:rFonts w:ascii="Times New Roman" w:hAnsi="Times New Roman" w:cs="Times New Roman"/>
          <w:sz w:val="24"/>
          <w:szCs w:val="24"/>
        </w:rPr>
        <w:t xml:space="preserve">(Warmbold 2016, Wesner et al. 2020). We then multiplied the mean individual dry mass of each prey taxon by the number of individuals in a sample to generate an estimate of sample dry mass. </w:t>
      </w:r>
    </w:p>
    <w:p w14:paraId="00000028" w14:textId="2C0B6127"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2C4AFA">
        <w:rPr>
          <w:rFonts w:ascii="Times New Roman" w:eastAsia="Times New Roman" w:hAnsi="Times New Roman" w:cs="Times New Roman"/>
          <w:sz w:val="24"/>
          <w:szCs w:val="24"/>
        </w:rPr>
        <w:t xml:space="preserve">whether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ins w:id="114" w:author="Kanz, Abraham" w:date="2021-07-22T19:27:00Z">
        <w:r w:rsidR="00063F8F">
          <w:rPr>
            <w:rFonts w:ascii="Times New Roman" w:eastAsia="Times New Roman" w:hAnsi="Times New Roman" w:cs="Times New Roman"/>
            <w:sz w:val="24"/>
            <w:szCs w:val="24"/>
          </w:rPr>
          <w:t>insects</w:t>
        </w:r>
      </w:ins>
      <w:del w:id="115" w:author="Kanz, Abraham" w:date="2021-07-22T19:27:00Z">
        <w:r w:rsidR="0015567A" w:rsidDel="00063F8F">
          <w:rPr>
            <w:rFonts w:ascii="Times New Roman" w:eastAsia="Times New Roman" w:hAnsi="Times New Roman" w:cs="Times New Roman"/>
            <w:sz w:val="24"/>
            <w:szCs w:val="24"/>
          </w:rPr>
          <w:delText>chironomid</w:delText>
        </w:r>
        <w:r w:rsidDel="00063F8F">
          <w:rPr>
            <w:rFonts w:ascii="Times New Roman" w:eastAsia="Times New Roman" w:hAnsi="Times New Roman" w:cs="Times New Roman"/>
            <w:sz w:val="24"/>
            <w:szCs w:val="24"/>
          </w:rPr>
          <w:delText xml:space="preserve">s </w:delText>
        </w:r>
      </w:del>
      <w:ins w:id="116" w:author="Kanz, Abraham" w:date="2021-07-22T19:27:00Z">
        <w:r w:rsidR="00063F8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to also increase. </w:t>
      </w:r>
      <w:bookmarkStart w:id="117"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118"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118"/>
      <w:r>
        <w:rPr>
          <w:rFonts w:ascii="Times New Roman" w:eastAsia="Times New Roman" w:hAnsi="Times New Roman" w:cs="Times New Roman"/>
          <w:sz w:val="24"/>
          <w:szCs w:val="24"/>
        </w:rPr>
        <w:t>Samples were frozen upon collection</w:t>
      </w:r>
      <w:bookmarkEnd w:id="117"/>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ins w:id="119" w:author="Kanz, Abraham" w:date="2021-07-22T19:40:00Z">
        <w:r w:rsidR="00F93505">
          <w:rPr>
            <w:rFonts w:ascii="Times New Roman" w:eastAsia="Times New Roman" w:hAnsi="Times New Roman" w:cs="Times New Roman"/>
            <w:sz w:val="24"/>
            <w:szCs w:val="24"/>
          </w:rPr>
          <w:t xml:space="preserve">Emergence estimates from these traps were averaged over the number of days they </w:t>
        </w:r>
      </w:ins>
      <w:ins w:id="120" w:author="Kanz, Abraham" w:date="2021-07-22T19:41:00Z">
        <w:r w:rsidR="00F93505">
          <w:rPr>
            <w:rFonts w:ascii="Times New Roman" w:eastAsia="Times New Roman" w:hAnsi="Times New Roman" w:cs="Times New Roman"/>
            <w:sz w:val="24"/>
            <w:szCs w:val="24"/>
          </w:rPr>
          <w:t xml:space="preserve">were deployed (3 or 4 days). </w:t>
        </w:r>
      </w:ins>
    </w:p>
    <w:p w14:paraId="00000029" w14:textId="60D74F76" w:rsidR="00C85381" w:rsidDel="00063F8F" w:rsidRDefault="00077F15">
      <w:pPr>
        <w:spacing w:after="0" w:line="480" w:lineRule="auto"/>
        <w:ind w:firstLine="720"/>
        <w:rPr>
          <w:del w:id="121" w:author="Kanz, Abraham" w:date="2021-07-22T19:27:00Z"/>
          <w:rFonts w:ascii="Times New Roman" w:eastAsia="Times New Roman" w:hAnsi="Times New Roman" w:cs="Times New Roman"/>
          <w:sz w:val="24"/>
          <w:szCs w:val="24"/>
        </w:rPr>
      </w:pPr>
      <w:del w:id="122" w:author="Kanz, Abraham" w:date="2021-07-22T19:27:00Z">
        <w:r w:rsidDel="00063F8F">
          <w:rPr>
            <w:rFonts w:ascii="Times New Roman" w:eastAsia="Times New Roman" w:hAnsi="Times New Roman" w:cs="Times New Roman"/>
            <w:sz w:val="24"/>
            <w:szCs w:val="24"/>
          </w:rPr>
          <w:delText>Forag</w:delText>
        </w:r>
        <w:r w:rsidR="000911F1" w:rsidDel="00063F8F">
          <w:rPr>
            <w:rFonts w:ascii="Times New Roman" w:eastAsia="Times New Roman" w:hAnsi="Times New Roman" w:cs="Times New Roman"/>
            <w:sz w:val="24"/>
            <w:szCs w:val="24"/>
          </w:rPr>
          <w:delText xml:space="preserve">ing domain of fishes was assigned based on previous literature studies of each species in our dataset </w:delText>
        </w:r>
        <w:r w:rsidR="004D08DC" w:rsidDel="00063F8F">
          <w:rPr>
            <w:rFonts w:ascii="Times New Roman" w:eastAsia="Times New Roman" w:hAnsi="Times New Roman" w:cs="Times New Roman"/>
            <w:sz w:val="24"/>
            <w:szCs w:val="24"/>
          </w:rPr>
          <w:delText xml:space="preserve">(Poff and Allan 1995, Ross 2013). We used three categories of </w:delText>
        </w:r>
        <w:r w:rsidDel="00063F8F">
          <w:rPr>
            <w:rFonts w:ascii="Times New Roman" w:eastAsia="Times New Roman" w:hAnsi="Times New Roman" w:cs="Times New Roman"/>
            <w:sz w:val="24"/>
            <w:szCs w:val="24"/>
          </w:rPr>
          <w:delText>forag</w:delText>
        </w:r>
        <w:r w:rsidR="004D08DC" w:rsidDel="00063F8F">
          <w:rPr>
            <w:rFonts w:ascii="Times New Roman" w:eastAsia="Times New Roman" w:hAnsi="Times New Roman" w:cs="Times New Roman"/>
            <w:sz w:val="24"/>
            <w:szCs w:val="24"/>
          </w:rPr>
          <w:delText xml:space="preserve">ing domain to classify fishes within this study: surface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Del="00063F8F">
          <w:rPr>
            <w:rFonts w:ascii="Times New Roman" w:eastAsia="Times New Roman" w:hAnsi="Times New Roman" w:cs="Times New Roman"/>
            <w:sz w:val="24"/>
            <w:szCs w:val="24"/>
          </w:rPr>
          <w:delText>e</w:delText>
        </w:r>
        <w:r w:rsidR="004D08DC" w:rsidDel="00063F8F">
          <w:rPr>
            <w:rFonts w:ascii="Times New Roman" w:eastAsia="Times New Roman" w:hAnsi="Times New Roman" w:cs="Times New Roman"/>
            <w:sz w:val="24"/>
            <w:szCs w:val="24"/>
          </w:rPr>
          <w:delText xml:space="preserve">rs, intermediate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Del="00063F8F">
          <w:rPr>
            <w:rFonts w:ascii="Times New Roman" w:eastAsia="Times New Roman" w:hAnsi="Times New Roman" w:cs="Times New Roman"/>
            <w:sz w:val="24"/>
            <w:szCs w:val="24"/>
          </w:rPr>
          <w:delText>er</w:delText>
        </w:r>
        <w:r w:rsidR="004D08DC" w:rsidDel="00063F8F">
          <w:rPr>
            <w:rFonts w:ascii="Times New Roman" w:eastAsia="Times New Roman" w:hAnsi="Times New Roman" w:cs="Times New Roman"/>
            <w:sz w:val="24"/>
            <w:szCs w:val="24"/>
          </w:rPr>
          <w:delText xml:space="preserve">s, and benthic </w:delText>
        </w:r>
        <w:r w:rsidDel="00063F8F">
          <w:rPr>
            <w:rFonts w:ascii="Times New Roman" w:eastAsia="Times New Roman" w:hAnsi="Times New Roman" w:cs="Times New Roman"/>
            <w:sz w:val="24"/>
            <w:szCs w:val="24"/>
          </w:rPr>
          <w:lastRenderedPageBreak/>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Surface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w:delText>
        </w:r>
        <w:r w:rsidR="00A3352C" w:rsidDel="00063F8F">
          <w:rPr>
            <w:rFonts w:ascii="Times New Roman" w:eastAsia="Times New Roman" w:hAnsi="Times New Roman" w:cs="Times New Roman"/>
            <w:sz w:val="24"/>
            <w:szCs w:val="24"/>
          </w:rPr>
          <w:delText>were</w:delText>
        </w:r>
        <w:r w:rsidR="004D08DC" w:rsidDel="00063F8F">
          <w:rPr>
            <w:rFonts w:ascii="Times New Roman" w:eastAsia="Times New Roman" w:hAnsi="Times New Roman" w:cs="Times New Roman"/>
            <w:sz w:val="24"/>
            <w:szCs w:val="24"/>
          </w:rPr>
          <w:delText xml:space="preserve"> fish that feed primarily at the surface or within approximately the top half of the water column. </w:delText>
        </w:r>
        <w:bookmarkStart w:id="123" w:name="_Hlk49157527"/>
        <w:r w:rsidR="004D08DC" w:rsidDel="00063F8F">
          <w:rPr>
            <w:rFonts w:ascii="Times New Roman" w:eastAsia="Times New Roman" w:hAnsi="Times New Roman" w:cs="Times New Roman"/>
            <w:sz w:val="24"/>
            <w:szCs w:val="24"/>
          </w:rPr>
          <w:delText xml:space="preserve">Intermediate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4D08DC" w:rsidDel="00063F8F">
          <w:rPr>
            <w:rFonts w:ascii="Times New Roman" w:eastAsia="Times New Roman" w:hAnsi="Times New Roman" w:cs="Times New Roman"/>
            <w:sz w:val="24"/>
            <w:szCs w:val="24"/>
          </w:rPr>
          <w:delText xml:space="preserve">ers </w:delText>
        </w:r>
        <w:r w:rsidR="00A3352C" w:rsidDel="00063F8F">
          <w:rPr>
            <w:rFonts w:ascii="Times New Roman" w:eastAsia="Times New Roman" w:hAnsi="Times New Roman" w:cs="Times New Roman"/>
            <w:sz w:val="24"/>
            <w:szCs w:val="24"/>
          </w:rPr>
          <w:delText>were fish</w:delText>
        </w:r>
        <w:r w:rsidR="004D08DC" w:rsidDel="00063F8F">
          <w:rPr>
            <w:rFonts w:ascii="Times New Roman" w:eastAsia="Times New Roman" w:hAnsi="Times New Roman" w:cs="Times New Roman"/>
            <w:sz w:val="24"/>
            <w:szCs w:val="24"/>
          </w:rPr>
          <w:delText xml:space="preserve"> that will feed approximately equally between the surface, benthos, and water column</w:delText>
        </w:r>
        <w:r w:rsidR="00366574" w:rsidDel="00063F8F">
          <w:rPr>
            <w:rFonts w:ascii="Times New Roman" w:eastAsia="Times New Roman" w:hAnsi="Times New Roman" w:cs="Times New Roman"/>
            <w:sz w:val="24"/>
            <w:szCs w:val="24"/>
          </w:rPr>
          <w:delText xml:space="preserve"> (this included piscivorous species)</w:delText>
        </w:r>
        <w:r w:rsidR="004D08DC" w:rsidDel="00063F8F">
          <w:rPr>
            <w:rFonts w:ascii="Times New Roman" w:eastAsia="Times New Roman" w:hAnsi="Times New Roman" w:cs="Times New Roman"/>
            <w:sz w:val="24"/>
            <w:szCs w:val="24"/>
          </w:rPr>
          <w:delText xml:space="preserve">. </w:delText>
        </w:r>
        <w:bookmarkEnd w:id="123"/>
        <w:r w:rsidR="00A3352C" w:rsidDel="00063F8F">
          <w:rPr>
            <w:rFonts w:ascii="Times New Roman" w:eastAsia="Times New Roman" w:hAnsi="Times New Roman" w:cs="Times New Roman"/>
            <w:sz w:val="24"/>
            <w:szCs w:val="24"/>
          </w:rPr>
          <w:delText>B</w:delText>
        </w:r>
        <w:r w:rsidR="00765F7E" w:rsidDel="00063F8F">
          <w:rPr>
            <w:rFonts w:ascii="Times New Roman" w:eastAsia="Times New Roman" w:hAnsi="Times New Roman" w:cs="Times New Roman"/>
            <w:sz w:val="24"/>
            <w:szCs w:val="24"/>
          </w:rPr>
          <w:delText xml:space="preserve">enthic </w:delText>
        </w:r>
        <w:r w:rsidDel="00063F8F">
          <w:rPr>
            <w:rFonts w:ascii="Times New Roman" w:eastAsia="Times New Roman" w:hAnsi="Times New Roman" w:cs="Times New Roman"/>
            <w:sz w:val="24"/>
            <w:szCs w:val="24"/>
          </w:rPr>
          <w:delText>f</w:delText>
        </w:r>
        <w:r w:rsidR="00115D0D" w:rsidDel="00063F8F">
          <w:rPr>
            <w:rFonts w:ascii="Times New Roman" w:eastAsia="Times New Roman" w:hAnsi="Times New Roman" w:cs="Times New Roman"/>
            <w:sz w:val="24"/>
            <w:szCs w:val="24"/>
          </w:rPr>
          <w:delText>eed</w:delText>
        </w:r>
        <w:r w:rsidR="00765F7E" w:rsidDel="00063F8F">
          <w:rPr>
            <w:rFonts w:ascii="Times New Roman" w:eastAsia="Times New Roman" w:hAnsi="Times New Roman" w:cs="Times New Roman"/>
            <w:sz w:val="24"/>
            <w:szCs w:val="24"/>
          </w:rPr>
          <w:delText>ers</w:delText>
        </w:r>
        <w:r w:rsidR="00A3352C" w:rsidDel="00063F8F">
          <w:rPr>
            <w:rFonts w:ascii="Times New Roman" w:eastAsia="Times New Roman" w:hAnsi="Times New Roman" w:cs="Times New Roman"/>
            <w:sz w:val="24"/>
            <w:szCs w:val="24"/>
          </w:rPr>
          <w:delText xml:space="preserve"> were</w:delText>
        </w:r>
        <w:r w:rsidR="00765F7E" w:rsidDel="00063F8F">
          <w:rPr>
            <w:rFonts w:ascii="Times New Roman" w:eastAsia="Times New Roman" w:hAnsi="Times New Roman" w:cs="Times New Roman"/>
            <w:sz w:val="24"/>
            <w:szCs w:val="24"/>
          </w:rPr>
          <w:delText xml:space="preserve"> fish that primarily feed at or near the benthos</w:delText>
        </w:r>
        <w:r w:rsidR="00614FA1" w:rsidDel="00063F8F">
          <w:rPr>
            <w:rFonts w:ascii="Times New Roman" w:eastAsia="Times New Roman" w:hAnsi="Times New Roman" w:cs="Times New Roman"/>
            <w:sz w:val="24"/>
            <w:szCs w:val="24"/>
          </w:rPr>
          <w:delText>.</w:delText>
        </w:r>
      </w:del>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p>
    <w:p w14:paraId="1FE0A071" w14:textId="6D2D5E3B" w:rsidR="00244DC6" w:rsidDel="00DD10FF" w:rsidRDefault="004D08DC" w:rsidP="000C55BA">
      <w:pPr>
        <w:spacing w:after="0" w:line="480" w:lineRule="auto"/>
        <w:rPr>
          <w:del w:id="124" w:author="Kanz, Abraham" w:date="2021-07-21T18:13: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whether the proportion of </w:t>
      </w:r>
      <w:ins w:id="125" w:author="Kanz, Abraham" w:date="2021-07-21T18:17:00Z">
        <w:r w:rsidR="00F6434C">
          <w:rPr>
            <w:rFonts w:ascii="Times New Roman" w:eastAsia="Times New Roman" w:hAnsi="Times New Roman" w:cs="Times New Roman"/>
            <w:sz w:val="24"/>
            <w:szCs w:val="24"/>
          </w:rPr>
          <w:t>each</w:t>
        </w:r>
      </w:ins>
      <w:del w:id="126" w:author="Kanz, Abraham" w:date="2021-07-21T18:17:00Z">
        <w:r w:rsidR="00244DC6" w:rsidDel="00F6434C">
          <w:rPr>
            <w:rFonts w:ascii="Times New Roman" w:eastAsia="Times New Roman" w:hAnsi="Times New Roman" w:cs="Times New Roman"/>
            <w:sz w:val="24"/>
            <w:szCs w:val="24"/>
          </w:rPr>
          <w:delText>terrestrial</w:delText>
        </w:r>
      </w:del>
      <w:r w:rsidR="003A1F4B">
        <w:rPr>
          <w:rFonts w:ascii="Times New Roman" w:eastAsia="Times New Roman" w:hAnsi="Times New Roman" w:cs="Times New Roman"/>
          <w:sz w:val="24"/>
          <w:szCs w:val="24"/>
        </w:rPr>
        <w:t xml:space="preserve"> prey</w:t>
      </w:r>
      <w:ins w:id="127" w:author="Kanz, Abraham" w:date="2021-07-21T18:17:00Z">
        <w:r w:rsidR="00F6434C">
          <w:rPr>
            <w:rFonts w:ascii="Times New Roman" w:eastAsia="Times New Roman" w:hAnsi="Times New Roman" w:cs="Times New Roman"/>
            <w:sz w:val="24"/>
            <w:szCs w:val="24"/>
          </w:rPr>
          <w:t xml:space="preserve"> stage</w:t>
        </w:r>
      </w:ins>
      <w:r w:rsidR="003A1F4B">
        <w:rPr>
          <w:rFonts w:ascii="Times New Roman" w:eastAsia="Times New Roman" w:hAnsi="Times New Roman" w:cs="Times New Roman"/>
          <w:sz w:val="24"/>
          <w:szCs w:val="24"/>
        </w:rPr>
        <w:t xml:space="preserve"> in diets varied across fish </w:t>
      </w:r>
      <w:ins w:id="128" w:author="Kanz, Abraham" w:date="2021-07-21T18:13:00Z">
        <w:r w:rsidR="00DD10FF">
          <w:rPr>
            <w:rFonts w:ascii="Times New Roman" w:eastAsia="Times New Roman" w:hAnsi="Times New Roman" w:cs="Times New Roman"/>
            <w:sz w:val="24"/>
            <w:szCs w:val="24"/>
          </w:rPr>
          <w:t>species</w:t>
        </w:r>
      </w:ins>
      <w:del w:id="129" w:author="Kanz, Abraham" w:date="2021-07-21T18:13:00Z">
        <w:r w:rsidR="00077F15" w:rsidDel="00DD10FF">
          <w:rPr>
            <w:rFonts w:ascii="Times New Roman" w:eastAsia="Times New Roman" w:hAnsi="Times New Roman" w:cs="Times New Roman"/>
            <w:sz w:val="24"/>
            <w:szCs w:val="24"/>
          </w:rPr>
          <w:delText>forag</w:delText>
        </w:r>
        <w:r w:rsidR="003A1F4B" w:rsidDel="00DD10FF">
          <w:rPr>
            <w:rFonts w:ascii="Times New Roman" w:eastAsia="Times New Roman" w:hAnsi="Times New Roman" w:cs="Times New Roman"/>
            <w:sz w:val="24"/>
            <w:szCs w:val="24"/>
          </w:rPr>
          <w:delText>ing domains</w:delText>
        </w:r>
      </w:del>
      <w:r w:rsidR="003A1F4B">
        <w:rPr>
          <w:rFonts w:ascii="Times New Roman" w:eastAsia="Times New Roman" w:hAnsi="Times New Roman" w:cs="Times New Roman"/>
          <w:sz w:val="24"/>
          <w:szCs w:val="24"/>
        </w:rPr>
        <w:t xml:space="preserve">, we fit a generalized linear mixed model with prey mass per stomach (mg dry mass) as the response variable, date, fish </w:t>
      </w:r>
      <w:ins w:id="130" w:author="Kanz, Abraham" w:date="2021-07-21T18:17:00Z">
        <w:r w:rsidR="00F6434C">
          <w:rPr>
            <w:rFonts w:ascii="Times New Roman" w:eastAsia="Times New Roman" w:hAnsi="Times New Roman" w:cs="Times New Roman"/>
            <w:sz w:val="24"/>
            <w:szCs w:val="24"/>
          </w:rPr>
          <w:t>species</w:t>
        </w:r>
      </w:ins>
      <w:del w:id="131" w:author="Kanz, Abraham" w:date="2021-07-21T18:17:00Z">
        <w:r w:rsidR="003A1F4B" w:rsidDel="00F6434C">
          <w:rPr>
            <w:rFonts w:ascii="Times New Roman" w:eastAsia="Times New Roman" w:hAnsi="Times New Roman" w:cs="Times New Roman"/>
            <w:sz w:val="24"/>
            <w:szCs w:val="24"/>
          </w:rPr>
          <w:delText>domain</w:delText>
        </w:r>
      </w:del>
      <w:r w:rsidR="003A1F4B">
        <w:rPr>
          <w:rFonts w:ascii="Times New Roman" w:eastAsia="Times New Roman" w:hAnsi="Times New Roman" w:cs="Times New Roman"/>
          <w:sz w:val="24"/>
          <w:szCs w:val="24"/>
        </w:rPr>
        <w:t xml:space="preserve">, </w:t>
      </w:r>
      <w:r w:rsidR="00101924">
        <w:rPr>
          <w:rFonts w:ascii="Times New Roman" w:eastAsia="Times New Roman" w:hAnsi="Times New Roman" w:cs="Times New Roman"/>
          <w:sz w:val="24"/>
          <w:szCs w:val="24"/>
        </w:rPr>
        <w:t xml:space="preserve">and prey </w:t>
      </w:r>
      <w:ins w:id="132" w:author="Kanz, Abraham" w:date="2021-07-21T18:18:00Z">
        <w:r w:rsidR="00F6434C">
          <w:rPr>
            <w:rFonts w:ascii="Times New Roman" w:eastAsia="Times New Roman" w:hAnsi="Times New Roman" w:cs="Times New Roman"/>
            <w:sz w:val="24"/>
            <w:szCs w:val="24"/>
          </w:rPr>
          <w:t>stage</w:t>
        </w:r>
      </w:ins>
      <w:del w:id="133" w:author="Kanz, Abraham" w:date="2021-07-21T18:17:00Z">
        <w:r w:rsidR="00101924" w:rsidDel="00F6434C">
          <w:rPr>
            <w:rFonts w:ascii="Times New Roman" w:eastAsia="Times New Roman" w:hAnsi="Times New Roman" w:cs="Times New Roman"/>
            <w:sz w:val="24"/>
            <w:szCs w:val="24"/>
          </w:rPr>
          <w:delText>origin</w:delText>
        </w:r>
      </w:del>
      <w:del w:id="134" w:author="Kanz, Abraham" w:date="2021-07-21T18:18:00Z">
        <w:r w:rsidR="00101924" w:rsidDel="00F6434C">
          <w:rPr>
            <w:rFonts w:ascii="Times New Roman" w:eastAsia="Times New Roman" w:hAnsi="Times New Roman" w:cs="Times New Roman"/>
            <w:sz w:val="24"/>
            <w:szCs w:val="24"/>
          </w:rPr>
          <w:delText xml:space="preserve"> (aquatic/terrestrial)</w:delText>
        </w:r>
      </w:del>
      <w:r w:rsidR="00101924">
        <w:rPr>
          <w:rFonts w:ascii="Times New Roman" w:eastAsia="Times New Roman" w:hAnsi="Times New Roman" w:cs="Times New Roman"/>
          <w:sz w:val="24"/>
          <w:szCs w:val="24"/>
        </w:rPr>
        <w:t xml:space="preserve">, </w:t>
      </w:r>
      <w:r w:rsidR="003A1F4B">
        <w:rPr>
          <w:rFonts w:ascii="Times New Roman" w:eastAsia="Times New Roman" w:hAnsi="Times New Roman" w:cs="Times New Roman"/>
          <w:sz w:val="24"/>
          <w:szCs w:val="24"/>
        </w:rPr>
        <w:t xml:space="preserve">and </w:t>
      </w:r>
      <w:ins w:id="135" w:author="Kanz, Abraham" w:date="2021-07-22T19:30:00Z">
        <w:r w:rsidR="00063F8F">
          <w:rPr>
            <w:rFonts w:ascii="Times New Roman" w:eastAsia="Times New Roman" w:hAnsi="Times New Roman" w:cs="Times New Roman"/>
            <w:sz w:val="24"/>
            <w:szCs w:val="24"/>
          </w:rPr>
          <w:t xml:space="preserve">all of </w:t>
        </w:r>
      </w:ins>
      <w:r w:rsidR="003A1F4B">
        <w:rPr>
          <w:rFonts w:ascii="Times New Roman" w:eastAsia="Times New Roman" w:hAnsi="Times New Roman" w:cs="Times New Roman"/>
          <w:sz w:val="24"/>
          <w:szCs w:val="24"/>
        </w:rPr>
        <w:t>their interactions as the predictor variables, and site</w:t>
      </w:r>
      <w:del w:id="136" w:author="Kanz, Abraham" w:date="2021-07-21T18:18:00Z">
        <w:r w:rsidR="003A1F4B" w:rsidDel="00F6434C">
          <w:rPr>
            <w:rFonts w:ascii="Times New Roman" w:eastAsia="Times New Roman" w:hAnsi="Times New Roman" w:cs="Times New Roman"/>
            <w:sz w:val="24"/>
            <w:szCs w:val="24"/>
          </w:rPr>
          <w:delText xml:space="preserve"> and fish species </w:delText>
        </w:r>
      </w:del>
      <w:del w:id="137" w:author="Kanz, Abraham" w:date="2021-07-22T19:31:00Z">
        <w:r w:rsidR="003A1F4B" w:rsidDel="00030503">
          <w:rPr>
            <w:rFonts w:ascii="Times New Roman" w:eastAsia="Times New Roman" w:hAnsi="Times New Roman" w:cs="Times New Roman"/>
            <w:sz w:val="24"/>
            <w:szCs w:val="24"/>
          </w:rPr>
          <w:delText>a</w:delText>
        </w:r>
      </w:del>
      <w:del w:id="138" w:author="Kanz, Abraham" w:date="2021-07-21T18:18:00Z">
        <w:r w:rsidR="003A1F4B" w:rsidDel="00F6434C">
          <w:rPr>
            <w:rFonts w:ascii="Times New Roman" w:eastAsia="Times New Roman" w:hAnsi="Times New Roman" w:cs="Times New Roman"/>
            <w:sz w:val="24"/>
            <w:szCs w:val="24"/>
          </w:rPr>
          <w:delText>s</w:delText>
        </w:r>
      </w:del>
      <w:ins w:id="139" w:author="Kanz, Abraham" w:date="2021-07-22T19:32:00Z">
        <w:r w:rsidR="00030503">
          <w:rPr>
            <w:rFonts w:ascii="Times New Roman" w:eastAsia="Times New Roman" w:hAnsi="Times New Roman" w:cs="Times New Roman"/>
            <w:sz w:val="24"/>
            <w:szCs w:val="24"/>
          </w:rPr>
          <w:t xml:space="preserve"> as a</w:t>
        </w:r>
      </w:ins>
      <w:r w:rsidR="003A1F4B">
        <w:rPr>
          <w:rFonts w:ascii="Times New Roman" w:eastAsia="Times New Roman" w:hAnsi="Times New Roman" w:cs="Times New Roman"/>
          <w:sz w:val="24"/>
          <w:szCs w:val="24"/>
        </w:rPr>
        <w:t xml:space="preserve"> random intercept</w:t>
      </w:r>
      <w:del w:id="140" w:author="Kanz, Abraham" w:date="2021-07-21T18:18:00Z">
        <w:r w:rsidR="003A1F4B" w:rsidDel="00F6434C">
          <w:rPr>
            <w:rFonts w:ascii="Times New Roman" w:eastAsia="Times New Roman" w:hAnsi="Times New Roman" w:cs="Times New Roman"/>
            <w:sz w:val="24"/>
            <w:szCs w:val="24"/>
          </w:rPr>
          <w:delText>s</w:delText>
        </w:r>
      </w:del>
      <w:r w:rsidR="003A1F4B">
        <w:rPr>
          <w:rFonts w:ascii="Times New Roman" w:eastAsia="Times New Roman" w:hAnsi="Times New Roman" w:cs="Times New Roman"/>
          <w:sz w:val="24"/>
          <w:szCs w:val="24"/>
        </w:rPr>
        <w:t>. We used a Gamma likelihood with a log link, since prey mass is a positive, continuous measure.</w:t>
      </w:r>
      <w:ins w:id="141" w:author="Kanz, Abraham" w:date="2021-07-21T18:13:00Z">
        <w:r w:rsidR="00DD10FF">
          <w:rPr>
            <w:rFonts w:ascii="Times New Roman" w:eastAsia="Times New Roman" w:hAnsi="Times New Roman" w:cs="Times New Roman"/>
            <w:sz w:val="24"/>
            <w:szCs w:val="24"/>
          </w:rPr>
          <w:t xml:space="preserve"> </w:t>
        </w:r>
      </w:ins>
      <w:del w:id="142" w:author="Kanz, Abraham" w:date="2021-07-21T18:13:00Z">
        <w:r w:rsidR="003A1F4B" w:rsidDel="00DD10FF">
          <w:rPr>
            <w:rFonts w:ascii="Times New Roman" w:eastAsia="Times New Roman" w:hAnsi="Times New Roman" w:cs="Times New Roman"/>
            <w:sz w:val="24"/>
            <w:szCs w:val="24"/>
          </w:rPr>
          <w:delText xml:space="preserve"> </w:delText>
        </w:r>
      </w:del>
    </w:p>
    <w:p w14:paraId="212A565E" w14:textId="6C0B0CB9" w:rsidR="000C55BA" w:rsidRDefault="00244DC6" w:rsidP="000C55BA">
      <w:pPr>
        <w:spacing w:after="0" w:line="480" w:lineRule="auto"/>
        <w:rPr>
          <w:rFonts w:ascii="Times New Roman" w:eastAsia="Times New Roman" w:hAnsi="Times New Roman" w:cs="Times New Roman"/>
          <w:sz w:val="24"/>
          <w:szCs w:val="24"/>
        </w:rPr>
      </w:pPr>
      <w:del w:id="143" w:author="Kanz, Abraham" w:date="2021-07-21T18:13:00Z">
        <w:r w:rsidDel="00DD10FF">
          <w:rPr>
            <w:rFonts w:ascii="Times New Roman" w:eastAsia="Times New Roman" w:hAnsi="Times New Roman" w:cs="Times New Roman"/>
            <w:sz w:val="24"/>
            <w:szCs w:val="24"/>
          </w:rPr>
          <w:tab/>
        </w:r>
      </w:del>
      <w:del w:id="144" w:author="Kanz, Abraham" w:date="2021-07-21T18:23:00Z">
        <w:r w:rsidDel="00C7320C">
          <w:rPr>
            <w:rFonts w:ascii="Times New Roman" w:eastAsia="Times New Roman" w:hAnsi="Times New Roman" w:cs="Times New Roman"/>
            <w:sz w:val="24"/>
            <w:szCs w:val="24"/>
          </w:rPr>
          <w:delText xml:space="preserve">To determine what fraction of aquatic prey were eaten in </w:delText>
        </w:r>
      </w:del>
      <w:del w:id="145" w:author="Kanz, Abraham" w:date="2021-07-21T18:10:00Z">
        <w:r w:rsidDel="00A16C96">
          <w:rPr>
            <w:rFonts w:ascii="Times New Roman" w:eastAsia="Times New Roman" w:hAnsi="Times New Roman" w:cs="Times New Roman"/>
            <w:sz w:val="24"/>
            <w:szCs w:val="24"/>
          </w:rPr>
          <w:delText>non-consumer</w:delText>
        </w:r>
      </w:del>
      <w:del w:id="146" w:author="Kanz, Abraham" w:date="2021-07-21T18:23:00Z">
        <w:r w:rsidDel="00C7320C">
          <w:rPr>
            <w:rFonts w:ascii="Times New Roman" w:eastAsia="Times New Roman" w:hAnsi="Times New Roman" w:cs="Times New Roman"/>
            <w:sz w:val="24"/>
            <w:szCs w:val="24"/>
          </w:rPr>
          <w:delText xml:space="preserve"> life-stage</w:delText>
        </w:r>
      </w:del>
      <w:del w:id="147" w:author="Kanz, Abraham" w:date="2021-07-21T18:10:00Z">
        <w:r w:rsidDel="00A16C96">
          <w:rPr>
            <w:rFonts w:ascii="Times New Roman" w:eastAsia="Times New Roman" w:hAnsi="Times New Roman" w:cs="Times New Roman"/>
            <w:sz w:val="24"/>
            <w:szCs w:val="24"/>
          </w:rPr>
          <w:delText>s</w:delText>
        </w:r>
      </w:del>
      <w:del w:id="148" w:author="Kanz, Abraham" w:date="2021-07-21T18:23:00Z">
        <w:r w:rsidDel="00C7320C">
          <w:rPr>
            <w:rFonts w:ascii="Times New Roman" w:eastAsia="Times New Roman" w:hAnsi="Times New Roman" w:cs="Times New Roman"/>
            <w:sz w:val="24"/>
            <w:szCs w:val="24"/>
          </w:rPr>
          <w:delText xml:space="preserve">, we used a similar model as above, but with prey </w:delText>
        </w:r>
      </w:del>
      <w:del w:id="149" w:author="Kanz, Abraham" w:date="2021-07-21T18:10:00Z">
        <w:r w:rsidDel="00A16C96">
          <w:rPr>
            <w:rFonts w:ascii="Times New Roman" w:eastAsia="Times New Roman" w:hAnsi="Times New Roman" w:cs="Times New Roman"/>
            <w:sz w:val="24"/>
            <w:szCs w:val="24"/>
          </w:rPr>
          <w:delText xml:space="preserve">consumer status </w:delText>
        </w:r>
      </w:del>
      <w:del w:id="150" w:author="Kanz, Abraham" w:date="2021-07-21T18:23:00Z">
        <w:r w:rsidDel="00C7320C">
          <w:rPr>
            <w:rFonts w:ascii="Times New Roman" w:eastAsia="Times New Roman" w:hAnsi="Times New Roman" w:cs="Times New Roman"/>
            <w:sz w:val="24"/>
            <w:szCs w:val="24"/>
          </w:rPr>
          <w:delText>(</w:delText>
        </w:r>
      </w:del>
      <w:del w:id="151" w:author="Kanz, Abraham" w:date="2021-07-21T18:10:00Z">
        <w:r w:rsidDel="00A16C96">
          <w:rPr>
            <w:rFonts w:ascii="Times New Roman" w:eastAsia="Times New Roman" w:hAnsi="Times New Roman" w:cs="Times New Roman"/>
            <w:sz w:val="24"/>
            <w:szCs w:val="24"/>
          </w:rPr>
          <w:delText>consumer/non-consumer</w:delText>
        </w:r>
      </w:del>
      <w:del w:id="152" w:author="Kanz, Abraham" w:date="2021-07-21T18:23:00Z">
        <w:r w:rsidDel="00C7320C">
          <w:rPr>
            <w:rFonts w:ascii="Times New Roman" w:eastAsia="Times New Roman" w:hAnsi="Times New Roman" w:cs="Times New Roman"/>
            <w:sz w:val="24"/>
            <w:szCs w:val="24"/>
          </w:rPr>
          <w:delText xml:space="preserve">) instead of prey origin. This model also contained only prey that were aquatic.  </w:delText>
        </w:r>
      </w:del>
      <w:r>
        <w:rPr>
          <w:rFonts w:ascii="Times New Roman" w:eastAsia="Times New Roman" w:hAnsi="Times New Roman" w:cs="Times New Roman"/>
          <w:sz w:val="24"/>
          <w:szCs w:val="24"/>
        </w:rPr>
        <w:t xml:space="preserve"> </w:t>
      </w:r>
    </w:p>
    <w:p w14:paraId="414FDCBD" w14:textId="7ED2D34D"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w:t>
      </w:r>
      <w:del w:id="153" w:author="Kanz, Abraham" w:date="2021-07-21T18:22:00Z">
        <w:r w:rsidR="00244DC6" w:rsidDel="00ED676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del w:id="154" w:author="Kanz, Abraham" w:date="2021-07-21T18:19:00Z">
        <w:r w:rsidR="000C55BA" w:rsidDel="00ED676F">
          <w:rPr>
            <w:rFonts w:ascii="Times New Roman" w:eastAsia="Times New Roman" w:hAnsi="Times New Roman" w:cs="Times New Roman"/>
            <w:sz w:val="24"/>
            <w:szCs w:val="24"/>
          </w:rPr>
          <w:delText xml:space="preserve">Finally, we fit similar models as above for each fish species (rather than for fish domain only). </w:delText>
        </w:r>
      </w:del>
      <w:r w:rsidR="00244DC6">
        <w:rPr>
          <w:rFonts w:ascii="Times New Roman" w:eastAsia="Times New Roman" w:hAnsi="Times New Roman" w:cs="Times New Roman"/>
          <w:sz w:val="24"/>
          <w:szCs w:val="24"/>
        </w:rPr>
        <w:t>We used the posterior distribution of each model to estimate derived quantities of both total prey mass per fish</w:t>
      </w:r>
      <w:del w:id="155" w:author="Kanz, Abraham" w:date="2021-07-21T18:21:00Z">
        <w:r w:rsidR="00244DC6" w:rsidDel="00ED676F">
          <w:rPr>
            <w:rFonts w:ascii="Times New Roman" w:eastAsia="Times New Roman" w:hAnsi="Times New Roman" w:cs="Times New Roman"/>
            <w:sz w:val="24"/>
            <w:szCs w:val="24"/>
          </w:rPr>
          <w:delText xml:space="preserve">, the proportion of prey that were terrestrial, </w:delText>
        </w:r>
      </w:del>
      <w:r w:rsidR="00244DC6">
        <w:rPr>
          <w:rFonts w:ascii="Times New Roman" w:eastAsia="Times New Roman" w:hAnsi="Times New Roman" w:cs="Times New Roman"/>
          <w:sz w:val="24"/>
          <w:szCs w:val="24"/>
        </w:rPr>
        <w:t xml:space="preserve">and the proportion of </w:t>
      </w:r>
      <w:del w:id="156" w:author="Kanz, Abraham" w:date="2021-07-21T18:22:00Z">
        <w:r w:rsidR="00244DC6" w:rsidDel="00ED676F">
          <w:rPr>
            <w:rFonts w:ascii="Times New Roman" w:eastAsia="Times New Roman" w:hAnsi="Times New Roman" w:cs="Times New Roman"/>
            <w:sz w:val="24"/>
            <w:szCs w:val="24"/>
          </w:rPr>
          <w:delText xml:space="preserve">aquatic </w:delText>
        </w:r>
      </w:del>
      <w:r w:rsidR="00244DC6">
        <w:rPr>
          <w:rFonts w:ascii="Times New Roman" w:eastAsia="Times New Roman" w:hAnsi="Times New Roman" w:cs="Times New Roman"/>
          <w:sz w:val="24"/>
          <w:szCs w:val="24"/>
        </w:rPr>
        <w:t xml:space="preserve">prey that were eaten </w:t>
      </w:r>
      <w:ins w:id="157" w:author="Kanz, Abraham" w:date="2021-07-21T18:21:00Z">
        <w:r w:rsidR="00ED676F">
          <w:rPr>
            <w:rFonts w:ascii="Times New Roman" w:eastAsia="Times New Roman" w:hAnsi="Times New Roman" w:cs="Times New Roman"/>
            <w:sz w:val="24"/>
            <w:szCs w:val="24"/>
          </w:rPr>
          <w:t xml:space="preserve">at each life stage </w:t>
        </w:r>
      </w:ins>
      <w:del w:id="158" w:author="Kanz, Abraham" w:date="2021-07-21T18:21:00Z">
        <w:r w:rsidR="00244DC6" w:rsidDel="00ED676F">
          <w:rPr>
            <w:rFonts w:ascii="Times New Roman" w:eastAsia="Times New Roman" w:hAnsi="Times New Roman" w:cs="Times New Roman"/>
            <w:sz w:val="24"/>
            <w:szCs w:val="24"/>
          </w:rPr>
          <w:delText xml:space="preserve">as non-consumers </w:delText>
        </w:r>
      </w:del>
      <w:r w:rsidR="00244DC6">
        <w:rPr>
          <w:rFonts w:ascii="Times New Roman" w:eastAsia="Times New Roman" w:hAnsi="Times New Roman" w:cs="Times New Roman"/>
          <w:sz w:val="24"/>
          <w:szCs w:val="24"/>
        </w:rPr>
        <w:t xml:space="preserve">for </w:t>
      </w:r>
      <w:ins w:id="159" w:author="Kanz, Abraham" w:date="2021-07-21T18:22:00Z">
        <w:r w:rsidR="00ED676F">
          <w:rPr>
            <w:rFonts w:ascii="Times New Roman" w:eastAsia="Times New Roman" w:hAnsi="Times New Roman" w:cs="Times New Roman"/>
            <w:sz w:val="24"/>
            <w:szCs w:val="24"/>
          </w:rPr>
          <w:t xml:space="preserve">each </w:t>
        </w:r>
      </w:ins>
      <w:r w:rsidR="00244DC6">
        <w:rPr>
          <w:rFonts w:ascii="Times New Roman" w:eastAsia="Times New Roman" w:hAnsi="Times New Roman" w:cs="Times New Roman"/>
          <w:sz w:val="24"/>
          <w:szCs w:val="24"/>
        </w:rPr>
        <w:t xml:space="preserve">fish </w:t>
      </w:r>
      <w:ins w:id="160" w:author="Kanz, Abraham" w:date="2021-07-21T18:19:00Z">
        <w:r w:rsidR="00ED676F">
          <w:rPr>
            <w:rFonts w:ascii="Times New Roman" w:eastAsia="Times New Roman" w:hAnsi="Times New Roman" w:cs="Times New Roman"/>
            <w:sz w:val="24"/>
            <w:szCs w:val="24"/>
          </w:rPr>
          <w:t>species</w:t>
        </w:r>
      </w:ins>
      <w:del w:id="161" w:author="Kanz, Abraham" w:date="2021-07-21T18:19:00Z">
        <w:r w:rsidR="00244DC6" w:rsidDel="00ED676F">
          <w:rPr>
            <w:rFonts w:ascii="Times New Roman" w:eastAsia="Times New Roman" w:hAnsi="Times New Roman" w:cs="Times New Roman"/>
            <w:sz w:val="24"/>
            <w:szCs w:val="24"/>
          </w:rPr>
          <w:delText xml:space="preserve">foraging domains and for individual fish species. </w:delText>
        </w:r>
      </w:del>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w:t>
      </w:r>
      <w:del w:id="162" w:author="Kanz, Abraham" w:date="2021-07-22T19:46:00Z">
        <w:r w:rsidDel="00551D7F">
          <w:rPr>
            <w:rFonts w:ascii="Times New Roman" w:eastAsia="Times New Roman" w:hAnsi="Times New Roman" w:cs="Times New Roman"/>
            <w:sz w:val="24"/>
            <w:szCs w:val="24"/>
          </w:rPr>
          <w:delText xml:space="preserve"> the</w:delText>
        </w:r>
      </w:del>
      <w:r>
        <w:rPr>
          <w:rFonts w:ascii="Times New Roman" w:eastAsia="Times New Roman" w:hAnsi="Times New Roman" w:cs="Times New Roman"/>
          <w:sz w:val="24"/>
          <w:szCs w:val="24"/>
        </w:rPr>
        <w:t xml:space="preserv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 xml:space="preserve">as the </w:t>
      </w:r>
      <w:r w:rsidR="007F2466">
        <w:rPr>
          <w:rFonts w:ascii="Times New Roman" w:eastAsia="Times New Roman" w:hAnsi="Times New Roman" w:cs="Times New Roman"/>
          <w:sz w:val="24"/>
          <w:szCs w:val="24"/>
        </w:rPr>
        <w:lastRenderedPageBreak/>
        <w:t>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allowed us to determine whether our results were impacted by the lack of life-stage information available for some taxa in the complete dataset, since chironomids are relatively easy to differentiate by life stage (larva, pupa, adult) and hence feeding stage (larvae feed in aquatic food webs, pupae and adults do not).</w:t>
      </w:r>
    </w:p>
    <w:p w14:paraId="0000002E" w14:textId="51AB9486"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(Bürkner,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r w:rsidR="004D08DC">
        <w:rPr>
          <w:rFonts w:ascii="Times New Roman" w:eastAsia="Times New Roman" w:hAnsi="Times New Roman" w:cs="Times New Roman"/>
          <w:i/>
          <w:sz w:val="24"/>
          <w:szCs w:val="24"/>
        </w:rPr>
        <w:t>rstan</w:t>
      </w:r>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A02511">
        <w:rPr>
          <w:rFonts w:ascii="Times New Roman" w:eastAsia="Times New Roman" w:hAnsi="Times New Roman" w:cs="Times New Roman"/>
          <w:sz w:val="24"/>
          <w:szCs w:val="24"/>
        </w:rPr>
        <w:t xml:space="preserve"> (Figures S2-4)</w:t>
      </w:r>
      <w:r w:rsidR="004E2518">
        <w:rPr>
          <w:rFonts w:ascii="Times New Roman" w:eastAsia="Times New Roman" w:hAnsi="Times New Roman" w:cs="Times New Roman"/>
          <w:sz w:val="24"/>
          <w:szCs w:val="24"/>
        </w:rPr>
        <w:t>.</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73E43189"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r>
        <w:rPr>
          <w:rFonts w:ascii="Times New Roman" w:eastAsia="Times New Roman" w:hAnsi="Times New Roman" w:cs="Times New Roman"/>
          <w:i/>
          <w:sz w:val="24"/>
          <w:szCs w:val="24"/>
        </w:rPr>
        <w:t>Semotilus atromaculatus</w:t>
      </w:r>
      <w:r>
        <w:rPr>
          <w:rFonts w:ascii="Times New Roman" w:eastAsia="Times New Roman" w:hAnsi="Times New Roman" w:cs="Times New Roman"/>
          <w:sz w:val="24"/>
          <w:szCs w:val="24"/>
        </w:rPr>
        <w:t xml:space="preserve">) was the most commonly sampled fish (n = 95 samples), followed by Johnny </w:t>
      </w:r>
      <w:r>
        <w:rPr>
          <w:rFonts w:ascii="Times New Roman" w:eastAsia="Times New Roman" w:hAnsi="Times New Roman" w:cs="Times New Roman"/>
          <w:sz w:val="24"/>
          <w:szCs w:val="24"/>
        </w:rPr>
        <w:lastRenderedPageBreak/>
        <w:t>Darter (</w:t>
      </w:r>
      <w:r>
        <w:rPr>
          <w:rFonts w:ascii="Times New Roman" w:eastAsia="Times New Roman" w:hAnsi="Times New Roman" w:cs="Times New Roman"/>
          <w:i/>
          <w:sz w:val="24"/>
          <w:szCs w:val="24"/>
        </w:rPr>
        <w:t>Etheostoma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Ictiobus cyprinellus</w:t>
      </w:r>
      <w:r>
        <w:rPr>
          <w:rFonts w:ascii="Times New Roman" w:eastAsia="Times New Roman" w:hAnsi="Times New Roman" w:cs="Times New Roman"/>
          <w:sz w:val="24"/>
          <w:szCs w:val="24"/>
        </w:rPr>
        <w:t xml:space="preserve">, n = 73). </w:t>
      </w:r>
      <w:del w:id="163" w:author="Kanz, Abraham" w:date="2021-07-22T19:36:00Z">
        <w:r w:rsidDel="0009136C">
          <w:rPr>
            <w:rFonts w:ascii="Times New Roman" w:eastAsia="Times New Roman" w:hAnsi="Times New Roman" w:cs="Times New Roman"/>
            <w:sz w:val="24"/>
            <w:szCs w:val="24"/>
          </w:rPr>
          <w:delText xml:space="preserve">Among foraging </w:delText>
        </w:r>
        <w:r w:rsidR="00077F15" w:rsidDel="0009136C">
          <w:rPr>
            <w:rFonts w:ascii="Times New Roman" w:eastAsia="Times New Roman" w:hAnsi="Times New Roman" w:cs="Times New Roman"/>
            <w:sz w:val="24"/>
            <w:szCs w:val="24"/>
          </w:rPr>
          <w:delText>domain</w:delText>
        </w:r>
        <w:r w:rsidDel="0009136C">
          <w:rPr>
            <w:rFonts w:ascii="Times New Roman" w:eastAsia="Times New Roman" w:hAnsi="Times New Roman" w:cs="Times New Roman"/>
            <w:sz w:val="24"/>
            <w:szCs w:val="24"/>
          </w:rPr>
          <w:delText>s, surface feeding fishes were the most commonly sampled (n = 265), followed by benthic fishes (n = 203) and intermediate fishes (n = 138) (Table 1).</w:delText>
        </w:r>
      </w:del>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55A9F3DE"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hironomids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of diets by abundance, biomass or occurrence. One exception was crayfish chelipods,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w:t>
      </w:r>
      <w:r w:rsidR="00F63CF0">
        <w:rPr>
          <w:rFonts w:ascii="Times New Roman" w:eastAsia="Times New Roman" w:hAnsi="Times New Roman" w:cs="Times New Roman"/>
          <w:sz w:val="24"/>
          <w:szCs w:val="24"/>
        </w:rPr>
        <w:t>5</w:t>
      </w:r>
      <w:r w:rsidR="003D12DA">
        <w:rPr>
          <w:rFonts w:ascii="Times New Roman" w:eastAsia="Times New Roman" w:hAnsi="Times New Roman" w:cs="Times New Roman"/>
          <w:sz w:val="24"/>
          <w:szCs w:val="24"/>
        </w:rPr>
        <w:t>)</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w:t>
      </w:r>
      <w:r w:rsidR="00A207E3">
        <w:rPr>
          <w:rFonts w:ascii="Times New Roman" w:eastAsia="Times New Roman" w:hAnsi="Times New Roman" w:cs="Times New Roman"/>
          <w:sz w:val="24"/>
          <w:szCs w:val="24"/>
        </w:rPr>
        <w:t>606</w:t>
      </w:r>
      <w:r w:rsidR="00895A8E">
        <w:rPr>
          <w:rFonts w:ascii="Times New Roman" w:eastAsia="Times New Roman" w:hAnsi="Times New Roman" w:cs="Times New Roman"/>
          <w:sz w:val="24"/>
          <w:szCs w:val="24"/>
        </w:rPr>
        <w:t xml:space="preserve"> fish stomachs.</w:t>
      </w:r>
      <w:del w:id="164" w:author="Kanz, Abraham" w:date="2021-07-21T18:39:00Z">
        <w:r w:rsidR="00B935F8" w:rsidDel="00823C14">
          <w:rPr>
            <w:rFonts w:ascii="Times New Roman" w:eastAsia="Times New Roman" w:hAnsi="Times New Roman" w:cs="Times New Roman"/>
            <w:sz w:val="24"/>
            <w:szCs w:val="24"/>
          </w:rPr>
          <w:delText xml:space="preserve"> Insecta were the dominant prey class, making up </w:delText>
        </w:r>
        <w:r w:rsidR="00FD00F3" w:rsidDel="00823C14">
          <w:rPr>
            <w:rFonts w:ascii="Times New Roman" w:eastAsia="Times New Roman" w:hAnsi="Times New Roman" w:cs="Times New Roman"/>
            <w:sz w:val="24"/>
            <w:szCs w:val="24"/>
          </w:rPr>
          <w:delText>75%</w:delText>
        </w:r>
        <w:r w:rsidR="0098111B" w:rsidDel="00823C14">
          <w:rPr>
            <w:rFonts w:ascii="Times New Roman" w:eastAsia="Times New Roman" w:hAnsi="Times New Roman" w:cs="Times New Roman"/>
            <w:sz w:val="24"/>
            <w:szCs w:val="24"/>
          </w:rPr>
          <w:delText>,</w:delText>
        </w:r>
        <w:r w:rsidR="00FD00F3" w:rsidDel="00823C14">
          <w:rPr>
            <w:rFonts w:ascii="Times New Roman" w:eastAsia="Times New Roman" w:hAnsi="Times New Roman" w:cs="Times New Roman"/>
            <w:sz w:val="24"/>
            <w:szCs w:val="24"/>
          </w:rPr>
          <w:delText xml:space="preserve"> 61%</w:delText>
        </w:r>
        <w:r w:rsidR="0098111B" w:rsidDel="00823C14">
          <w:rPr>
            <w:rFonts w:ascii="Times New Roman" w:eastAsia="Times New Roman" w:hAnsi="Times New Roman" w:cs="Times New Roman"/>
            <w:sz w:val="24"/>
            <w:szCs w:val="24"/>
          </w:rPr>
          <w:delText>, and 76%</w:delText>
        </w:r>
        <w:r w:rsidR="00FD00F3" w:rsidDel="00823C14">
          <w:rPr>
            <w:rFonts w:ascii="Times New Roman" w:eastAsia="Times New Roman" w:hAnsi="Times New Roman" w:cs="Times New Roman"/>
            <w:sz w:val="24"/>
            <w:szCs w:val="24"/>
          </w:rPr>
          <w:delText xml:space="preserve"> of diet</w:delText>
        </w:r>
        <w:r w:rsidR="0098111B" w:rsidDel="00823C14">
          <w:rPr>
            <w:rFonts w:ascii="Times New Roman" w:eastAsia="Times New Roman" w:hAnsi="Times New Roman" w:cs="Times New Roman"/>
            <w:sz w:val="24"/>
            <w:szCs w:val="24"/>
          </w:rPr>
          <w:delText>s</w:delText>
        </w:r>
        <w:r w:rsidR="00FD00F3" w:rsidDel="00823C14">
          <w:rPr>
            <w:rFonts w:ascii="Times New Roman" w:eastAsia="Times New Roman" w:hAnsi="Times New Roman" w:cs="Times New Roman"/>
            <w:sz w:val="24"/>
            <w:szCs w:val="24"/>
          </w:rPr>
          <w:delText xml:space="preserve"> by abundance</w:delText>
        </w:r>
        <w:r w:rsidR="0098111B" w:rsidDel="00823C14">
          <w:rPr>
            <w:rFonts w:ascii="Times New Roman" w:eastAsia="Times New Roman" w:hAnsi="Times New Roman" w:cs="Times New Roman"/>
            <w:sz w:val="24"/>
            <w:szCs w:val="24"/>
          </w:rPr>
          <w:delText xml:space="preserve">, </w:delText>
        </w:r>
        <w:r w:rsidR="00FD00F3" w:rsidDel="00823C14">
          <w:rPr>
            <w:rFonts w:ascii="Times New Roman" w:eastAsia="Times New Roman" w:hAnsi="Times New Roman" w:cs="Times New Roman"/>
            <w:sz w:val="24"/>
            <w:szCs w:val="24"/>
          </w:rPr>
          <w:delText>biomass,</w:delText>
        </w:r>
        <w:r w:rsidR="0098111B" w:rsidDel="00823C14">
          <w:rPr>
            <w:rFonts w:ascii="Times New Roman" w:eastAsia="Times New Roman" w:hAnsi="Times New Roman" w:cs="Times New Roman"/>
            <w:sz w:val="24"/>
            <w:szCs w:val="24"/>
          </w:rPr>
          <w:delText xml:space="preserve"> and occurrence,</w:delText>
        </w:r>
        <w:r w:rsidR="00FD00F3" w:rsidDel="00823C14">
          <w:rPr>
            <w:rFonts w:ascii="Times New Roman" w:eastAsia="Times New Roman" w:hAnsi="Times New Roman" w:cs="Times New Roman"/>
            <w:sz w:val="24"/>
            <w:szCs w:val="24"/>
          </w:rPr>
          <w:delText xml:space="preserve"> respectively.</w:delText>
        </w:r>
        <w:r w:rsidR="00FC45EB" w:rsidDel="00823C14">
          <w:rPr>
            <w:rFonts w:ascii="Times New Roman" w:eastAsia="Times New Roman" w:hAnsi="Times New Roman" w:cs="Times New Roman"/>
            <w:sz w:val="24"/>
            <w:szCs w:val="24"/>
          </w:rPr>
          <w:delText xml:space="preserve"> </w:delText>
        </w:r>
        <w:r w:rsidR="00CE71A0" w:rsidDel="00823C14">
          <w:rPr>
            <w:rFonts w:ascii="Times New Roman" w:eastAsia="Times New Roman" w:hAnsi="Times New Roman" w:cs="Times New Roman"/>
            <w:sz w:val="24"/>
            <w:szCs w:val="24"/>
          </w:rPr>
          <w:delText>No</w:delText>
        </w:r>
        <w:r w:rsidR="00FC45EB" w:rsidDel="00823C14">
          <w:rPr>
            <w:rFonts w:ascii="Times New Roman" w:eastAsia="Times New Roman" w:hAnsi="Times New Roman" w:cs="Times New Roman"/>
            <w:sz w:val="24"/>
            <w:szCs w:val="24"/>
          </w:rPr>
          <w:delText xml:space="preserve"> other prey </w:delText>
        </w:r>
      </w:del>
      <w:del w:id="165" w:author="Kanz, Abraham" w:date="2021-07-21T18:36:00Z">
        <w:r w:rsidR="00FC45EB" w:rsidDel="00823C14">
          <w:rPr>
            <w:rFonts w:ascii="Times New Roman" w:eastAsia="Times New Roman" w:hAnsi="Times New Roman" w:cs="Times New Roman"/>
            <w:sz w:val="24"/>
            <w:szCs w:val="24"/>
          </w:rPr>
          <w:delText>classes</w:delText>
        </w:r>
      </w:del>
      <w:del w:id="166" w:author="Kanz, Abraham" w:date="2021-07-21T18:39:00Z">
        <w:r w:rsidR="00FC45EB" w:rsidDel="00823C14">
          <w:rPr>
            <w:rFonts w:ascii="Times New Roman" w:eastAsia="Times New Roman" w:hAnsi="Times New Roman" w:cs="Times New Roman"/>
            <w:sz w:val="24"/>
            <w:szCs w:val="24"/>
          </w:rPr>
          <w:delText xml:space="preserve"> (n = 11</w:delText>
        </w:r>
      </w:del>
      <w:del w:id="167" w:author="Kanz, Abraham" w:date="2021-07-21T18:36:00Z">
        <w:r w:rsidR="00FC45EB" w:rsidDel="00823C14">
          <w:rPr>
            <w:rFonts w:ascii="Times New Roman" w:eastAsia="Times New Roman" w:hAnsi="Times New Roman" w:cs="Times New Roman"/>
            <w:sz w:val="24"/>
            <w:szCs w:val="24"/>
          </w:rPr>
          <w:delText xml:space="preserve"> classes</w:delText>
        </w:r>
      </w:del>
      <w:del w:id="168" w:author="Kanz, Abraham" w:date="2021-07-21T18:39:00Z">
        <w:r w:rsidR="00FC45EB" w:rsidDel="00823C14">
          <w:rPr>
            <w:rFonts w:ascii="Times New Roman" w:eastAsia="Times New Roman" w:hAnsi="Times New Roman" w:cs="Times New Roman"/>
            <w:sz w:val="24"/>
            <w:szCs w:val="24"/>
          </w:rPr>
          <w:delText>) made up more than 24% in any category.</w:delText>
        </w:r>
      </w:del>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6736E6E1"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Fish had a similar amount of prey mass in their stomachs, regardless of</w:t>
      </w:r>
      <w:del w:id="169" w:author="Kanz, Abraham" w:date="2021-07-22T19:37:00Z">
        <w:r w:rsidDel="0009136C">
          <w:rPr>
            <w:rFonts w:ascii="Times New Roman" w:eastAsia="Times New Roman" w:hAnsi="Times New Roman" w:cs="Times New Roman"/>
            <w:sz w:val="24"/>
            <w:szCs w:val="24"/>
          </w:rPr>
          <w:delText xml:space="preserve"> </w:delText>
        </w:r>
      </w:del>
      <w:ins w:id="170" w:author="Kanz, Abraham" w:date="2021-07-22T19:37:00Z">
        <w:r w:rsidR="0009136C">
          <w:rPr>
            <w:rFonts w:ascii="Times New Roman" w:eastAsia="Times New Roman" w:hAnsi="Times New Roman" w:cs="Times New Roman"/>
            <w:sz w:val="24"/>
            <w:szCs w:val="24"/>
          </w:rPr>
          <w:t xml:space="preserve"> species</w:t>
        </w:r>
      </w:ins>
      <w:del w:id="171" w:author="Kanz, Abraham" w:date="2021-07-22T19:37:00Z">
        <w:r w:rsidR="00077F15" w:rsidDel="0009136C">
          <w:rPr>
            <w:rFonts w:ascii="Times New Roman" w:eastAsia="Times New Roman" w:hAnsi="Times New Roman" w:cs="Times New Roman"/>
            <w:sz w:val="24"/>
            <w:szCs w:val="24"/>
          </w:rPr>
          <w:delText>forag</w:delText>
        </w:r>
        <w:r w:rsidDel="0009136C">
          <w:rPr>
            <w:rFonts w:ascii="Times New Roman" w:eastAsia="Times New Roman" w:hAnsi="Times New Roman" w:cs="Times New Roman"/>
            <w:sz w:val="24"/>
            <w:szCs w:val="24"/>
          </w:rPr>
          <w:delText xml:space="preserve">ing </w:delText>
        </w:r>
        <w:r w:rsidR="00D2349D" w:rsidDel="0009136C">
          <w:rPr>
            <w:rFonts w:ascii="Times New Roman" w:eastAsia="Times New Roman" w:hAnsi="Times New Roman" w:cs="Times New Roman"/>
            <w:sz w:val="24"/>
            <w:szCs w:val="24"/>
          </w:rPr>
          <w:delText>domain</w:delText>
        </w:r>
      </w:del>
      <w:r>
        <w:rPr>
          <w:rFonts w:ascii="Times New Roman" w:eastAsia="Times New Roman" w:hAnsi="Times New Roman" w:cs="Times New Roman"/>
          <w:sz w:val="24"/>
          <w:szCs w:val="24"/>
        </w:rPr>
        <w:t xml:space="preserve">, averaging </w:t>
      </w:r>
      <w:r w:rsidR="00ED6D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1 ± </w:t>
      </w:r>
      <w:r w:rsidR="00ED6D93">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w:t>
      </w:r>
      <w:r w:rsidR="00C771CF">
        <w:rPr>
          <w:rFonts w:ascii="Times New Roman" w:eastAsia="Times New Roman" w:hAnsi="Times New Roman" w:cs="Times New Roman"/>
          <w:sz w:val="24"/>
          <w:szCs w:val="24"/>
        </w:rPr>
        <w:t>di</w:t>
      </w:r>
      <w:r w:rsidR="00205DC8">
        <w:rPr>
          <w:rFonts w:ascii="Times New Roman" w:eastAsia="Times New Roman" w:hAnsi="Times New Roman" w:cs="Times New Roman"/>
          <w:sz w:val="24"/>
          <w:szCs w:val="24"/>
        </w:rPr>
        <w:t>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fish </w:t>
      </w:r>
      <w:r w:rsidR="00077F15">
        <w:rPr>
          <w:rFonts w:ascii="Times New Roman" w:eastAsia="Times New Roman" w:hAnsi="Times New Roman" w:cs="Times New Roman"/>
          <w:sz w:val="24"/>
          <w:szCs w:val="24"/>
        </w:rPr>
        <w:t>forag</w:t>
      </w:r>
      <w:r w:rsidR="002D1F76">
        <w:rPr>
          <w:rFonts w:ascii="Times New Roman" w:eastAsia="Times New Roman" w:hAnsi="Times New Roman" w:cs="Times New Roman"/>
          <w:sz w:val="24"/>
          <w:szCs w:val="24"/>
        </w:rPr>
        <w:t xml:space="preserve">ing domains </w:t>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w:t>
      </w:r>
      <w:ins w:id="172" w:author="Kanz, Abraham" w:date="2021-07-22T19:04:00Z">
        <w:r w:rsidR="007C1C53">
          <w:rPr>
            <w:rFonts w:ascii="Times New Roman" w:eastAsia="Times New Roman" w:hAnsi="Times New Roman" w:cs="Times New Roman"/>
            <w:sz w:val="24"/>
            <w:szCs w:val="24"/>
          </w:rPr>
          <w:t xml:space="preserve"> proportion of chironomids in each life stage</w:t>
        </w:r>
      </w:ins>
      <w:r w:rsidR="00205DC8">
        <w:rPr>
          <w:rFonts w:ascii="Times New Roman" w:eastAsia="Times New Roman" w:hAnsi="Times New Roman" w:cs="Times New Roman"/>
          <w:sz w:val="24"/>
          <w:szCs w:val="24"/>
        </w:rPr>
        <w:t xml:space="preserve"> </w:t>
      </w:r>
      <w:del w:id="173" w:author="Kanz, Abraham" w:date="2021-07-22T19:04:00Z">
        <w:r w:rsidR="00205DC8" w:rsidDel="007C1C53">
          <w:rPr>
            <w:rFonts w:ascii="Times New Roman" w:eastAsia="Times New Roman" w:hAnsi="Times New Roman" w:cs="Times New Roman"/>
            <w:sz w:val="24"/>
            <w:szCs w:val="24"/>
          </w:rPr>
          <w:delText xml:space="preserve">likely trophic impact of this feeding </w:delText>
        </w:r>
      </w:del>
      <w:r w:rsidR="00205DC8">
        <w:rPr>
          <w:rFonts w:ascii="Times New Roman" w:eastAsia="Times New Roman" w:hAnsi="Times New Roman" w:cs="Times New Roman"/>
          <w:sz w:val="24"/>
          <w:szCs w:val="24"/>
        </w:rPr>
        <w:t>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w:t>
      </w:r>
      <w:ins w:id="174" w:author="Kanz, Abraham" w:date="2021-07-22T19:05:00Z">
        <w:r w:rsidR="002372A9">
          <w:rPr>
            <w:rFonts w:ascii="Times New Roman" w:eastAsia="Times New Roman" w:hAnsi="Times New Roman" w:cs="Times New Roman"/>
            <w:sz w:val="24"/>
            <w:szCs w:val="24"/>
          </w:rPr>
          <w:t xml:space="preserve"> </w:t>
        </w:r>
      </w:ins>
      <w:del w:id="175" w:author="Kanz, Abraham" w:date="2021-07-22T19:04:00Z">
        <w:r w:rsidR="00205DC8" w:rsidDel="007C1C53">
          <w:rPr>
            <w:rFonts w:ascii="Times New Roman" w:eastAsia="Times New Roman" w:hAnsi="Times New Roman" w:cs="Times New Roman"/>
            <w:sz w:val="24"/>
            <w:szCs w:val="24"/>
          </w:rPr>
          <w:delText xml:space="preserve"> </w:delText>
        </w:r>
      </w:del>
      <w:ins w:id="176" w:author="Kanz, Abraham" w:date="2021-07-22T19:04:00Z">
        <w:r w:rsidR="007C1C53">
          <w:rPr>
            <w:rFonts w:ascii="Times New Roman" w:eastAsia="Times New Roman" w:hAnsi="Times New Roman" w:cs="Times New Roman"/>
            <w:sz w:val="24"/>
            <w:szCs w:val="24"/>
          </w:rPr>
          <w:t>species</w:t>
        </w:r>
      </w:ins>
      <w:del w:id="177" w:author="Kanz, Abraham" w:date="2021-07-22T19:04:00Z">
        <w:r w:rsidR="00077F15" w:rsidDel="007C1C53">
          <w:rPr>
            <w:rFonts w:ascii="Times New Roman" w:eastAsia="Times New Roman" w:hAnsi="Times New Roman" w:cs="Times New Roman"/>
            <w:sz w:val="24"/>
            <w:szCs w:val="24"/>
          </w:rPr>
          <w:delText>forag</w:delText>
        </w:r>
        <w:r w:rsidR="00150B72" w:rsidDel="007C1C53">
          <w:rPr>
            <w:rFonts w:ascii="Times New Roman" w:eastAsia="Times New Roman" w:hAnsi="Times New Roman" w:cs="Times New Roman"/>
            <w:sz w:val="24"/>
            <w:szCs w:val="24"/>
          </w:rPr>
          <w:delText>ing domains</w:delText>
        </w:r>
      </w:del>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285BF9">
        <w:rPr>
          <w:rFonts w:ascii="Times New Roman" w:eastAsia="Times New Roman" w:hAnsi="Times New Roman" w:cs="Times New Roman"/>
          <w:sz w:val="24"/>
          <w:szCs w:val="24"/>
        </w:rPr>
        <w:t>F</w:t>
      </w:r>
      <w:r w:rsidR="00C511B2">
        <w:rPr>
          <w:rFonts w:ascii="Times New Roman" w:eastAsia="Times New Roman" w:hAnsi="Times New Roman" w:cs="Times New Roman"/>
          <w:sz w:val="24"/>
          <w:szCs w:val="24"/>
        </w:rPr>
        <w:t>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xml:space="preserve">, 12 </w:t>
      </w:r>
      <w:r w:rsidR="00350BBB">
        <w:rPr>
          <w:rFonts w:ascii="Times New Roman" w:eastAsia="Times New Roman" w:hAnsi="Times New Roman" w:cs="Times New Roman"/>
          <w:sz w:val="24"/>
          <w:szCs w:val="24"/>
        </w:rPr>
        <w:t>to 14</w:t>
      </w:r>
      <w:r w:rsidR="00C511B2">
        <w:rPr>
          <w:rFonts w:ascii="Times New Roman" w:eastAsia="Times New Roman" w:hAnsi="Times New Roman" w:cs="Times New Roman"/>
          <w:sz w:val="24"/>
          <w:szCs w:val="24"/>
        </w:rPr>
        <w:t xml:space="preserve">% of their diets were terrestrial with averages exceeding 20% for four species (Figure 2b). In comparison, terrestrial prey made up only </w:t>
      </w:r>
      <w:r w:rsidR="00350BBB">
        <w:rPr>
          <w:rFonts w:ascii="Times New Roman" w:eastAsia="Times New Roman" w:hAnsi="Times New Roman" w:cs="Times New Roman"/>
          <w:sz w:val="24"/>
          <w:szCs w:val="24"/>
        </w:rPr>
        <w:t>3</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w:t>
      </w:r>
      <w:r w:rsidR="00427E37">
        <w:rPr>
          <w:rFonts w:ascii="Times New Roman" w:eastAsia="Times New Roman" w:hAnsi="Times New Roman" w:cs="Times New Roman"/>
          <w:sz w:val="24"/>
          <w:szCs w:val="24"/>
        </w:rPr>
        <w:t>, with a &gt;99% probability that inter</w:t>
      </w:r>
      <w:r w:rsidR="001C5C55">
        <w:rPr>
          <w:rFonts w:ascii="Times New Roman" w:eastAsia="Times New Roman" w:hAnsi="Times New Roman" w:cs="Times New Roman"/>
          <w:sz w:val="24"/>
          <w:szCs w:val="24"/>
        </w:rPr>
        <w:t>mediate and surface-feeding fish had a higher fraction of terrestrial prey than benthic fish</w:t>
      </w:r>
      <w:r w:rsidR="00C511B2">
        <w:rPr>
          <w:rFonts w:ascii="Times New Roman" w:eastAsia="Times New Roman" w:hAnsi="Times New Roman" w:cs="Times New Roman"/>
          <w:sz w:val="24"/>
          <w:szCs w:val="24"/>
        </w:rPr>
        <w:t xml:space="preserve">. These differences remained for the fraction of aquatic prey eaten in non-consumer life-stages, with </w:t>
      </w:r>
      <w:r w:rsidR="00FC6E0D">
        <w:rPr>
          <w:rFonts w:ascii="Times New Roman" w:eastAsia="Times New Roman" w:hAnsi="Times New Roman" w:cs="Times New Roman"/>
          <w:sz w:val="24"/>
          <w:szCs w:val="24"/>
        </w:rPr>
        <w:t xml:space="preserve">8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w:t>
      </w:r>
      <w:r w:rsidR="00FC6E0D">
        <w:rPr>
          <w:rFonts w:ascii="Times New Roman" w:eastAsia="Times New Roman" w:hAnsi="Times New Roman" w:cs="Times New Roman"/>
          <w:sz w:val="24"/>
          <w:szCs w:val="24"/>
        </w:rPr>
        <w:t xml:space="preserve">10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 xml:space="preserve">as </w:t>
      </w:r>
      <w:r w:rsidR="00205DC8">
        <w:rPr>
          <w:rFonts w:ascii="Times New Roman" w:eastAsia="Times New Roman" w:hAnsi="Times New Roman" w:cs="Times New Roman"/>
          <w:sz w:val="24"/>
          <w:szCs w:val="24"/>
        </w:rPr>
        <w:t>non-consumers</w:t>
      </w:r>
      <w:r w:rsidR="00C511B2">
        <w:rPr>
          <w:rFonts w:ascii="Times New Roman" w:eastAsia="Times New Roman" w:hAnsi="Times New Roman" w:cs="Times New Roman"/>
          <w:sz w:val="24"/>
          <w:szCs w:val="24"/>
        </w:rPr>
        <w:t xml:space="preserve"> for </w:t>
      </w:r>
      <w:r w:rsidR="00C511B2">
        <w:rPr>
          <w:rFonts w:ascii="Times New Roman" w:eastAsia="Times New Roman" w:hAnsi="Times New Roman" w:cs="Times New Roman"/>
          <w:sz w:val="24"/>
          <w:szCs w:val="24"/>
        </w:rPr>
        <w:lastRenderedPageBreak/>
        <w:t>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w:t>
      </w:r>
      <w:del w:id="178" w:author="Kanz, Abraham" w:date="2021-07-21T18:44:00Z">
        <w:r w:rsidR="00C511B2" w:rsidDel="00053225">
          <w:rPr>
            <w:rFonts w:ascii="Times New Roman" w:eastAsia="Times New Roman" w:hAnsi="Times New Roman" w:cs="Times New Roman"/>
            <w:sz w:val="24"/>
            <w:szCs w:val="24"/>
          </w:rPr>
          <w:delText xml:space="preserve"> was</w:delText>
        </w:r>
      </w:del>
      <w:r w:rsidR="00C511B2">
        <w:rPr>
          <w:rFonts w:ascii="Times New Roman" w:eastAsia="Times New Roman" w:hAnsi="Times New Roman" w:cs="Times New Roman"/>
          <w:sz w:val="24"/>
          <w:szCs w:val="24"/>
        </w:rPr>
        <w:t xml:space="preserve"> exceeded 20% for two species (</w:t>
      </w:r>
      <w:r w:rsidR="00C511B2">
        <w:rPr>
          <w:rFonts w:ascii="Times New Roman" w:eastAsia="Times New Roman" w:hAnsi="Times New Roman" w:cs="Times New Roman"/>
          <w:i/>
          <w:sz w:val="24"/>
          <w:szCs w:val="24"/>
        </w:rPr>
        <w:t xml:space="preserve">Luxilus cornutus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Notropis stramineus</w:t>
      </w:r>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 xml:space="preserve">only 1 ± </w:t>
      </w:r>
      <w:r w:rsidR="00FC6E0D">
        <w:rPr>
          <w:rFonts w:ascii="Times New Roman" w:eastAsia="Times New Roman" w:hAnsi="Times New Roman" w:cs="Times New Roman"/>
          <w:sz w:val="24"/>
          <w:szCs w:val="24"/>
        </w:rPr>
        <w:t>0.5</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There was a &gt;99%</w:t>
      </w:r>
      <w:r w:rsidR="001C5C55">
        <w:rPr>
          <w:rFonts w:ascii="Times New Roman" w:eastAsia="Times New Roman" w:hAnsi="Times New Roman" w:cs="Times New Roman"/>
          <w:sz w:val="24"/>
          <w:szCs w:val="24"/>
        </w:rPr>
        <w:t xml:space="preserve"> probability that</w:t>
      </w:r>
      <w:r w:rsidR="00786AAA">
        <w:rPr>
          <w:rFonts w:ascii="Times New Roman" w:eastAsia="Times New Roman" w:hAnsi="Times New Roman" w:cs="Times New Roman"/>
          <w:sz w:val="24"/>
          <w:szCs w:val="24"/>
        </w:rPr>
        <w:t xml:space="preserve"> </w:t>
      </w:r>
      <w:r w:rsidR="00D864F2">
        <w:rPr>
          <w:rFonts w:ascii="Times New Roman" w:eastAsia="Times New Roman" w:hAnsi="Times New Roman" w:cs="Times New Roman"/>
          <w:sz w:val="24"/>
          <w:szCs w:val="24"/>
        </w:rPr>
        <w:t>intermediate and surface-feeding fish</w:t>
      </w:r>
      <w:r w:rsidR="001C5C55">
        <w:rPr>
          <w:rFonts w:ascii="Times New Roman" w:eastAsia="Times New Roman" w:hAnsi="Times New Roman" w:cs="Times New Roman"/>
          <w:sz w:val="24"/>
          <w:szCs w:val="24"/>
        </w:rPr>
        <w:t xml:space="preserve"> had a higher fraction of </w:t>
      </w:r>
      <w:r w:rsidR="00033F2D">
        <w:rPr>
          <w:rFonts w:ascii="Times New Roman" w:eastAsia="Times New Roman" w:hAnsi="Times New Roman" w:cs="Times New Roman"/>
          <w:sz w:val="24"/>
          <w:szCs w:val="24"/>
        </w:rPr>
        <w:t>non-consumer</w:t>
      </w:r>
      <w:r w:rsidR="001C5C55">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786AAA">
        <w:rPr>
          <w:rFonts w:ascii="Times New Roman" w:eastAsia="Times New Roman" w:hAnsi="Times New Roman" w:cs="Times New Roman"/>
          <w:sz w:val="24"/>
          <w:szCs w:val="24"/>
        </w:rPr>
        <w:t xml:space="preserve">ing domains eat a higher proportion of prey in </w:t>
      </w:r>
      <w:r w:rsidR="00033F2D">
        <w:rPr>
          <w:rFonts w:ascii="Times New Roman" w:eastAsia="Times New Roman" w:hAnsi="Times New Roman" w:cs="Times New Roman"/>
          <w:sz w:val="24"/>
          <w:szCs w:val="24"/>
        </w:rPr>
        <w:t>non-consumer</w:t>
      </w:r>
      <w:r w:rsidR="00AF2A64">
        <w:rPr>
          <w:rFonts w:ascii="Times New Roman" w:eastAsia="Times New Roman" w:hAnsi="Times New Roman" w:cs="Times New Roman"/>
          <w:sz w:val="24"/>
          <w:szCs w:val="24"/>
        </w:rPr>
        <w:t xml:space="preserve">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7D9C20A6" w:rsidR="00C85381" w:rsidRDefault="00285BF9"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Dietary p</w:t>
      </w:r>
      <w:r w:rsidR="00786AAA">
        <w:rPr>
          <w:rFonts w:ascii="Times New Roman" w:eastAsia="Times New Roman" w:hAnsi="Times New Roman" w:cs="Times New Roman"/>
          <w:sz w:val="24"/>
          <w:szCs w:val="24"/>
        </w:rPr>
        <w:t xml:space="preserve">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sidR="00786AAA">
        <w:rPr>
          <w:rFonts w:ascii="Times New Roman" w:eastAsia="Times New Roman" w:hAnsi="Times New Roman" w:cs="Times New Roman"/>
          <w:sz w:val="24"/>
          <w:szCs w:val="24"/>
        </w:rPr>
        <w:t>five collection dates</w:t>
      </w:r>
      <w:r w:rsidR="00B109F9">
        <w:rPr>
          <w:rFonts w:ascii="Times New Roman" w:eastAsia="Times New Roman" w:hAnsi="Times New Roman" w:cs="Times New Roman"/>
          <w:sz w:val="24"/>
          <w:szCs w:val="24"/>
        </w:rPr>
        <w:t xml:space="preserve"> more than 20% of their prey were non-consumers</w:t>
      </w:r>
      <w:r w:rsidR="00786AAA">
        <w:rPr>
          <w:rFonts w:ascii="Times New Roman" w:eastAsia="Times New Roman" w:hAnsi="Times New Roman" w:cs="Times New Roman"/>
          <w:sz w:val="24"/>
          <w:szCs w:val="24"/>
        </w:rPr>
        <w:t>,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w:t>
      </w:r>
      <w:r w:rsidR="00B109F9">
        <w:rPr>
          <w:rFonts w:ascii="Times New Roman" w:eastAsia="Times New Roman" w:hAnsi="Times New Roman" w:cs="Times New Roman"/>
          <w:sz w:val="24"/>
          <w:szCs w:val="24"/>
        </w:rPr>
        <w:t xml:space="preserve"> on any date</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3B5083EE" w14:textId="72C922A2" w:rsidR="00FF579C"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analysis was restricted to just chironomid prey, the results were similar to those above</w:t>
      </w:r>
      <w:r w:rsidR="00FF579C">
        <w:rPr>
          <w:rFonts w:ascii="Times New Roman" w:eastAsia="Times New Roman" w:hAnsi="Times New Roman" w:cs="Times New Roman"/>
          <w:sz w:val="24"/>
          <w:szCs w:val="24"/>
        </w:rPr>
        <w:t xml:space="preserve"> with fish generally eating a similar</w:t>
      </w:r>
      <w:r w:rsidR="00445C9C">
        <w:rPr>
          <w:rFonts w:ascii="Times New Roman" w:eastAsia="Times New Roman" w:hAnsi="Times New Roman" w:cs="Times New Roman"/>
          <w:sz w:val="24"/>
          <w:szCs w:val="24"/>
        </w:rPr>
        <w:t xml:space="preserve"> amount of chironomids over time (Figure 3b), </w:t>
      </w:r>
      <w:r w:rsidR="008D5049">
        <w:rPr>
          <w:rFonts w:ascii="Times New Roman" w:eastAsia="Times New Roman" w:hAnsi="Times New Roman" w:cs="Times New Roman"/>
          <w:sz w:val="24"/>
          <w:szCs w:val="24"/>
        </w:rPr>
        <w:t>averaging 9 mg DM per stomach, with 95% CrI ranging from 0.4 to 41 mg DM</w:t>
      </w:r>
      <w:r w:rsidR="00445C9C">
        <w:rPr>
          <w:rFonts w:ascii="Times New Roman" w:eastAsia="Times New Roman" w:hAnsi="Times New Roman" w:cs="Times New Roman"/>
          <w:sz w:val="24"/>
          <w:szCs w:val="24"/>
        </w:rPr>
        <w:t>.</w:t>
      </w:r>
      <w:r w:rsidR="00FF579C">
        <w:rPr>
          <w:rFonts w:ascii="Times New Roman" w:eastAsia="Times New Roman" w:hAnsi="Times New Roman" w:cs="Times New Roman"/>
          <w:sz w:val="24"/>
          <w:szCs w:val="24"/>
        </w:rPr>
        <w:t xml:space="preserve"> On</w:t>
      </w:r>
      <w:ins w:id="179" w:author="Kanz, Abraham" w:date="2021-07-20T19:29:00Z">
        <w:r w:rsidR="00BA1A16">
          <w:rPr>
            <w:rFonts w:ascii="Times New Roman" w:eastAsia="Times New Roman" w:hAnsi="Times New Roman" w:cs="Times New Roman"/>
            <w:sz w:val="24"/>
            <w:szCs w:val="24"/>
          </w:rPr>
          <w:t>e</w:t>
        </w:r>
      </w:ins>
      <w:r w:rsidR="00FF579C">
        <w:rPr>
          <w:rFonts w:ascii="Times New Roman" w:eastAsia="Times New Roman" w:hAnsi="Times New Roman" w:cs="Times New Roman"/>
          <w:sz w:val="24"/>
          <w:szCs w:val="24"/>
        </w:rPr>
        <w:t xml:space="preserve"> exception was </w:t>
      </w:r>
      <w:r w:rsidR="00FF579C">
        <w:rPr>
          <w:rFonts w:ascii="Times New Roman" w:eastAsia="Times New Roman" w:hAnsi="Times New Roman" w:cs="Times New Roman"/>
          <w:i/>
          <w:sz w:val="24"/>
          <w:szCs w:val="24"/>
        </w:rPr>
        <w:t>Etheostoma nigrum</w:t>
      </w:r>
      <w:r w:rsidR="00FF579C">
        <w:rPr>
          <w:rFonts w:ascii="Times New Roman" w:eastAsia="Times New Roman" w:hAnsi="Times New Roman" w:cs="Times New Roman"/>
          <w:sz w:val="24"/>
          <w:szCs w:val="24"/>
        </w:rPr>
        <w:t>, a benthic fish that ate 20-30 times more chironomid biomass than any other fish species (Figure S</w:t>
      </w:r>
      <w:r w:rsidR="002A161C">
        <w:rPr>
          <w:rFonts w:ascii="Times New Roman" w:eastAsia="Times New Roman" w:hAnsi="Times New Roman" w:cs="Times New Roman"/>
          <w:sz w:val="24"/>
          <w:szCs w:val="24"/>
        </w:rPr>
        <w:t>6</w:t>
      </w:r>
      <w:r w:rsidR="00FF579C">
        <w:rPr>
          <w:rFonts w:ascii="Times New Roman" w:eastAsia="Times New Roman" w:hAnsi="Times New Roman" w:cs="Times New Roman"/>
          <w:sz w:val="24"/>
          <w:szCs w:val="24"/>
        </w:rPr>
        <w:t xml:space="preserve">b). </w:t>
      </w:r>
    </w:p>
    <w:p w14:paraId="53250574" w14:textId="41EA3314"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date (Figure 3d). In contrast, more than 10% of chironomids in intermediate or surface fish diets were pupae or adults on average (Figure </w:t>
      </w:r>
      <w:r w:rsidR="004C33E9">
        <w:rPr>
          <w:rFonts w:ascii="Times New Roman" w:eastAsia="Times New Roman" w:hAnsi="Times New Roman" w:cs="Times New Roman"/>
          <w:sz w:val="24"/>
          <w:szCs w:val="24"/>
        </w:rPr>
        <w:t>3</w:t>
      </w:r>
      <w:r w:rsidR="008D5049">
        <w:rPr>
          <w:rFonts w:ascii="Times New Roman" w:eastAsia="Times New Roman" w:hAnsi="Times New Roman" w:cs="Times New Roman"/>
          <w:sz w:val="24"/>
          <w:szCs w:val="24"/>
        </w:rPr>
        <w:t xml:space="preserve">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32697B">
        <w:rPr>
          <w:rFonts w:ascii="Times New Roman" w:eastAsia="Times New Roman" w:hAnsi="Times New Roman" w:cs="Times New Roman"/>
          <w:sz w:val="24"/>
          <w:szCs w:val="24"/>
        </w:rPr>
        <w:t>)</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w:t>
      </w:r>
      <w:del w:id="180" w:author="Kanz, Abraham" w:date="2021-07-20T19:30:00Z">
        <w:r w:rsidR="008D5049" w:rsidDel="00BA1A16">
          <w:rPr>
            <w:rFonts w:ascii="Times New Roman" w:eastAsia="Times New Roman" w:hAnsi="Times New Roman" w:cs="Times New Roman"/>
            <w:sz w:val="24"/>
            <w:szCs w:val="24"/>
          </w:rPr>
          <w:delText xml:space="preserve"> per se</w:delText>
        </w:r>
      </w:del>
      <w:r w:rsidR="008D5049">
        <w:rPr>
          <w:rFonts w:ascii="Times New Roman" w:eastAsia="Times New Roman" w:hAnsi="Times New Roman" w:cs="Times New Roman"/>
          <w:sz w:val="24"/>
          <w:szCs w:val="24"/>
        </w:rPr>
        <w:t xml:space="preserv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536EAD14"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81" w:name="_Hlk48639332"/>
      <w:del w:id="182" w:author="Kanz, Abraham" w:date="2021-07-21T18:47:00Z">
        <w:r w:rsidR="00704A1A" w:rsidDel="009059B1">
          <w:rPr>
            <w:rFonts w:ascii="Times New Roman" w:eastAsia="Times New Roman" w:hAnsi="Times New Roman" w:cs="Times New Roman"/>
            <w:sz w:val="24"/>
            <w:szCs w:val="24"/>
          </w:rPr>
          <w:delText xml:space="preserve">Chironomids </w:delText>
        </w:r>
        <w:r w:rsidR="00DF0B16" w:rsidDel="009059B1">
          <w:rPr>
            <w:rFonts w:ascii="Times New Roman" w:eastAsia="Times New Roman" w:hAnsi="Times New Roman" w:cs="Times New Roman"/>
            <w:sz w:val="24"/>
            <w:szCs w:val="24"/>
          </w:rPr>
          <w:delText>made up ~ 93% of</w:delText>
        </w:r>
        <w:r w:rsidR="00704A1A" w:rsidDel="009059B1">
          <w:rPr>
            <w:rFonts w:ascii="Times New Roman" w:eastAsia="Times New Roman" w:hAnsi="Times New Roman" w:cs="Times New Roman"/>
            <w:sz w:val="24"/>
            <w:szCs w:val="24"/>
          </w:rPr>
          <w:delText xml:space="preserve"> </w:delText>
        </w:r>
        <w:r w:rsidR="00DF0B16" w:rsidDel="009059B1">
          <w:rPr>
            <w:rFonts w:ascii="Times New Roman" w:eastAsia="Times New Roman" w:hAnsi="Times New Roman" w:cs="Times New Roman"/>
            <w:sz w:val="24"/>
            <w:szCs w:val="24"/>
          </w:rPr>
          <w:delText xml:space="preserve">16,820 </w:delText>
        </w:r>
        <w:r w:rsidR="00704A1A" w:rsidDel="009059B1">
          <w:rPr>
            <w:rFonts w:ascii="Times New Roman" w:eastAsia="Times New Roman" w:hAnsi="Times New Roman" w:cs="Times New Roman"/>
            <w:sz w:val="24"/>
            <w:szCs w:val="24"/>
          </w:rPr>
          <w:delText>emergent insects collected in emergence traps.</w:delText>
        </w:r>
        <w:r w:rsidR="007A75F5" w:rsidDel="009059B1">
          <w:rPr>
            <w:rFonts w:ascii="Times New Roman" w:eastAsia="Times New Roman" w:hAnsi="Times New Roman" w:cs="Times New Roman"/>
            <w:sz w:val="24"/>
            <w:szCs w:val="24"/>
          </w:rPr>
          <w:delText xml:space="preserve"> Emergence ranged from</w:delText>
        </w:r>
        <w:r w:rsidR="00F66D3C" w:rsidDel="009059B1">
          <w:rPr>
            <w:rFonts w:ascii="Times New Roman" w:eastAsia="Times New Roman" w:hAnsi="Times New Roman" w:cs="Times New Roman"/>
            <w:sz w:val="24"/>
            <w:szCs w:val="24"/>
          </w:rPr>
          <w:delText xml:space="preserve"> ~0 to </w:delText>
        </w:r>
        <w:r w:rsidR="007E1102" w:rsidDel="009059B1">
          <w:rPr>
            <w:rFonts w:ascii="Times New Roman" w:eastAsia="Times New Roman" w:hAnsi="Times New Roman" w:cs="Times New Roman"/>
            <w:sz w:val="24"/>
            <w:szCs w:val="24"/>
          </w:rPr>
          <w:delText>350 individuals/d</w:delText>
        </w:r>
        <w:r w:rsidR="00BE6D50" w:rsidDel="009059B1">
          <w:rPr>
            <w:rFonts w:ascii="Times New Roman" w:eastAsia="Times New Roman" w:hAnsi="Times New Roman" w:cs="Times New Roman"/>
            <w:sz w:val="24"/>
            <w:szCs w:val="24"/>
          </w:rPr>
          <w:delText>ay</w:delText>
        </w:r>
        <w:r w:rsidR="007E1102" w:rsidDel="009059B1">
          <w:rPr>
            <w:rFonts w:ascii="Times New Roman" w:eastAsia="Times New Roman" w:hAnsi="Times New Roman" w:cs="Times New Roman"/>
            <w:sz w:val="24"/>
            <w:szCs w:val="24"/>
          </w:rPr>
          <w:delText>/m</w:delText>
        </w:r>
        <w:r w:rsidR="007E1102" w:rsidDel="009059B1">
          <w:rPr>
            <w:rFonts w:ascii="Times New Roman" w:eastAsia="Times New Roman" w:hAnsi="Times New Roman" w:cs="Times New Roman"/>
            <w:sz w:val="24"/>
            <w:szCs w:val="24"/>
            <w:vertAlign w:val="superscript"/>
          </w:rPr>
          <w:delText>2</w:delText>
        </w:r>
        <w:r w:rsidR="007E1102" w:rsidDel="009059B1">
          <w:rPr>
            <w:rFonts w:ascii="Times New Roman" w:eastAsia="Times New Roman" w:hAnsi="Times New Roman" w:cs="Times New Roman"/>
            <w:sz w:val="24"/>
            <w:szCs w:val="24"/>
          </w:rPr>
          <w:delText>.</w:delText>
        </w:r>
        <w:r w:rsidR="007A75F5" w:rsidDel="009059B1">
          <w:rPr>
            <w:rFonts w:ascii="Times New Roman" w:eastAsia="Times New Roman" w:hAnsi="Times New Roman" w:cs="Times New Roman"/>
            <w:sz w:val="24"/>
            <w:szCs w:val="24"/>
          </w:rPr>
          <w:delText xml:space="preserve"> </w:delText>
        </w:r>
        <w:bookmarkEnd w:id="181"/>
        <w:r w:rsidDel="009059B1">
          <w:rPr>
            <w:rFonts w:ascii="Times New Roman" w:eastAsia="Times New Roman" w:hAnsi="Times New Roman" w:cs="Times New Roman"/>
            <w:sz w:val="24"/>
            <w:szCs w:val="24"/>
          </w:rPr>
          <w:delText>Contrary to our initial</w:delText>
        </w:r>
        <w:r w:rsidR="003C120F" w:rsidDel="009059B1">
          <w:rPr>
            <w:rFonts w:ascii="Times New Roman" w:eastAsia="Times New Roman" w:hAnsi="Times New Roman" w:cs="Times New Roman"/>
            <w:sz w:val="24"/>
            <w:szCs w:val="24"/>
          </w:rPr>
          <w:delText xml:space="preserve"> hypothesis,</w:delText>
        </w:r>
        <w:r w:rsidDel="009059B1">
          <w:rPr>
            <w:rFonts w:ascii="Times New Roman" w:eastAsia="Times New Roman" w:hAnsi="Times New Roman" w:cs="Times New Roman"/>
            <w:sz w:val="24"/>
            <w:szCs w:val="24"/>
          </w:rPr>
          <w:delText xml:space="preserve"> </w:delText>
        </w:r>
        <w:r w:rsidR="007E1102" w:rsidDel="009059B1">
          <w:rPr>
            <w:rFonts w:ascii="Times New Roman" w:eastAsia="Times New Roman" w:hAnsi="Times New Roman" w:cs="Times New Roman"/>
            <w:sz w:val="24"/>
            <w:szCs w:val="24"/>
          </w:rPr>
          <w:delText xml:space="preserve">there was little evidence that fish ate more </w:delText>
        </w:r>
        <w:r w:rsidR="00033F2D" w:rsidDel="009059B1">
          <w:rPr>
            <w:rFonts w:ascii="Times New Roman" w:eastAsia="Times New Roman" w:hAnsi="Times New Roman" w:cs="Times New Roman"/>
            <w:sz w:val="24"/>
            <w:szCs w:val="24"/>
          </w:rPr>
          <w:delText>non-consumer</w:delText>
        </w:r>
        <w:r w:rsidR="007E1102" w:rsidDel="009059B1">
          <w:rPr>
            <w:rFonts w:ascii="Times New Roman" w:eastAsia="Times New Roman" w:hAnsi="Times New Roman" w:cs="Times New Roman"/>
            <w:sz w:val="24"/>
            <w:szCs w:val="24"/>
          </w:rPr>
          <w:delText xml:space="preserve"> prey stages as emergence increased</w:delText>
        </w:r>
        <w:r w:rsidDel="009059B1">
          <w:rPr>
            <w:rFonts w:ascii="Times New Roman" w:eastAsia="Times New Roman" w:hAnsi="Times New Roman" w:cs="Times New Roman"/>
            <w:sz w:val="24"/>
            <w:szCs w:val="24"/>
          </w:rPr>
          <w:delText xml:space="preserve">. </w:delText>
        </w:r>
        <w:bookmarkStart w:id="183" w:name="_Hlk48644323"/>
        <w:r w:rsidDel="009059B1">
          <w:rPr>
            <w:rFonts w:ascii="Times New Roman" w:eastAsia="Times New Roman" w:hAnsi="Times New Roman" w:cs="Times New Roman"/>
            <w:sz w:val="24"/>
            <w:szCs w:val="24"/>
          </w:rPr>
          <w:delText xml:space="preserve">The strongest relationship between emergence and proportion of </w:delText>
        </w:r>
        <w:r w:rsidR="00033F2D" w:rsidDel="009059B1">
          <w:rPr>
            <w:rFonts w:ascii="Times New Roman" w:eastAsia="Times New Roman" w:hAnsi="Times New Roman" w:cs="Times New Roman"/>
            <w:sz w:val="24"/>
            <w:szCs w:val="24"/>
          </w:rPr>
          <w:delText>non-consumer</w:delText>
        </w:r>
        <w:r w:rsidR="007E1102" w:rsidDel="009059B1">
          <w:rPr>
            <w:rFonts w:ascii="Times New Roman" w:eastAsia="Times New Roman" w:hAnsi="Times New Roman" w:cs="Times New Roman"/>
            <w:sz w:val="24"/>
            <w:szCs w:val="24"/>
          </w:rPr>
          <w:delText xml:space="preserve"> prey </w:delText>
        </w:r>
        <w:r w:rsidDel="009059B1">
          <w:rPr>
            <w:rFonts w:ascii="Times New Roman" w:eastAsia="Times New Roman" w:hAnsi="Times New Roman" w:cs="Times New Roman"/>
            <w:sz w:val="24"/>
            <w:szCs w:val="24"/>
          </w:rPr>
          <w:delText>in diet</w:delText>
        </w:r>
        <w:r w:rsidR="007E1102" w:rsidDel="009059B1">
          <w:rPr>
            <w:rFonts w:ascii="Times New Roman" w:eastAsia="Times New Roman" w:hAnsi="Times New Roman" w:cs="Times New Roman"/>
            <w:sz w:val="24"/>
            <w:szCs w:val="24"/>
          </w:rPr>
          <w:delText>s</w:delText>
        </w:r>
        <w:r w:rsidDel="009059B1">
          <w:rPr>
            <w:rFonts w:ascii="Times New Roman" w:eastAsia="Times New Roman" w:hAnsi="Times New Roman" w:cs="Times New Roman"/>
            <w:sz w:val="24"/>
            <w:szCs w:val="24"/>
          </w:rPr>
          <w:delText xml:space="preserve"> was for </w:delText>
        </w:r>
        <w:r w:rsidR="007E1102" w:rsidDel="009059B1">
          <w:rPr>
            <w:rFonts w:ascii="Times New Roman" w:eastAsia="Times New Roman" w:hAnsi="Times New Roman" w:cs="Times New Roman"/>
            <w:sz w:val="24"/>
            <w:szCs w:val="24"/>
          </w:rPr>
          <w:delText>surface feeding fishes (Table 4). However, the effect was relatively small (Table 4) and the relationship was noisy (Figure 4). It also disappeared when the analysis was repeated with only chironomids (Figure 4)</w:delText>
        </w:r>
        <w:bookmarkEnd w:id="183"/>
        <w:r w:rsidR="007E1102" w:rsidDel="009059B1">
          <w:rPr>
            <w:rFonts w:ascii="Times New Roman" w:eastAsia="Times New Roman" w:hAnsi="Times New Roman" w:cs="Times New Roman"/>
            <w:sz w:val="24"/>
            <w:szCs w:val="24"/>
          </w:rPr>
          <w:delText>. No other fish domain showed evidence of relationship between emergence abundance and stage-structured feeding (Figure 4).</w:delText>
        </w:r>
      </w:del>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649F0F2F"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184"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w:t>
      </w:r>
      <w:ins w:id="185" w:author="Kanz, Abraham" w:date="2021-07-22T19:37:00Z">
        <w:r w:rsidR="0009136C">
          <w:rPr>
            <w:rFonts w:ascii="Times New Roman" w:eastAsia="Times New Roman" w:hAnsi="Times New Roman" w:cs="Times New Roman"/>
            <w:sz w:val="24"/>
            <w:szCs w:val="24"/>
          </w:rPr>
          <w:t xml:space="preserve">. </w:t>
        </w:r>
      </w:ins>
      <w:del w:id="186" w:author="Kanz, Abraham" w:date="2021-07-22T19:37:00Z">
        <w:r w:rsidDel="0009136C">
          <w:rPr>
            <w:rFonts w:ascii="Times New Roman" w:eastAsia="Times New Roman" w:hAnsi="Times New Roman" w:cs="Times New Roman"/>
            <w:sz w:val="24"/>
            <w:szCs w:val="24"/>
          </w:rPr>
          <w:delText xml:space="preserve"> </w:delText>
        </w:r>
        <w:r w:rsidR="00CC4A59" w:rsidDel="0009136C">
          <w:rPr>
            <w:rFonts w:ascii="Times New Roman" w:eastAsia="Times New Roman" w:hAnsi="Times New Roman" w:cs="Times New Roman"/>
            <w:sz w:val="24"/>
            <w:szCs w:val="24"/>
          </w:rPr>
          <w:delText>is predictable based on the foraging traits of the fish</w:delText>
        </w:r>
        <w:r w:rsidDel="0009136C">
          <w:rPr>
            <w:rFonts w:ascii="Times New Roman" w:eastAsia="Times New Roman" w:hAnsi="Times New Roman" w:cs="Times New Roman"/>
            <w:sz w:val="24"/>
            <w:szCs w:val="24"/>
          </w:rPr>
          <w:delText xml:space="preserve">. </w:delText>
        </w:r>
        <w:r w:rsidR="00CC4A59" w:rsidDel="0009136C">
          <w:rPr>
            <w:rFonts w:ascii="Times New Roman" w:eastAsia="Times New Roman" w:hAnsi="Times New Roman" w:cs="Times New Roman"/>
            <w:sz w:val="24"/>
            <w:szCs w:val="24"/>
          </w:rPr>
          <w:delText>As expected, f</w:delText>
        </w:r>
        <w:r w:rsidDel="0009136C">
          <w:rPr>
            <w:rFonts w:ascii="Times New Roman" w:eastAsia="Times New Roman" w:hAnsi="Times New Roman" w:cs="Times New Roman"/>
            <w:sz w:val="24"/>
            <w:szCs w:val="24"/>
          </w:rPr>
          <w:delText>ish</w:delText>
        </w:r>
        <w:r w:rsidR="00CC4A59" w:rsidDel="0009136C">
          <w:rPr>
            <w:rFonts w:ascii="Times New Roman" w:eastAsia="Times New Roman" w:hAnsi="Times New Roman" w:cs="Times New Roman"/>
            <w:sz w:val="24"/>
            <w:szCs w:val="24"/>
          </w:rPr>
          <w:delText>es</w:delText>
        </w:r>
        <w:r w:rsidDel="0009136C">
          <w:rPr>
            <w:rFonts w:ascii="Times New Roman" w:eastAsia="Times New Roman" w:hAnsi="Times New Roman" w:cs="Times New Roman"/>
            <w:sz w:val="24"/>
            <w:szCs w:val="24"/>
          </w:rPr>
          <w:delText xml:space="preserve"> in the surface and the intermediate </w:delText>
        </w:r>
        <w:r w:rsidR="00077F15" w:rsidDel="0009136C">
          <w:rPr>
            <w:rFonts w:ascii="Times New Roman" w:eastAsia="Times New Roman" w:hAnsi="Times New Roman" w:cs="Times New Roman"/>
            <w:sz w:val="24"/>
            <w:szCs w:val="24"/>
          </w:rPr>
          <w:delText>f</w:delText>
        </w:r>
        <w:r w:rsidR="00115D0D" w:rsidDel="0009136C">
          <w:rPr>
            <w:rFonts w:ascii="Times New Roman" w:eastAsia="Times New Roman" w:hAnsi="Times New Roman" w:cs="Times New Roman"/>
            <w:sz w:val="24"/>
            <w:szCs w:val="24"/>
          </w:rPr>
          <w:delText>eed</w:delText>
        </w:r>
        <w:r w:rsidDel="0009136C">
          <w:rPr>
            <w:rFonts w:ascii="Times New Roman" w:eastAsia="Times New Roman" w:hAnsi="Times New Roman" w:cs="Times New Roman"/>
            <w:sz w:val="24"/>
            <w:szCs w:val="24"/>
          </w:rPr>
          <w:delText xml:space="preserve">ing domains </w:delText>
        </w:r>
        <w:r w:rsidR="00CC4A59" w:rsidDel="0009136C">
          <w:rPr>
            <w:rFonts w:ascii="Times New Roman" w:eastAsia="Times New Roman" w:hAnsi="Times New Roman" w:cs="Times New Roman"/>
            <w:sz w:val="24"/>
            <w:szCs w:val="24"/>
          </w:rPr>
          <w:delText>consistently ate a higher fraction of terrestrial prey</w:delText>
        </w:r>
        <w:r w:rsidDel="0009136C">
          <w:rPr>
            <w:rFonts w:ascii="Times New Roman" w:eastAsia="Times New Roman" w:hAnsi="Times New Roman" w:cs="Times New Roman"/>
            <w:sz w:val="24"/>
            <w:szCs w:val="24"/>
          </w:rPr>
          <w:delText xml:space="preserve"> than fishes in the benthic </w:delText>
        </w:r>
        <w:r w:rsidR="00077F15" w:rsidDel="0009136C">
          <w:rPr>
            <w:rFonts w:ascii="Times New Roman" w:eastAsia="Times New Roman" w:hAnsi="Times New Roman" w:cs="Times New Roman"/>
            <w:sz w:val="24"/>
            <w:szCs w:val="24"/>
          </w:rPr>
          <w:delText>f</w:delText>
        </w:r>
        <w:r w:rsidR="00115D0D" w:rsidDel="0009136C">
          <w:rPr>
            <w:rFonts w:ascii="Times New Roman" w:eastAsia="Times New Roman" w:hAnsi="Times New Roman" w:cs="Times New Roman"/>
            <w:sz w:val="24"/>
            <w:szCs w:val="24"/>
          </w:rPr>
          <w:delText>eed</w:delText>
        </w:r>
        <w:r w:rsidDel="0009136C">
          <w:rPr>
            <w:rFonts w:ascii="Times New Roman" w:eastAsia="Times New Roman" w:hAnsi="Times New Roman" w:cs="Times New Roman"/>
            <w:sz w:val="24"/>
            <w:szCs w:val="24"/>
          </w:rPr>
          <w:delText>ing domai</w:delText>
        </w:r>
        <w:r w:rsidR="00A55EAC" w:rsidDel="0009136C">
          <w:rPr>
            <w:rFonts w:ascii="Times New Roman" w:eastAsia="Times New Roman" w:hAnsi="Times New Roman" w:cs="Times New Roman"/>
            <w:sz w:val="24"/>
            <w:szCs w:val="24"/>
          </w:rPr>
          <w:delText>n</w:delText>
        </w:r>
        <w:r w:rsidR="00CC4A59" w:rsidDel="0009136C">
          <w:rPr>
            <w:rFonts w:ascii="Times New Roman" w:eastAsia="Times New Roman" w:hAnsi="Times New Roman" w:cs="Times New Roman"/>
            <w:sz w:val="24"/>
            <w:szCs w:val="24"/>
          </w:rPr>
          <w:delText xml:space="preserve">. However, the most important result </w:delText>
        </w:r>
        <w:r w:rsidR="004F1184" w:rsidDel="0009136C">
          <w:rPr>
            <w:rFonts w:ascii="Times New Roman" w:eastAsia="Times New Roman" w:hAnsi="Times New Roman" w:cs="Times New Roman"/>
            <w:sz w:val="24"/>
            <w:szCs w:val="24"/>
          </w:rPr>
          <w:delText>was</w:delText>
        </w:r>
        <w:r w:rsidR="00CC4A59" w:rsidDel="0009136C">
          <w:rPr>
            <w:rFonts w:ascii="Times New Roman" w:eastAsia="Times New Roman" w:hAnsi="Times New Roman" w:cs="Times New Roman"/>
            <w:sz w:val="24"/>
            <w:szCs w:val="24"/>
          </w:rPr>
          <w:delText xml:space="preserve"> that fishes in those domains also differed in how they </w:delText>
        </w:r>
        <w:r w:rsidR="00615D2A" w:rsidDel="0009136C">
          <w:rPr>
            <w:rFonts w:ascii="Times New Roman" w:eastAsia="Times New Roman" w:hAnsi="Times New Roman" w:cs="Times New Roman"/>
            <w:sz w:val="24"/>
            <w:szCs w:val="24"/>
          </w:rPr>
          <w:delText xml:space="preserve">ate </w:delText>
        </w:r>
        <w:r w:rsidR="00CC4A59" w:rsidDel="0009136C">
          <w:rPr>
            <w:rFonts w:ascii="Times New Roman" w:eastAsia="Times New Roman" w:hAnsi="Times New Roman" w:cs="Times New Roman"/>
            <w:sz w:val="24"/>
            <w:szCs w:val="24"/>
          </w:rPr>
          <w:delText>the remaining fraction of aquatic prey. Namely, f</w:delText>
        </w:r>
        <w:r w:rsidDel="0009136C">
          <w:rPr>
            <w:rFonts w:ascii="Times New Roman" w:eastAsia="Times New Roman" w:hAnsi="Times New Roman" w:cs="Times New Roman"/>
            <w:sz w:val="24"/>
            <w:szCs w:val="24"/>
          </w:rPr>
          <w:delText xml:space="preserve">ishes in the </w:delText>
        </w:r>
        <w:r w:rsidR="00CC4A59" w:rsidDel="0009136C">
          <w:rPr>
            <w:rFonts w:ascii="Times New Roman" w:eastAsia="Times New Roman" w:hAnsi="Times New Roman" w:cs="Times New Roman"/>
            <w:sz w:val="24"/>
            <w:szCs w:val="24"/>
          </w:rPr>
          <w:delText>surface and water-column</w:delText>
        </w:r>
        <w:r w:rsidRPr="00353E28" w:rsidDel="0009136C">
          <w:rPr>
            <w:rFonts w:ascii="Times New Roman" w:eastAsia="Times New Roman" w:hAnsi="Times New Roman" w:cs="Times New Roman"/>
            <w:sz w:val="24"/>
            <w:szCs w:val="24"/>
          </w:rPr>
          <w:delText xml:space="preserve"> domain </w:delText>
        </w:r>
        <w:r w:rsidR="00C96185" w:rsidDel="0009136C">
          <w:rPr>
            <w:rFonts w:ascii="Times New Roman" w:eastAsia="Times New Roman" w:hAnsi="Times New Roman" w:cs="Times New Roman"/>
            <w:sz w:val="24"/>
            <w:szCs w:val="24"/>
          </w:rPr>
          <w:delText>fed</w:delText>
        </w:r>
        <w:r w:rsidRPr="00353E28" w:rsidDel="0009136C">
          <w:rPr>
            <w:rFonts w:ascii="Times New Roman" w:eastAsia="Times New Roman" w:hAnsi="Times New Roman" w:cs="Times New Roman"/>
            <w:sz w:val="24"/>
            <w:szCs w:val="24"/>
          </w:rPr>
          <w:delText xml:space="preserve"> more heavily on</w:delText>
        </w:r>
        <w:r w:rsidR="003C5979" w:rsidDel="0009136C">
          <w:rPr>
            <w:rFonts w:ascii="Times New Roman" w:eastAsia="Times New Roman" w:hAnsi="Times New Roman" w:cs="Times New Roman"/>
            <w:sz w:val="24"/>
            <w:szCs w:val="24"/>
          </w:rPr>
          <w:delText xml:space="preserve"> non-consumer prey stages (e.g., </w:delText>
        </w:r>
        <w:r w:rsidRPr="00353E28" w:rsidDel="0009136C">
          <w:rPr>
            <w:rFonts w:ascii="Times New Roman" w:eastAsia="Times New Roman" w:hAnsi="Times New Roman" w:cs="Times New Roman"/>
            <w:sz w:val="24"/>
            <w:szCs w:val="24"/>
          </w:rPr>
          <w:delText xml:space="preserve">pupal and adult </w:delText>
        </w:r>
        <w:r w:rsidR="00DD2A7C" w:rsidDel="0009136C">
          <w:rPr>
            <w:rFonts w:ascii="Times New Roman" w:eastAsia="Times New Roman" w:hAnsi="Times New Roman" w:cs="Times New Roman"/>
            <w:sz w:val="24"/>
            <w:szCs w:val="24"/>
          </w:rPr>
          <w:delText>chironomid</w:delText>
        </w:r>
        <w:r w:rsidRPr="00353E28" w:rsidDel="0009136C">
          <w:rPr>
            <w:rFonts w:ascii="Times New Roman" w:eastAsia="Times New Roman" w:hAnsi="Times New Roman" w:cs="Times New Roman"/>
            <w:sz w:val="24"/>
            <w:szCs w:val="24"/>
          </w:rPr>
          <w:delText>s</w:delText>
        </w:r>
        <w:r w:rsidR="00E461A7" w:rsidDel="0009136C">
          <w:rPr>
            <w:rFonts w:ascii="Times New Roman" w:eastAsia="Times New Roman" w:hAnsi="Times New Roman" w:cs="Times New Roman"/>
            <w:sz w:val="24"/>
            <w:szCs w:val="24"/>
          </w:rPr>
          <w:delText>)</w:delText>
        </w:r>
        <w:r w:rsidRPr="00353E28" w:rsidDel="0009136C">
          <w:rPr>
            <w:rFonts w:ascii="Times New Roman" w:eastAsia="Times New Roman" w:hAnsi="Times New Roman" w:cs="Times New Roman"/>
            <w:sz w:val="24"/>
            <w:szCs w:val="24"/>
          </w:rPr>
          <w:delText xml:space="preserve"> than </w:delText>
        </w:r>
        <w:r w:rsidR="00CC4A59" w:rsidDel="0009136C">
          <w:rPr>
            <w:rFonts w:ascii="Times New Roman" w:eastAsia="Times New Roman" w:hAnsi="Times New Roman" w:cs="Times New Roman"/>
            <w:sz w:val="24"/>
            <w:szCs w:val="24"/>
          </w:rPr>
          <w:delText>fishes in the benthic domain</w:delText>
        </w:r>
        <w:r w:rsidRPr="00353E28" w:rsidDel="0009136C">
          <w:rPr>
            <w:rFonts w:ascii="Times New Roman" w:eastAsia="Times New Roman" w:hAnsi="Times New Roman" w:cs="Times New Roman"/>
            <w:sz w:val="24"/>
            <w:szCs w:val="24"/>
          </w:rPr>
          <w:delText>.</w:delText>
        </w:r>
        <w:r w:rsidR="00353E28" w:rsidRPr="00353E28" w:rsidDel="0009136C">
          <w:rPr>
            <w:rFonts w:ascii="Times New Roman" w:eastAsia="Times New Roman" w:hAnsi="Times New Roman" w:cs="Times New Roman"/>
            <w:sz w:val="24"/>
            <w:szCs w:val="24"/>
          </w:rPr>
          <w:delText xml:space="preserve"> </w:delText>
        </w:r>
      </w:del>
    </w:p>
    <w:p w14:paraId="1F78F250" w14:textId="14E300DD"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184"/>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w:t>
      </w:r>
      <w:r w:rsidR="00F21C01">
        <w:rPr>
          <w:rFonts w:ascii="Times New Roman" w:eastAsia="Times New Roman" w:hAnsi="Times New Roman" w:cs="Times New Roman"/>
          <w:sz w:val="24"/>
          <w:szCs w:val="24"/>
        </w:rPr>
        <w:lastRenderedPageBreak/>
        <w:t>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743486">
        <w:rPr>
          <w:rFonts w:ascii="Times New Roman" w:eastAsia="Times New Roman" w:hAnsi="Times New Roman" w:cs="Times New Roman"/>
          <w:sz w:val="24"/>
          <w:szCs w:val="24"/>
        </w:rPr>
        <w:t xml:space="preserve"> </w:t>
      </w:r>
      <w:r w:rsidR="007C6179">
        <w:rPr>
          <w:rFonts w:ascii="Times New Roman" w:eastAsia="Times New Roman" w:hAnsi="Times New Roman" w:cs="Times New Roman"/>
          <w:sz w:val="24"/>
          <w:szCs w:val="24"/>
        </w:rPr>
        <w:t>(Warmbold and Wesner 2018). In the current study</w:t>
      </w:r>
      <w:r w:rsidR="00D2349D">
        <w:rPr>
          <w:rFonts w:ascii="Times New Roman" w:eastAsia="Times New Roman" w:hAnsi="Times New Roman" w:cs="Times New Roman"/>
          <w:sz w:val="24"/>
          <w:szCs w:val="24"/>
        </w:rPr>
        <w:t>, three species (</w:t>
      </w:r>
      <w:r w:rsidR="00D2349D">
        <w:rPr>
          <w:rFonts w:ascii="Times New Roman" w:eastAsia="Times New Roman" w:hAnsi="Times New Roman" w:cs="Times New Roman"/>
          <w:i/>
          <w:sz w:val="24"/>
          <w:szCs w:val="24"/>
        </w:rPr>
        <w:t>Luxilus cornutus</w:t>
      </w:r>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Notropis stramineus</w:t>
      </w:r>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405D8B50"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w:t>
      </w:r>
      <w:r w:rsidR="00F63CF0">
        <w:rPr>
          <w:rFonts w:ascii="Times New Roman" w:eastAsia="Times New Roman" w:hAnsi="Times New Roman" w:cs="Times New Roman"/>
          <w:sz w:val="24"/>
          <w:szCs w:val="24"/>
        </w:rPr>
        <w:t>5</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revealing that fishes partition common prey taxa by life-stages. This is similar to</w:t>
      </w:r>
      <w:r w:rsidR="0032697B">
        <w:rPr>
          <w:rFonts w:ascii="Times New Roman" w:eastAsia="Times New Roman" w:hAnsi="Times New Roman" w:cs="Times New Roman"/>
          <w:sz w:val="24"/>
          <w:szCs w:val="24"/>
        </w:rPr>
        <w:t xml:space="preserve"> </w:t>
      </w:r>
      <w:r w:rsidR="007932D8">
        <w:rPr>
          <w:rFonts w:ascii="Times New Roman" w:eastAsia="Times New Roman" w:hAnsi="Times New Roman" w:cs="Times New Roman"/>
          <w:sz w:val="24"/>
          <w:szCs w:val="24"/>
        </w:rPr>
        <w:t xml:space="preserve">cryptic partitioning </w:t>
      </w:r>
      <w:r w:rsidR="0032697B">
        <w:rPr>
          <w:rFonts w:ascii="Times New Roman" w:eastAsia="Times New Roman" w:hAnsi="Times New Roman" w:cs="Times New Roman"/>
          <w:sz w:val="24"/>
          <w:szCs w:val="24"/>
        </w:rPr>
        <w:t>revealed</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by comparing diets at the level of prey species rather than prey families</w:t>
      </w:r>
      <w:r w:rsidR="007932D8">
        <w:rPr>
          <w:rFonts w:ascii="Times New Roman" w:eastAsia="Times New Roman" w:hAnsi="Times New Roman" w:cs="Times New Roman"/>
          <w:sz w:val="24"/>
          <w:szCs w:val="24"/>
        </w:rPr>
        <w:t xml:space="preserve"> (Ross 2013, p 266). </w:t>
      </w:r>
      <w:r w:rsidR="0032697B">
        <w:rPr>
          <w:rFonts w:ascii="Times New Roman" w:eastAsia="Times New Roman" w:hAnsi="Times New Roman" w:cs="Times New Roman"/>
          <w:sz w:val="24"/>
          <w:szCs w:val="24"/>
        </w:rPr>
        <w:t>For example,</w:t>
      </w:r>
      <w:r w:rsidR="007932D8">
        <w:rPr>
          <w:rFonts w:ascii="Times New Roman" w:eastAsia="Times New Roman" w:hAnsi="Times New Roman" w:cs="Times New Roman"/>
          <w:sz w:val="24"/>
          <w:szCs w:val="24"/>
        </w:rPr>
        <w:t xml:space="preserve"> darter</w:t>
      </w:r>
      <w:r w:rsidR="0032697B">
        <w:rPr>
          <w:rFonts w:ascii="Times New Roman" w:eastAsia="Times New Roman" w:hAnsi="Times New Roman" w:cs="Times New Roman"/>
          <w:sz w:val="24"/>
          <w:szCs w:val="24"/>
        </w:rPr>
        <w:t xml:space="preserve"> species</w:t>
      </w:r>
      <w:r w:rsidR="007932D8">
        <w:rPr>
          <w:rFonts w:ascii="Times New Roman" w:eastAsia="Times New Roman" w:hAnsi="Times New Roman" w:cs="Times New Roman"/>
          <w:sz w:val="24"/>
          <w:szCs w:val="24"/>
        </w:rPr>
        <w:t xml:space="preserve"> (</w:t>
      </w:r>
      <w:r w:rsidR="007932D8">
        <w:rPr>
          <w:rFonts w:ascii="Times New Roman" w:eastAsia="Times New Roman" w:hAnsi="Times New Roman" w:cs="Times New Roman"/>
          <w:i/>
          <w:sz w:val="24"/>
          <w:szCs w:val="24"/>
        </w:rPr>
        <w:t xml:space="preserve">Etheostoma </w:t>
      </w:r>
      <w:r w:rsidR="007932D8">
        <w:rPr>
          <w:rFonts w:ascii="Times New Roman" w:eastAsia="Times New Roman" w:hAnsi="Times New Roman" w:cs="Times New Roman"/>
          <w:sz w:val="24"/>
          <w:szCs w:val="24"/>
        </w:rPr>
        <w:t>sp.) were</w:t>
      </w:r>
      <w:r w:rsidR="00743486">
        <w:rPr>
          <w:rFonts w:ascii="Times New Roman" w:eastAsia="Times New Roman" w:hAnsi="Times New Roman" w:cs="Times New Roman"/>
          <w:sz w:val="24"/>
          <w:szCs w:val="24"/>
        </w:rPr>
        <w:t xml:space="preserve"> initially</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described as trophically similar</w:t>
      </w:r>
      <w:r w:rsidR="007932D8">
        <w:rPr>
          <w:rFonts w:ascii="Times New Roman" w:eastAsia="Times New Roman" w:hAnsi="Times New Roman" w:cs="Times New Roman"/>
          <w:sz w:val="24"/>
          <w:szCs w:val="24"/>
        </w:rPr>
        <w:t xml:space="preserve"> opportunistic</w:t>
      </w:r>
      <w:r w:rsidR="0032697B">
        <w:rPr>
          <w:rFonts w:ascii="Times New Roman" w:eastAsia="Times New Roman" w:hAnsi="Times New Roman" w:cs="Times New Roman"/>
          <w:sz w:val="24"/>
          <w:szCs w:val="24"/>
        </w:rPr>
        <w:t xml:space="preserve"> feeders</w:t>
      </w:r>
      <w:r w:rsidR="007932D8">
        <w:rPr>
          <w:rFonts w:ascii="Times New Roman" w:eastAsia="Times New Roman" w:hAnsi="Times New Roman" w:cs="Times New Roman"/>
          <w:sz w:val="24"/>
          <w:szCs w:val="24"/>
        </w:rPr>
        <w:t xml:space="preserve"> o</w:t>
      </w:r>
      <w:r w:rsidR="0032697B">
        <w:rPr>
          <w:rFonts w:ascii="Times New Roman" w:eastAsia="Times New Roman" w:hAnsi="Times New Roman" w:cs="Times New Roman"/>
          <w:sz w:val="24"/>
          <w:szCs w:val="24"/>
        </w:rPr>
        <w:t>n</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C</w:t>
      </w:r>
      <w:r w:rsidR="007932D8">
        <w:rPr>
          <w:rFonts w:ascii="Times New Roman" w:eastAsia="Times New Roman" w:hAnsi="Times New Roman" w:cs="Times New Roman"/>
          <w:sz w:val="24"/>
          <w:szCs w:val="24"/>
        </w:rPr>
        <w:t>hironomid</w:t>
      </w:r>
      <w:r w:rsidR="0032697B">
        <w:rPr>
          <w:rFonts w:ascii="Times New Roman" w:eastAsia="Times New Roman" w:hAnsi="Times New Roman" w:cs="Times New Roman"/>
          <w:sz w:val="24"/>
          <w:szCs w:val="24"/>
        </w:rPr>
        <w:t xml:space="preserve">ae, but </w:t>
      </w:r>
      <w:r w:rsidR="00743486">
        <w:rPr>
          <w:rFonts w:ascii="Times New Roman" w:eastAsia="Times New Roman" w:hAnsi="Times New Roman" w:cs="Times New Roman"/>
          <w:sz w:val="24"/>
          <w:szCs w:val="24"/>
        </w:rPr>
        <w:t xml:space="preserve">later revealed to specialize on only a few chironomid species </w:t>
      </w:r>
      <w:r w:rsidR="007932D8">
        <w:rPr>
          <w:rFonts w:ascii="Times New Roman" w:eastAsia="Times New Roman" w:hAnsi="Times New Roman" w:cs="Times New Roman"/>
          <w:sz w:val="24"/>
          <w:szCs w:val="24"/>
        </w:rPr>
        <w:t xml:space="preserve">(Alford and Beckett 2007). In the current study, cryptic partitioning is </w:t>
      </w:r>
      <w:r w:rsidR="0099580F">
        <w:rPr>
          <w:rFonts w:ascii="Times New Roman" w:eastAsia="Times New Roman" w:hAnsi="Times New Roman" w:cs="Times New Roman"/>
          <w:sz w:val="24"/>
          <w:szCs w:val="24"/>
        </w:rPr>
        <w:t xml:space="preserve">driven </w:t>
      </w:r>
      <w:r w:rsidR="007932D8">
        <w:rPr>
          <w:rFonts w:ascii="Times New Roman" w:eastAsia="Times New Roman" w:hAnsi="Times New Roman" w:cs="Times New Roman"/>
          <w:sz w:val="24"/>
          <w:szCs w:val="24"/>
        </w:rPr>
        <w:t xml:space="preserve">by </w:t>
      </w:r>
      <w:r w:rsidR="0099580F">
        <w:rPr>
          <w:rFonts w:ascii="Times New Roman" w:eastAsia="Times New Roman" w:hAnsi="Times New Roman" w:cs="Times New Roman"/>
          <w:sz w:val="24"/>
          <w:szCs w:val="24"/>
        </w:rPr>
        <w:t xml:space="preserve">prey </w:t>
      </w:r>
      <w:r w:rsidR="007932D8">
        <w:rPr>
          <w:rFonts w:ascii="Times New Roman" w:eastAsia="Times New Roman" w:hAnsi="Times New Roman" w:cs="Times New Roman"/>
          <w:sz w:val="24"/>
          <w:szCs w:val="24"/>
        </w:rPr>
        <w:t xml:space="preserve">life-stages, rather than species, revealing an additional axis by which fish partition aquatic prey. </w:t>
      </w:r>
      <w:r w:rsidR="00743486">
        <w:rPr>
          <w:rFonts w:ascii="Times New Roman" w:eastAsia="Times New Roman" w:hAnsi="Times New Roman" w:cs="Times New Roman"/>
          <w:sz w:val="24"/>
          <w:szCs w:val="24"/>
        </w:rPr>
        <w:t>P</w:t>
      </w:r>
      <w:r w:rsidR="007932D8">
        <w:rPr>
          <w:rFonts w:ascii="Times New Roman" w:eastAsia="Times New Roman" w:hAnsi="Times New Roman" w:cs="Times New Roman"/>
          <w:sz w:val="24"/>
          <w:szCs w:val="24"/>
        </w:rPr>
        <w:t xml:space="preserve">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r w:rsidR="007C35B8">
        <w:rPr>
          <w:rFonts w:ascii="Times New Roman" w:eastAsia="Times New Roman" w:hAnsi="Times New Roman" w:cs="Times New Roman"/>
          <w:sz w:val="24"/>
          <w:szCs w:val="24"/>
        </w:rPr>
        <w:t xml:space="preserve">of </w:t>
      </w:r>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w:t>
      </w:r>
      <w:r w:rsidR="004D08DC">
        <w:rPr>
          <w:rFonts w:ascii="Times New Roman" w:eastAsia="Times New Roman" w:hAnsi="Times New Roman" w:cs="Times New Roman"/>
          <w:sz w:val="24"/>
          <w:szCs w:val="24"/>
        </w:rPr>
        <w:lastRenderedPageBreak/>
        <w:t>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r w:rsidR="00575A92">
        <w:rPr>
          <w:rFonts w:ascii="Times New Roman" w:eastAsia="Times New Roman" w:hAnsi="Times New Roman" w:cs="Times New Roman"/>
          <w:sz w:val="24"/>
          <w:szCs w:val="24"/>
        </w:rPr>
        <w:t>n</w:t>
      </w:r>
      <w:r w:rsidR="0050119D">
        <w:rPr>
          <w:rFonts w:ascii="Times New Roman" w:eastAsia="Times New Roman" w:hAnsi="Times New Roman" w:cs="Times New Roman"/>
          <w:sz w:val="24"/>
          <w:szCs w:val="24"/>
        </w:rPr>
        <w:t xml:space="preserve"> the full species (Clegg et al. 2018). </w:t>
      </w:r>
    </w:p>
    <w:p w14:paraId="0000003A" w14:textId="54E63A8C"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stage-structured feeding was related to </w:t>
      </w:r>
      <w:ins w:id="187" w:author="Kanz, Abraham" w:date="2021-07-22T19:38:00Z">
        <w:r w:rsidR="0009136C">
          <w:rPr>
            <w:rFonts w:ascii="Times New Roman" w:eastAsia="Times New Roman" w:hAnsi="Times New Roman" w:cs="Times New Roman"/>
            <w:sz w:val="24"/>
            <w:szCs w:val="24"/>
          </w:rPr>
          <w:t xml:space="preserve">fish species </w:t>
        </w:r>
      </w:ins>
      <w:del w:id="188" w:author="Kanz, Abraham" w:date="2021-07-22T19:38:00Z">
        <w:r w:rsidDel="0009136C">
          <w:rPr>
            <w:rFonts w:ascii="Times New Roman" w:eastAsia="Times New Roman" w:hAnsi="Times New Roman" w:cs="Times New Roman"/>
            <w:sz w:val="24"/>
            <w:szCs w:val="24"/>
          </w:rPr>
          <w:delText xml:space="preserve">the </w:delText>
        </w:r>
        <w:r w:rsidR="00077F15" w:rsidDel="0009136C">
          <w:rPr>
            <w:rFonts w:ascii="Times New Roman" w:eastAsia="Times New Roman" w:hAnsi="Times New Roman" w:cs="Times New Roman"/>
            <w:sz w:val="24"/>
            <w:szCs w:val="24"/>
          </w:rPr>
          <w:delText>forag</w:delText>
        </w:r>
        <w:r w:rsidDel="0009136C">
          <w:rPr>
            <w:rFonts w:ascii="Times New Roman" w:eastAsia="Times New Roman" w:hAnsi="Times New Roman" w:cs="Times New Roman"/>
            <w:sz w:val="24"/>
            <w:szCs w:val="24"/>
          </w:rPr>
          <w:delText>ing domain of the fishes</w:delText>
        </w:r>
        <w:r w:rsidR="00EE3DA1" w:rsidDel="0009136C">
          <w:rPr>
            <w:rFonts w:ascii="Times New Roman" w:eastAsia="Times New Roman" w:hAnsi="Times New Roman" w:cs="Times New Roman"/>
            <w:sz w:val="24"/>
            <w:szCs w:val="24"/>
          </w:rPr>
          <w:delText xml:space="preserve"> </w:delText>
        </w:r>
      </w:del>
      <w:r w:rsidR="00EE3DA1">
        <w:rPr>
          <w:rFonts w:ascii="Times New Roman" w:eastAsia="Times New Roman" w:hAnsi="Times New Roman" w:cs="Times New Roman"/>
          <w:sz w:val="24"/>
          <w:szCs w:val="24"/>
        </w:rPr>
        <w:t xml:space="preserve">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xml:space="preserve">. Consumption of pupal/adult chironomids, for example, varied ~10-fold among sample dates, though it was always lowest in benthic-feeding fishes. </w:t>
      </w:r>
      <w:bookmarkStart w:id="189" w:name="_Hlk77702240"/>
      <w:r w:rsidR="00EE3DA1">
        <w:rPr>
          <w:rFonts w:ascii="Times New Roman" w:eastAsia="Times New Roman" w:hAnsi="Times New Roman" w:cs="Times New Roman"/>
          <w:sz w:val="24"/>
          <w:szCs w:val="24"/>
        </w:rPr>
        <w:t>However,</w:t>
      </w:r>
      <w:ins w:id="190" w:author="Kanz, Abraham" w:date="2021-07-20T19:33:00Z">
        <w:r w:rsidR="00F90AE3">
          <w:rPr>
            <w:rFonts w:ascii="Times New Roman" w:eastAsia="Times New Roman" w:hAnsi="Times New Roman" w:cs="Times New Roman"/>
            <w:sz w:val="24"/>
            <w:szCs w:val="24"/>
          </w:rPr>
          <w:t xml:space="preserve"> speculation on</w:t>
        </w:r>
      </w:ins>
      <w:r w:rsidR="00EE3DA1">
        <w:rPr>
          <w:rFonts w:ascii="Times New Roman" w:eastAsia="Times New Roman" w:hAnsi="Times New Roman" w:cs="Times New Roman"/>
          <w:sz w:val="24"/>
          <w:szCs w:val="24"/>
        </w:rPr>
        <w:t xml:space="preserve"> the cause of this temporal variation </w:t>
      </w:r>
      <w:ins w:id="191" w:author="Kanz, Abraham" w:date="2021-07-20T19:33:00Z">
        <w:r w:rsidR="00F90AE3">
          <w:rPr>
            <w:rFonts w:ascii="Times New Roman" w:eastAsia="Times New Roman" w:hAnsi="Times New Roman" w:cs="Times New Roman"/>
            <w:sz w:val="24"/>
            <w:szCs w:val="24"/>
          </w:rPr>
          <w:t xml:space="preserve">would require further investigation across </w:t>
        </w:r>
      </w:ins>
      <w:ins w:id="192" w:author="Kanz, Abraham" w:date="2021-07-20T19:34:00Z">
        <w:r w:rsidR="00F90AE3">
          <w:rPr>
            <w:rFonts w:ascii="Times New Roman" w:eastAsia="Times New Roman" w:hAnsi="Times New Roman" w:cs="Times New Roman"/>
            <w:sz w:val="24"/>
            <w:szCs w:val="24"/>
          </w:rPr>
          <w:t xml:space="preserve">a time period longer than two months </w:t>
        </w:r>
      </w:ins>
      <w:bookmarkEnd w:id="189"/>
      <w:del w:id="193" w:author="Kanz, Abraham" w:date="2021-07-20T19:33:00Z">
        <w:r w:rsidR="00EE3DA1" w:rsidDel="00F90AE3">
          <w:rPr>
            <w:rFonts w:ascii="Times New Roman" w:eastAsia="Times New Roman" w:hAnsi="Times New Roman" w:cs="Times New Roman"/>
            <w:sz w:val="24"/>
            <w:szCs w:val="24"/>
          </w:rPr>
          <w:delText>was not clear</w:delText>
        </w:r>
      </w:del>
      <w:r w:rsidR="00EE3DA1">
        <w:rPr>
          <w:rFonts w:ascii="Times New Roman" w:eastAsia="Times New Roman" w:hAnsi="Times New Roman" w:cs="Times New Roman"/>
          <w:sz w:val="24"/>
          <w:szCs w:val="24"/>
        </w:rPr>
        <w:t xml:space="preserve">. </w:t>
      </w:r>
      <w:del w:id="194" w:author="Kanz, Abraham" w:date="2021-07-20T19:35:00Z">
        <w:r w:rsidR="00EE3DA1" w:rsidDel="00F90AE3">
          <w:rPr>
            <w:rFonts w:ascii="Times New Roman" w:eastAsia="Times New Roman" w:hAnsi="Times New Roman" w:cs="Times New Roman"/>
            <w:sz w:val="24"/>
            <w:szCs w:val="24"/>
          </w:rPr>
          <w:delText>W</w:delText>
        </w:r>
        <w:r w:rsidR="004D08DC" w:rsidDel="00F90AE3">
          <w:rPr>
            <w:rFonts w:ascii="Times New Roman" w:eastAsia="Times New Roman" w:hAnsi="Times New Roman" w:cs="Times New Roman"/>
            <w:sz w:val="24"/>
            <w:szCs w:val="24"/>
          </w:rPr>
          <w:delText xml:space="preserve">e expected fluctuations in stage-structured feeding to change as </w:delText>
        </w:r>
        <w:r w:rsidDel="00F90AE3">
          <w:rPr>
            <w:rFonts w:ascii="Times New Roman" w:eastAsia="Times New Roman" w:hAnsi="Times New Roman" w:cs="Times New Roman"/>
            <w:sz w:val="24"/>
            <w:szCs w:val="24"/>
          </w:rPr>
          <w:delText>aquatic insects</w:delText>
        </w:r>
        <w:r w:rsidR="004D08DC" w:rsidDel="00F90AE3">
          <w:rPr>
            <w:rFonts w:ascii="Times New Roman" w:eastAsia="Times New Roman" w:hAnsi="Times New Roman" w:cs="Times New Roman"/>
            <w:sz w:val="24"/>
            <w:szCs w:val="24"/>
          </w:rPr>
          <w:delText xml:space="preserve"> developed, changing the availability of each life stage. </w:delText>
        </w:r>
        <w:r w:rsidR="00AA0C2C" w:rsidDel="00F90AE3">
          <w:rPr>
            <w:rFonts w:ascii="Times New Roman" w:eastAsia="Times New Roman" w:hAnsi="Times New Roman" w:cs="Times New Roman"/>
            <w:sz w:val="24"/>
            <w:szCs w:val="24"/>
          </w:rPr>
          <w:delText>Yet</w:delText>
        </w:r>
        <w:r w:rsidDel="00F90AE3">
          <w:rPr>
            <w:rFonts w:ascii="Times New Roman" w:eastAsia="Times New Roman" w:hAnsi="Times New Roman" w:cs="Times New Roman"/>
            <w:sz w:val="24"/>
            <w:szCs w:val="24"/>
          </w:rPr>
          <w:delText xml:space="preserve"> </w:delText>
        </w:r>
        <w:r w:rsidR="009C1B20" w:rsidDel="00F90AE3">
          <w:rPr>
            <w:rFonts w:ascii="Times New Roman" w:eastAsia="Times New Roman" w:hAnsi="Times New Roman" w:cs="Times New Roman"/>
            <w:sz w:val="24"/>
            <w:szCs w:val="24"/>
          </w:rPr>
          <w:delTex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delText>
        </w:r>
        <w:r w:rsidR="00AA0C2C" w:rsidDel="00F90AE3">
          <w:rPr>
            <w:rFonts w:ascii="Times New Roman" w:eastAsia="Times New Roman" w:hAnsi="Times New Roman" w:cs="Times New Roman"/>
            <w:sz w:val="24"/>
            <w:szCs w:val="24"/>
          </w:rPr>
          <w:delText>this</w:delText>
        </w:r>
        <w:r w:rsidR="009C1B20" w:rsidDel="00F90AE3">
          <w:rPr>
            <w:rFonts w:ascii="Times New Roman" w:eastAsia="Times New Roman" w:hAnsi="Times New Roman" w:cs="Times New Roman"/>
            <w:sz w:val="24"/>
            <w:szCs w:val="24"/>
          </w:rPr>
          <w:delText xml:space="preserve"> for logistical reasons and because we assumed that our method would still reflect pulses in emergence even if the total amount of emergence was not collected in the bottle.</w:delText>
        </w:r>
        <w:r w:rsidR="00AA0C2C" w:rsidDel="00F90AE3">
          <w:rPr>
            <w:rFonts w:ascii="Times New Roman" w:eastAsia="Times New Roman" w:hAnsi="Times New Roman" w:cs="Times New Roman"/>
            <w:sz w:val="24"/>
            <w:szCs w:val="24"/>
          </w:rPr>
          <w:delText xml:space="preserve"> </w:delText>
        </w:r>
      </w:del>
    </w:p>
    <w:p w14:paraId="0000003C" w14:textId="5CB4C183"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fish communities have changed dramatically due to species loss and species additions.</w:t>
      </w:r>
      <w:ins w:id="195" w:author="Kanz, Abraham" w:date="2021-07-20T19:51:00Z">
        <w:r w:rsidR="008532DD" w:rsidRPr="008532DD">
          <w:rPr>
            <w:rFonts w:ascii="Times New Roman" w:eastAsia="Times New Roman" w:hAnsi="Times New Roman" w:cs="Times New Roman"/>
            <w:sz w:val="24"/>
            <w:szCs w:val="24"/>
          </w:rPr>
          <w:t xml:space="preserve"> </w:t>
        </w:r>
      </w:ins>
      <w:moveToRangeStart w:id="196" w:author="Kanz, Abraham" w:date="2021-07-20T19:51:00Z" w:name="move77703077"/>
      <w:moveTo w:id="197" w:author="Kanz, Abraham" w:date="2021-07-20T19:51:00Z">
        <w:r w:rsidR="008532DD">
          <w:rPr>
            <w:rFonts w:ascii="Times New Roman" w:eastAsia="Times New Roman" w:hAnsi="Times New Roman" w:cs="Times New Roman"/>
            <w:sz w:val="24"/>
            <w:szCs w:val="24"/>
          </w:rPr>
          <w:t xml:space="preserve">Approximately 40% of freshwater fish species are at risk of extinction or are already extinct (Jelks et al. 2008, Darwall and Freyhoff 2016). Because of the importance of fishes in freshwater ecosystem functioning, this loss has the potential to alter freshwater food webs (Hargrave 2009, Vanni 2010) in addition to linked riparian food webs (Baxter et al. 2005, Wesner 2012). In particular, changes in fish composition can alter the top-down control of invertebrate prey in freshwater food webs through direct prey consumption (Power et al. 1990, </w:t>
        </w:r>
        <w:r w:rsidR="008532DD">
          <w:rPr>
            <w:rFonts w:ascii="Times New Roman" w:eastAsia="Times New Roman" w:hAnsi="Times New Roman" w:cs="Times New Roman"/>
            <w:sz w:val="24"/>
            <w:szCs w:val="24"/>
          </w:rPr>
          <w:lastRenderedPageBreak/>
          <w:t xml:space="preserve">Nakano et al. 1999, Baxter et al. 2004). </w:t>
        </w:r>
      </w:moveTo>
      <w:moveToRangeEnd w:id="196"/>
      <w:r>
        <w:rPr>
          <w:rFonts w:ascii="Times New Roman" w:eastAsia="Times New Roman" w:hAnsi="Times New Roman" w:cs="Times New Roman"/>
          <w:sz w:val="24"/>
          <w:szCs w:val="24"/>
        </w:rPr>
        <w:t xml:space="preserve"> </w:t>
      </w:r>
      <w:r w:rsidR="008F39E5">
        <w:rPr>
          <w:rFonts w:ascii="Times New Roman" w:eastAsia="Times New Roman" w:hAnsi="Times New Roman" w:cs="Times New Roman"/>
          <w:sz w:val="24"/>
          <w:szCs w:val="24"/>
        </w:rPr>
        <w:t>U</w:t>
      </w:r>
      <w:r>
        <w:rPr>
          <w:rFonts w:ascii="Times New Roman" w:eastAsia="Times New Roman" w:hAnsi="Times New Roman" w:cs="Times New Roman"/>
          <w:sz w:val="24"/>
          <w:szCs w:val="24"/>
        </w:rPr>
        <w:t>nderstanding how fishes partition limited resources and control those resources is a challenge. To date, p</w:t>
      </w:r>
      <w:r w:rsidR="004D08DC">
        <w:rPr>
          <w:rFonts w:ascii="Times New Roman" w:eastAsia="Times New Roman" w:hAnsi="Times New Roman" w:cs="Times New Roman"/>
          <w:sz w:val="24"/>
          <w:szCs w:val="24"/>
        </w:rPr>
        <w:t>redictions of the influence of non-native fish introductions often only consider taxonomic diet overlap (Ross, S.T. 1986, Eby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unknown but deserves further study.</w:t>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1CE2822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487FC3C4" w:rsidR="00C85381" w:rsidRDefault="00C85381">
      <w:pPr>
        <w:spacing w:after="0" w:line="480" w:lineRule="auto"/>
        <w:rPr>
          <w:rFonts w:ascii="Times New Roman" w:eastAsia="Times New Roman" w:hAnsi="Times New Roman" w:cs="Times New Roman"/>
          <w:sz w:val="24"/>
          <w:szCs w:val="24"/>
        </w:rPr>
      </w:pPr>
    </w:p>
    <w:p w14:paraId="723A1FE1" w14:textId="3E13EEE0" w:rsidR="004B0EB0"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Declarations</w:t>
      </w:r>
    </w:p>
    <w:p w14:paraId="34143956" w14:textId="1447F604" w:rsidR="004B0EB0"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Funding</w:t>
      </w:r>
    </w:p>
    <w:p w14:paraId="27B5C1DC" w14:textId="091982DA"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Funding was provided by NSF grants #1837233 and #1560048, and by the University of South Dakota Graduate Research and Creativity Grant.</w:t>
      </w:r>
    </w:p>
    <w:p w14:paraId="51A9F23C" w14:textId="77777777" w:rsidR="004B0EB0" w:rsidRDefault="004B0EB0">
      <w:pPr>
        <w:spacing w:after="0" w:line="480" w:lineRule="auto"/>
        <w:rPr>
          <w:rFonts w:ascii="Times New Roman" w:eastAsia="Times New Roman" w:hAnsi="Times New Roman" w:cs="Times New Roman"/>
          <w:sz w:val="24"/>
          <w:szCs w:val="24"/>
        </w:rPr>
      </w:pPr>
    </w:p>
    <w:p w14:paraId="1C4323A2" w14:textId="77777777" w:rsidR="004B0EB0" w:rsidRDefault="004B0EB0" w:rsidP="004B0E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Conflicts of Interest/Competing Interests</w:t>
      </w:r>
    </w:p>
    <w:p w14:paraId="45F69DF9" w14:textId="4B2644EB"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3E12B1C7" w14:textId="77777777" w:rsidR="004B0EB0" w:rsidRDefault="004B0EB0">
      <w:pPr>
        <w:spacing w:after="0" w:line="480" w:lineRule="auto"/>
        <w:rPr>
          <w:rFonts w:ascii="Times New Roman" w:eastAsia="Times New Roman" w:hAnsi="Times New Roman" w:cs="Times New Roman"/>
          <w:sz w:val="24"/>
          <w:szCs w:val="24"/>
        </w:rPr>
      </w:pPr>
    </w:p>
    <w:p w14:paraId="00000041" w14:textId="3F7344CB"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Availability</w:t>
      </w:r>
      <w:r w:rsidR="008867BC">
        <w:rPr>
          <w:rFonts w:ascii="Times New Roman" w:eastAsia="Times New Roman" w:hAnsi="Times New Roman" w:cs="Times New Roman"/>
          <w:b/>
          <w:sz w:val="24"/>
          <w:szCs w:val="24"/>
        </w:rPr>
        <w:t xml:space="preserve"> of Data and Material</w:t>
      </w:r>
    </w:p>
    <w:p w14:paraId="00000042" w14:textId="3A9AA3C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598AFDFC" w14:textId="77777777" w:rsidR="004B0EB0" w:rsidRDefault="004B0EB0">
      <w:pPr>
        <w:spacing w:after="0" w:line="480" w:lineRule="auto"/>
        <w:rPr>
          <w:rFonts w:ascii="Times New Roman" w:eastAsia="Times New Roman" w:hAnsi="Times New Roman" w:cs="Times New Roman"/>
          <w:sz w:val="24"/>
          <w:szCs w:val="24"/>
        </w:rPr>
      </w:pPr>
    </w:p>
    <w:p w14:paraId="00000043" w14:textId="3E48DE0C" w:rsidR="00C85381" w:rsidRPr="004B0EB0" w:rsidRDefault="004B0EB0">
      <w:pPr>
        <w:spacing w:after="0" w:line="480" w:lineRule="auto"/>
        <w:rPr>
          <w:rFonts w:ascii="Times New Roman" w:eastAsia="Times New Roman" w:hAnsi="Times New Roman" w:cs="Times New Roman"/>
          <w:b/>
          <w:bCs/>
          <w:sz w:val="24"/>
          <w:szCs w:val="24"/>
        </w:rPr>
      </w:pPr>
      <w:r w:rsidRPr="004B0EB0">
        <w:rPr>
          <w:rFonts w:ascii="Times New Roman" w:eastAsia="Times New Roman" w:hAnsi="Times New Roman" w:cs="Times New Roman"/>
          <w:b/>
          <w:bCs/>
          <w:sz w:val="24"/>
          <w:szCs w:val="24"/>
        </w:rPr>
        <w:t>Code Availability</w:t>
      </w:r>
    </w:p>
    <w:p w14:paraId="0C7B545E" w14:textId="0F280E27" w:rsidR="004B0EB0" w:rsidRDefault="004B0EB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33BA4DB2" w14:textId="02D961A3" w:rsidR="004B0EB0" w:rsidRDefault="004B0EB0">
      <w:pPr>
        <w:spacing w:after="0" w:line="480" w:lineRule="auto"/>
        <w:rPr>
          <w:rFonts w:ascii="Times New Roman" w:eastAsia="Times New Roman" w:hAnsi="Times New Roman" w:cs="Times New Roman"/>
          <w:sz w:val="24"/>
          <w:szCs w:val="24"/>
        </w:rPr>
      </w:pPr>
    </w:p>
    <w:p w14:paraId="68835D64" w14:textId="29FE8FBC" w:rsidR="004B0EB0" w:rsidRDefault="004B0EB0">
      <w:pPr>
        <w:spacing w:after="0" w:line="480" w:lineRule="auto"/>
        <w:rPr>
          <w:rFonts w:ascii="Times New Roman" w:eastAsia="Times New Roman" w:hAnsi="Times New Roman" w:cs="Times New Roman"/>
          <w:sz w:val="24"/>
          <w:szCs w:val="24"/>
        </w:rPr>
      </w:pPr>
    </w:p>
    <w:p w14:paraId="25DCF47E" w14:textId="4261FD61" w:rsidR="004B0EB0" w:rsidRDefault="004B0EB0">
      <w:pPr>
        <w:spacing w:after="0" w:line="480" w:lineRule="auto"/>
        <w:rPr>
          <w:rFonts w:ascii="Times New Roman" w:eastAsia="Times New Roman" w:hAnsi="Times New Roman" w:cs="Times New Roman"/>
          <w:sz w:val="24"/>
          <w:szCs w:val="24"/>
        </w:rPr>
      </w:pPr>
    </w:p>
    <w:p w14:paraId="444242A3" w14:textId="77777777" w:rsidR="004B0EB0" w:rsidRDefault="004B0EB0">
      <w:pPr>
        <w:spacing w:after="0" w:line="480" w:lineRule="auto"/>
        <w:rPr>
          <w:rFonts w:ascii="Times New Roman" w:eastAsia="Times New Roman" w:hAnsi="Times New Roman" w:cs="Times New Roman"/>
          <w:sz w:val="24"/>
          <w:szCs w:val="24"/>
        </w:rPr>
      </w:pPr>
    </w:p>
    <w:p w14:paraId="0000004B" w14:textId="0B208AD9"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7A7B5309" w14:textId="7F586C51" w:rsidR="00BA6A41" w:rsidRPr="000242B1" w:rsidRDefault="00BA6A41" w:rsidP="00BA6A41">
      <w:pPr>
        <w:spacing w:line="480" w:lineRule="auto"/>
        <w:ind w:left="720" w:hanging="720"/>
        <w:rPr>
          <w:rFonts w:ascii="Times New Roman" w:eastAsia="Times New Roman" w:hAnsi="Times New Roman" w:cs="Times New Roman"/>
          <w:bCs/>
          <w:sz w:val="24"/>
          <w:szCs w:val="24"/>
        </w:rPr>
      </w:pPr>
      <w:r w:rsidRPr="000242B1">
        <w:rPr>
          <w:rFonts w:ascii="Times New Roman" w:eastAsia="Times New Roman" w:hAnsi="Times New Roman" w:cs="Times New Roman"/>
          <w:bCs/>
          <w:sz w:val="24"/>
          <w:szCs w:val="24"/>
        </w:rPr>
        <w:t xml:space="preserve">Alford, J.B. </w:t>
      </w:r>
      <w:r w:rsidR="00A34DB3" w:rsidRPr="000242B1">
        <w:rPr>
          <w:rFonts w:ascii="Times New Roman" w:eastAsia="Times New Roman" w:hAnsi="Times New Roman" w:cs="Times New Roman"/>
          <w:bCs/>
          <w:sz w:val="24"/>
          <w:szCs w:val="24"/>
        </w:rPr>
        <w:t>&amp;</w:t>
      </w:r>
      <w:r w:rsidR="00537871" w:rsidRPr="000242B1">
        <w:rPr>
          <w:rFonts w:ascii="Times New Roman" w:eastAsia="Times New Roman" w:hAnsi="Times New Roman" w:cs="Times New Roman"/>
          <w:bCs/>
          <w:sz w:val="24"/>
          <w:szCs w:val="24"/>
        </w:rPr>
        <w:t xml:space="preserve"> D.C.</w:t>
      </w:r>
      <w:r w:rsidRPr="000242B1">
        <w:rPr>
          <w:rFonts w:ascii="Times New Roman" w:eastAsia="Times New Roman" w:hAnsi="Times New Roman" w:cs="Times New Roman"/>
          <w:bCs/>
          <w:sz w:val="24"/>
          <w:szCs w:val="24"/>
        </w:rPr>
        <w:t xml:space="preserve"> Beckett,</w:t>
      </w:r>
      <w:r w:rsidR="00537871" w:rsidRPr="000242B1">
        <w:rPr>
          <w:rFonts w:ascii="Times New Roman" w:eastAsia="Times New Roman" w:hAnsi="Times New Roman" w:cs="Times New Roman"/>
          <w:bCs/>
          <w:sz w:val="24"/>
          <w:szCs w:val="24"/>
        </w:rPr>
        <w:t xml:space="preserve"> </w:t>
      </w:r>
      <w:r w:rsidRPr="000242B1">
        <w:rPr>
          <w:rFonts w:ascii="Times New Roman" w:eastAsia="Times New Roman" w:hAnsi="Times New Roman" w:cs="Times New Roman"/>
          <w:bCs/>
          <w:sz w:val="24"/>
          <w:szCs w:val="24"/>
        </w:rPr>
        <w:t>2007. Selective predation by four darter (Percidae) species on larval chironomids (Diptera) from a Mississippi stream. Environmental Biology of Fishes, 78:353-364.</w:t>
      </w:r>
    </w:p>
    <w:p w14:paraId="0000004D" w14:textId="50ECDE08"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Bohn, T., </w:t>
      </w:r>
      <w:r w:rsidR="00537871" w:rsidRPr="000242B1">
        <w:rPr>
          <w:rFonts w:ascii="Times New Roman" w:eastAsia="Times New Roman" w:hAnsi="Times New Roman" w:cs="Times New Roman"/>
          <w:sz w:val="24"/>
          <w:szCs w:val="24"/>
        </w:rPr>
        <w:t xml:space="preserve">P.A. </w:t>
      </w:r>
      <w:r w:rsidRPr="000242B1">
        <w:rPr>
          <w:rFonts w:ascii="Times New Roman" w:eastAsia="Times New Roman" w:hAnsi="Times New Roman" w:cs="Times New Roman"/>
          <w:sz w:val="24"/>
          <w:szCs w:val="24"/>
        </w:rPr>
        <w:t xml:space="preserve">Amundsen, &amp; </w:t>
      </w:r>
      <w:r w:rsidR="00537871" w:rsidRPr="000242B1">
        <w:rPr>
          <w:rFonts w:ascii="Times New Roman" w:eastAsia="Times New Roman" w:hAnsi="Times New Roman" w:cs="Times New Roman"/>
          <w:sz w:val="24"/>
          <w:szCs w:val="24"/>
        </w:rPr>
        <w:t xml:space="preserve">A. </w:t>
      </w:r>
      <w:r w:rsidRPr="000242B1">
        <w:rPr>
          <w:rFonts w:ascii="Times New Roman" w:eastAsia="Times New Roman" w:hAnsi="Times New Roman" w:cs="Times New Roman"/>
          <w:sz w:val="24"/>
          <w:szCs w:val="24"/>
        </w:rPr>
        <w:t>Sparrow, 2008. Competitive exclusion after invasion? Biol</w:t>
      </w:r>
      <w:r w:rsidR="000242B1" w:rsidRPr="000242B1">
        <w:rPr>
          <w:rFonts w:ascii="Times New Roman" w:eastAsia="Times New Roman" w:hAnsi="Times New Roman" w:cs="Times New Roman"/>
          <w:sz w:val="24"/>
          <w:szCs w:val="24"/>
        </w:rPr>
        <w:t>ogical</w:t>
      </w:r>
      <w:r w:rsidRPr="000242B1">
        <w:rPr>
          <w:rFonts w:ascii="Times New Roman" w:eastAsia="Times New Roman" w:hAnsi="Times New Roman" w:cs="Times New Roman"/>
          <w:sz w:val="24"/>
          <w:szCs w:val="24"/>
        </w:rPr>
        <w:t xml:space="preserve"> Invasions, 10:359-368. </w:t>
      </w:r>
    </w:p>
    <w:p w14:paraId="0000004E" w14:textId="2564C7BE"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Bolnick, D. I., </w:t>
      </w:r>
      <w:r w:rsidR="00537871" w:rsidRPr="000242B1">
        <w:rPr>
          <w:rFonts w:ascii="Times New Roman" w:eastAsia="Times New Roman" w:hAnsi="Times New Roman" w:cs="Times New Roman"/>
          <w:sz w:val="24"/>
          <w:szCs w:val="24"/>
        </w:rPr>
        <w:t xml:space="preserve">P. </w:t>
      </w:r>
      <w:r w:rsidRPr="000242B1">
        <w:rPr>
          <w:rFonts w:ascii="Times New Roman" w:eastAsia="Times New Roman" w:hAnsi="Times New Roman" w:cs="Times New Roman"/>
          <w:sz w:val="24"/>
          <w:szCs w:val="24"/>
        </w:rPr>
        <w:t xml:space="preserve">Amarasekare, </w:t>
      </w:r>
      <w:r w:rsidR="00537871" w:rsidRPr="000242B1">
        <w:rPr>
          <w:rFonts w:ascii="Times New Roman" w:eastAsia="Times New Roman" w:hAnsi="Times New Roman" w:cs="Times New Roman"/>
          <w:sz w:val="24"/>
          <w:szCs w:val="24"/>
        </w:rPr>
        <w:t xml:space="preserve">M.S. </w:t>
      </w:r>
      <w:r w:rsidRPr="000242B1">
        <w:rPr>
          <w:rFonts w:ascii="Times New Roman" w:eastAsia="Times New Roman" w:hAnsi="Times New Roman" w:cs="Times New Roman"/>
          <w:sz w:val="24"/>
          <w:szCs w:val="24"/>
        </w:rPr>
        <w:t xml:space="preserve">Araujo, </w:t>
      </w:r>
      <w:r w:rsidR="00537871" w:rsidRPr="000242B1">
        <w:rPr>
          <w:rFonts w:ascii="Times New Roman" w:eastAsia="Times New Roman" w:hAnsi="Times New Roman" w:cs="Times New Roman"/>
          <w:sz w:val="24"/>
          <w:szCs w:val="24"/>
        </w:rPr>
        <w:t xml:space="preserve">R.B. </w:t>
      </w:r>
      <w:r w:rsidRPr="000242B1">
        <w:rPr>
          <w:rFonts w:ascii="Times New Roman" w:eastAsia="Times New Roman" w:hAnsi="Times New Roman" w:cs="Times New Roman"/>
          <w:sz w:val="24"/>
          <w:szCs w:val="24"/>
        </w:rPr>
        <w:t>Urger,</w:t>
      </w:r>
      <w:r w:rsidR="00537871" w:rsidRPr="000242B1">
        <w:rPr>
          <w:rFonts w:ascii="Times New Roman" w:eastAsia="Times New Roman" w:hAnsi="Times New Roman" w:cs="Times New Roman"/>
          <w:sz w:val="24"/>
          <w:szCs w:val="24"/>
        </w:rPr>
        <w:t xml:space="preserve"> J.M.</w:t>
      </w:r>
      <w:r w:rsidRPr="000242B1">
        <w:rPr>
          <w:rFonts w:ascii="Times New Roman" w:eastAsia="Times New Roman" w:hAnsi="Times New Roman" w:cs="Times New Roman"/>
          <w:sz w:val="24"/>
          <w:szCs w:val="24"/>
        </w:rPr>
        <w:t xml:space="preserve"> Levine,</w:t>
      </w:r>
      <w:r w:rsidR="00537871"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Novak, …</w:t>
      </w:r>
      <w:r w:rsidR="00537871" w:rsidRPr="000242B1">
        <w:rPr>
          <w:rFonts w:ascii="Times New Roman" w:eastAsia="Times New Roman" w:hAnsi="Times New Roman" w:cs="Times New Roman"/>
          <w:sz w:val="24"/>
          <w:szCs w:val="24"/>
        </w:rPr>
        <w:t xml:space="preserve"> D.A.</w:t>
      </w:r>
      <w:r w:rsidRPr="000242B1">
        <w:rPr>
          <w:rFonts w:ascii="Times New Roman" w:eastAsia="Times New Roman" w:hAnsi="Times New Roman" w:cs="Times New Roman"/>
          <w:sz w:val="24"/>
          <w:szCs w:val="24"/>
        </w:rPr>
        <w:t xml:space="preserve"> Vasseur, 2011. Why intraspecific trait variation matters in community ecology. Trends in Ecology &amp; Evolution, 26:183–192.</w:t>
      </w:r>
    </w:p>
    <w:p w14:paraId="0000004F" w14:textId="2C7AA643"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 xml:space="preserve">Bonsall, M.B. &amp; </w:t>
      </w:r>
      <w:r w:rsidR="00537871" w:rsidRPr="000242B1">
        <w:rPr>
          <w:rFonts w:ascii="Times New Roman" w:eastAsia="Times New Roman" w:hAnsi="Times New Roman" w:cs="Times New Roman"/>
          <w:sz w:val="24"/>
          <w:szCs w:val="24"/>
        </w:rPr>
        <w:t xml:space="preserve">R.D. </w:t>
      </w:r>
      <w:r w:rsidRPr="000242B1">
        <w:rPr>
          <w:rFonts w:ascii="Times New Roman" w:eastAsia="Times New Roman" w:hAnsi="Times New Roman" w:cs="Times New Roman"/>
          <w:sz w:val="24"/>
          <w:szCs w:val="24"/>
        </w:rPr>
        <w:t>Holt</w:t>
      </w:r>
      <w:r w:rsidR="00537871"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2003. The effects of enrichment on the dynamics of apparent competitive interactions in stage-structured systems. The American Naturalist, 162:780-795. </w:t>
      </w:r>
    </w:p>
    <w:p w14:paraId="00000050" w14:textId="15A68303" w:rsidR="00C85381" w:rsidRPr="000242B1" w:rsidRDefault="002730C1">
      <w:pPr>
        <w:spacing w:after="0" w:line="480" w:lineRule="auto"/>
        <w:ind w:left="720" w:hanging="720"/>
        <w:rPr>
          <w:rFonts w:ascii="Times New Roman" w:eastAsia="Times New Roman" w:hAnsi="Times New Roman" w:cs="Times New Roman"/>
          <w:sz w:val="24"/>
          <w:szCs w:val="24"/>
        </w:rPr>
      </w:pPr>
      <w:hyperlink r:id="rId12" w:anchor="bbb0035">
        <w:r w:rsidR="004D08DC" w:rsidRPr="000242B1">
          <w:rPr>
            <w:rFonts w:ascii="Times New Roman" w:eastAsia="Times New Roman" w:hAnsi="Times New Roman" w:cs="Times New Roman"/>
            <w:sz w:val="24"/>
            <w:szCs w:val="24"/>
          </w:rPr>
          <w:t>Bürkner, P.C. 2017</w:t>
        </w:r>
      </w:hyperlink>
      <w:r w:rsidR="004D08DC" w:rsidRPr="000242B1">
        <w:rPr>
          <w:rFonts w:ascii="Times New Roman" w:eastAsia="Times New Roman" w:hAnsi="Times New Roman" w:cs="Times New Roman"/>
          <w:sz w:val="24"/>
          <w:szCs w:val="24"/>
        </w:rPr>
        <w:t>. Advanced Bayesian Multilevel Modeling with the R Package brms (2017).</w:t>
      </w:r>
    </w:p>
    <w:p w14:paraId="00000051" w14:textId="669CC4F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Cable, L. E. 1923. Food of bullheads. Department of Commerce: Bureau of Fisheries, document no. 1037.</w:t>
      </w:r>
    </w:p>
    <w:p w14:paraId="00000052" w14:textId="3A863EBA"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Cadmus, P., </w:t>
      </w:r>
      <w:r w:rsidR="00F45107"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 xml:space="preserve">Pomeranz, &amp; </w:t>
      </w:r>
      <w:r w:rsidR="00F45107" w:rsidRPr="000242B1">
        <w:rPr>
          <w:rFonts w:ascii="Times New Roman" w:eastAsia="Times New Roman" w:hAnsi="Times New Roman" w:cs="Times New Roman"/>
          <w:sz w:val="24"/>
          <w:szCs w:val="24"/>
        </w:rPr>
        <w:t xml:space="preserve">J.M. </w:t>
      </w:r>
      <w:r w:rsidRPr="000242B1">
        <w:rPr>
          <w:rFonts w:ascii="Times New Roman" w:eastAsia="Times New Roman" w:hAnsi="Times New Roman" w:cs="Times New Roman"/>
          <w:sz w:val="24"/>
          <w:szCs w:val="24"/>
        </w:rPr>
        <w:t>Kraus, 2016. Low-cost floating emergence net and bottle trap: comparison of two designs, Journal of Freshwater Ecology, 31:653-658.</w:t>
      </w:r>
    </w:p>
    <w:p w14:paraId="00000053" w14:textId="5F6346A3"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Clegg, T.,</w:t>
      </w:r>
      <w:r w:rsidR="009E1248"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Ali, &amp;</w:t>
      </w:r>
      <w:r w:rsidR="009E1248" w:rsidRPr="000242B1">
        <w:rPr>
          <w:rFonts w:ascii="Times New Roman" w:eastAsia="Times New Roman" w:hAnsi="Times New Roman" w:cs="Times New Roman"/>
          <w:sz w:val="24"/>
          <w:szCs w:val="24"/>
        </w:rPr>
        <w:t xml:space="preserve"> A.P.</w:t>
      </w:r>
      <w:r w:rsidRPr="000242B1">
        <w:rPr>
          <w:rFonts w:ascii="Times New Roman" w:eastAsia="Times New Roman" w:hAnsi="Times New Roman" w:cs="Times New Roman"/>
          <w:sz w:val="24"/>
          <w:szCs w:val="24"/>
        </w:rPr>
        <w:t xml:space="preserve"> Beckerman</w:t>
      </w:r>
      <w:r w:rsidR="009E1248"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2018. The impact of intraspecific variation on food web structure. Ecology, 0:1-9. </w:t>
      </w:r>
    </w:p>
    <w:p w14:paraId="00000054" w14:textId="36C0EB63" w:rsidR="00C85381" w:rsidRPr="000242B1" w:rsidRDefault="002730C1">
      <w:pPr>
        <w:spacing w:after="0" w:line="480" w:lineRule="auto"/>
        <w:ind w:left="720" w:hanging="720"/>
        <w:rPr>
          <w:rFonts w:ascii="Times New Roman" w:eastAsia="Times New Roman" w:hAnsi="Times New Roman" w:cs="Times New Roman"/>
          <w:sz w:val="24"/>
          <w:szCs w:val="24"/>
        </w:rPr>
      </w:pPr>
      <w:hyperlink r:id="rId13" w:anchor="bbb0045">
        <w:r w:rsidR="004D08DC" w:rsidRPr="000242B1">
          <w:rPr>
            <w:rFonts w:ascii="Times New Roman" w:eastAsia="Times New Roman" w:hAnsi="Times New Roman" w:cs="Times New Roman"/>
            <w:sz w:val="24"/>
            <w:szCs w:val="24"/>
          </w:rPr>
          <w:t>Core Team 2017</w:t>
        </w:r>
      </w:hyperlink>
      <w:r w:rsidR="004D08DC" w:rsidRPr="000242B1">
        <w:rPr>
          <w:rFonts w:ascii="Times New Roman" w:eastAsia="Times New Roman" w:hAnsi="Times New Roman" w:cs="Times New Roman"/>
          <w:sz w:val="24"/>
          <w:szCs w:val="24"/>
        </w:rPr>
        <w:t>. R. Core TeamR: A Language and Environment for Statistical Computing. R Foundation for Statistical Computing, Vienna, Austria (2017), p. 2017</w:t>
      </w:r>
    </w:p>
    <w:p w14:paraId="00000055" w14:textId="5C49FB3E" w:rsidR="00C85381" w:rsidRPr="000242B1" w:rsidRDefault="004D08DC">
      <w:pPr>
        <w:spacing w:after="0" w:line="480" w:lineRule="auto"/>
        <w:ind w:left="720" w:hanging="720"/>
        <w:rPr>
          <w:rFonts w:ascii="Times New Roman" w:eastAsia="Times New Roman" w:hAnsi="Times New Roman" w:cs="Times New Roman"/>
          <w:color w:val="222222"/>
          <w:sz w:val="24"/>
          <w:szCs w:val="24"/>
        </w:rPr>
      </w:pPr>
      <w:r w:rsidRPr="000242B1">
        <w:rPr>
          <w:rFonts w:ascii="Times New Roman" w:eastAsia="Times New Roman" w:hAnsi="Times New Roman" w:cs="Times New Roman"/>
          <w:color w:val="222222"/>
          <w:sz w:val="24"/>
          <w:szCs w:val="24"/>
          <w:highlight w:val="white"/>
        </w:rPr>
        <w:t>Dahl, J. 1998. Effects of a benthivorous and a drift-feeding fish on a benthic stream assemblage. Oecologia, 116:426-432.</w:t>
      </w:r>
    </w:p>
    <w:p w14:paraId="2ADC193D" w14:textId="14C3B6D5" w:rsidR="00B37376" w:rsidRPr="000242B1" w:rsidRDefault="00B37376">
      <w:pPr>
        <w:spacing w:after="0" w:line="480" w:lineRule="auto"/>
        <w:ind w:left="720" w:hanging="720"/>
        <w:rPr>
          <w:rFonts w:ascii="Times New Roman" w:eastAsia="Times New Roman" w:hAnsi="Times New Roman" w:cs="Times New Roman"/>
          <w:color w:val="222222"/>
          <w:sz w:val="24"/>
          <w:szCs w:val="24"/>
        </w:rPr>
      </w:pPr>
      <w:r w:rsidRPr="000242B1">
        <w:rPr>
          <w:rFonts w:ascii="Times New Roman" w:hAnsi="Times New Roman" w:cs="Times New Roman"/>
          <w:sz w:val="24"/>
          <w:szCs w:val="24"/>
        </w:rPr>
        <w:t xml:space="preserve">Dahl, J. </w:t>
      </w:r>
      <w:r w:rsidR="00A34DB3" w:rsidRPr="000242B1">
        <w:rPr>
          <w:rFonts w:ascii="Times New Roman" w:hAnsi="Times New Roman" w:cs="Times New Roman"/>
          <w:sz w:val="24"/>
          <w:szCs w:val="24"/>
        </w:rPr>
        <w:t>&amp;</w:t>
      </w:r>
      <w:r w:rsidRPr="000242B1">
        <w:rPr>
          <w:rFonts w:ascii="Times New Roman" w:hAnsi="Times New Roman" w:cs="Times New Roman"/>
          <w:sz w:val="24"/>
          <w:szCs w:val="24"/>
        </w:rPr>
        <w:t xml:space="preserve"> </w:t>
      </w:r>
      <w:r w:rsidR="009E1248" w:rsidRPr="000242B1">
        <w:rPr>
          <w:rFonts w:ascii="Times New Roman" w:hAnsi="Times New Roman" w:cs="Times New Roman"/>
          <w:sz w:val="24"/>
          <w:szCs w:val="24"/>
        </w:rPr>
        <w:t xml:space="preserve">L.A. </w:t>
      </w:r>
      <w:r w:rsidRPr="000242B1">
        <w:rPr>
          <w:rFonts w:ascii="Times New Roman" w:hAnsi="Times New Roman" w:cs="Times New Roman"/>
          <w:sz w:val="24"/>
          <w:szCs w:val="24"/>
        </w:rPr>
        <w:t>Greenberg, 1996. Impact on stream benthic prey by benthic vs. drift feeding predators: a meta-analysis. Oikos, 77: 177 – 182.</w:t>
      </w:r>
    </w:p>
    <w:p w14:paraId="5025D07C" w14:textId="24133353" w:rsidR="00EA570D" w:rsidRPr="000242B1" w:rsidRDefault="00EA570D">
      <w:pPr>
        <w:spacing w:after="0" w:line="480" w:lineRule="auto"/>
        <w:ind w:left="720" w:hanging="720"/>
        <w:rPr>
          <w:rFonts w:ascii="Times New Roman" w:eastAsia="Times New Roman" w:hAnsi="Times New Roman" w:cs="Times New Roman"/>
          <w:color w:val="222222"/>
          <w:sz w:val="24"/>
          <w:szCs w:val="24"/>
        </w:rPr>
      </w:pPr>
      <w:r w:rsidRPr="000242B1">
        <w:rPr>
          <w:rFonts w:ascii="Times New Roman" w:hAnsi="Times New Roman" w:cs="Times New Roman"/>
          <w:sz w:val="24"/>
          <w:szCs w:val="24"/>
        </w:rPr>
        <w:t>Darwall, W.R.T.</w:t>
      </w:r>
      <w:r w:rsidR="00A34DB3" w:rsidRPr="000242B1">
        <w:rPr>
          <w:rFonts w:ascii="Times New Roman" w:hAnsi="Times New Roman" w:cs="Times New Roman"/>
          <w:sz w:val="24"/>
          <w:szCs w:val="24"/>
        </w:rPr>
        <w:t xml:space="preserve"> &amp;</w:t>
      </w:r>
      <w:r w:rsidR="009E1248" w:rsidRPr="000242B1">
        <w:rPr>
          <w:rFonts w:ascii="Times New Roman" w:hAnsi="Times New Roman" w:cs="Times New Roman"/>
          <w:sz w:val="24"/>
          <w:szCs w:val="24"/>
        </w:rPr>
        <w:t xml:space="preserve"> J.</w:t>
      </w:r>
      <w:r w:rsidR="00A34DB3" w:rsidRPr="000242B1">
        <w:rPr>
          <w:rFonts w:ascii="Times New Roman" w:hAnsi="Times New Roman" w:cs="Times New Roman"/>
          <w:sz w:val="24"/>
          <w:szCs w:val="24"/>
        </w:rPr>
        <w:t xml:space="preserve"> </w:t>
      </w:r>
      <w:r w:rsidRPr="000242B1">
        <w:rPr>
          <w:rFonts w:ascii="Times New Roman" w:hAnsi="Times New Roman" w:cs="Times New Roman"/>
          <w:sz w:val="24"/>
          <w:szCs w:val="24"/>
        </w:rPr>
        <w:t>Freyhof, 2016. Lost fishes, who is counting? The extent of the threat to freshwater fish biodiversity. In Conservation of Freshwater Fishes, Closs GP, Krkosek M, Olden JD (eds). Cambridge University Press: Cambridge; 1–36.</w:t>
      </w:r>
    </w:p>
    <w:p w14:paraId="371C8287" w14:textId="7440248F" w:rsidR="00FA7266" w:rsidRPr="000242B1" w:rsidRDefault="00FA7266" w:rsidP="00FA7266">
      <w:pPr>
        <w:spacing w:after="0" w:line="480" w:lineRule="auto"/>
        <w:ind w:left="720" w:hanging="720"/>
        <w:rPr>
          <w:rFonts w:ascii="Times New Roman" w:hAnsi="Times New Roman" w:cs="Times New Roman"/>
          <w:sz w:val="24"/>
          <w:szCs w:val="24"/>
        </w:rPr>
      </w:pPr>
      <w:bookmarkStart w:id="198" w:name="_Hlk48640283"/>
      <w:r w:rsidRPr="000242B1">
        <w:rPr>
          <w:rFonts w:ascii="Times New Roman" w:hAnsi="Times New Roman" w:cs="Times New Roman"/>
          <w:sz w:val="24"/>
          <w:szCs w:val="24"/>
        </w:rPr>
        <w:t xml:space="preserve">De Roos, A.M., </w:t>
      </w:r>
      <w:r w:rsidR="009E1248" w:rsidRPr="000242B1">
        <w:rPr>
          <w:rFonts w:ascii="Times New Roman" w:hAnsi="Times New Roman" w:cs="Times New Roman"/>
          <w:sz w:val="24"/>
          <w:szCs w:val="24"/>
        </w:rPr>
        <w:t xml:space="preserve">T. </w:t>
      </w:r>
      <w:r w:rsidRPr="000242B1">
        <w:rPr>
          <w:rFonts w:ascii="Times New Roman" w:hAnsi="Times New Roman" w:cs="Times New Roman"/>
          <w:sz w:val="24"/>
          <w:szCs w:val="24"/>
        </w:rPr>
        <w:t>Skellekens,</w:t>
      </w:r>
      <w:r w:rsidR="009E1248" w:rsidRPr="000242B1">
        <w:rPr>
          <w:rFonts w:ascii="Times New Roman" w:hAnsi="Times New Roman" w:cs="Times New Roman"/>
          <w:sz w:val="24"/>
          <w:szCs w:val="24"/>
        </w:rPr>
        <w:t xml:space="preserve"> T.</w:t>
      </w:r>
      <w:r w:rsidRPr="000242B1">
        <w:rPr>
          <w:rFonts w:ascii="Times New Roman" w:hAnsi="Times New Roman" w:cs="Times New Roman"/>
          <w:sz w:val="24"/>
          <w:szCs w:val="24"/>
        </w:rPr>
        <w:t xml:space="preserve"> Van Kooten, </w:t>
      </w:r>
      <w:r w:rsidR="00A34DB3" w:rsidRPr="000242B1">
        <w:rPr>
          <w:rFonts w:ascii="Times New Roman" w:hAnsi="Times New Roman" w:cs="Times New Roman"/>
          <w:sz w:val="24"/>
          <w:szCs w:val="24"/>
        </w:rPr>
        <w:t>&amp;</w:t>
      </w:r>
      <w:r w:rsidRPr="000242B1">
        <w:rPr>
          <w:rFonts w:ascii="Times New Roman" w:hAnsi="Times New Roman" w:cs="Times New Roman"/>
          <w:sz w:val="24"/>
          <w:szCs w:val="24"/>
        </w:rPr>
        <w:t xml:space="preserve"> </w:t>
      </w:r>
      <w:r w:rsidR="009E1248" w:rsidRPr="000242B1">
        <w:rPr>
          <w:rFonts w:ascii="Times New Roman" w:hAnsi="Times New Roman" w:cs="Times New Roman"/>
          <w:sz w:val="24"/>
          <w:szCs w:val="24"/>
        </w:rPr>
        <w:t xml:space="preserve">L. </w:t>
      </w:r>
      <w:r w:rsidRPr="000242B1">
        <w:rPr>
          <w:rFonts w:ascii="Times New Roman" w:hAnsi="Times New Roman" w:cs="Times New Roman"/>
          <w:sz w:val="24"/>
          <w:szCs w:val="24"/>
        </w:rPr>
        <w:t>Persson,</w:t>
      </w:r>
      <w:r w:rsidR="009E1248" w:rsidRPr="000242B1">
        <w:rPr>
          <w:rFonts w:ascii="Times New Roman" w:hAnsi="Times New Roman" w:cs="Times New Roman"/>
          <w:sz w:val="24"/>
          <w:szCs w:val="24"/>
        </w:rPr>
        <w:t xml:space="preserve"> </w:t>
      </w:r>
      <w:r w:rsidRPr="000242B1">
        <w:rPr>
          <w:rFonts w:ascii="Times New Roman" w:hAnsi="Times New Roman" w:cs="Times New Roman"/>
          <w:sz w:val="24"/>
          <w:szCs w:val="24"/>
        </w:rPr>
        <w:t xml:space="preserve">2008. Stage specific predator species help each other persist while competing for a single prey. Proceedings of the National Academy of Sciences, 105:13930-13935. </w:t>
      </w:r>
    </w:p>
    <w:bookmarkEnd w:id="198"/>
    <w:p w14:paraId="00000056" w14:textId="1D6D1604"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 xml:space="preserve">Eby, L.A., </w:t>
      </w:r>
      <w:r w:rsidR="00F301EF" w:rsidRPr="000242B1">
        <w:rPr>
          <w:rFonts w:ascii="Times New Roman" w:eastAsia="Times New Roman" w:hAnsi="Times New Roman" w:cs="Times New Roman"/>
          <w:sz w:val="24"/>
          <w:szCs w:val="24"/>
        </w:rPr>
        <w:t xml:space="preserve">W.J. </w:t>
      </w:r>
      <w:r w:rsidRPr="000242B1">
        <w:rPr>
          <w:rFonts w:ascii="Times New Roman" w:eastAsia="Times New Roman" w:hAnsi="Times New Roman" w:cs="Times New Roman"/>
          <w:sz w:val="24"/>
          <w:szCs w:val="24"/>
        </w:rPr>
        <w:t>Roach,</w:t>
      </w:r>
      <w:r w:rsidR="00F301EF" w:rsidRPr="000242B1">
        <w:rPr>
          <w:rFonts w:ascii="Times New Roman" w:eastAsia="Times New Roman" w:hAnsi="Times New Roman" w:cs="Times New Roman"/>
          <w:sz w:val="24"/>
          <w:szCs w:val="24"/>
        </w:rPr>
        <w:t xml:space="preserve"> L.B.</w:t>
      </w:r>
      <w:r w:rsidRPr="000242B1">
        <w:rPr>
          <w:rFonts w:ascii="Times New Roman" w:eastAsia="Times New Roman" w:hAnsi="Times New Roman" w:cs="Times New Roman"/>
          <w:sz w:val="24"/>
          <w:szCs w:val="24"/>
        </w:rPr>
        <w:t xml:space="preserve"> Crowder, &amp; </w:t>
      </w:r>
      <w:r w:rsidR="00F301EF" w:rsidRPr="000242B1">
        <w:rPr>
          <w:rFonts w:ascii="Times New Roman" w:eastAsia="Times New Roman" w:hAnsi="Times New Roman" w:cs="Times New Roman"/>
          <w:sz w:val="24"/>
          <w:szCs w:val="24"/>
        </w:rPr>
        <w:t xml:space="preserve">J.A. </w:t>
      </w:r>
      <w:r w:rsidRPr="000242B1">
        <w:rPr>
          <w:rFonts w:ascii="Times New Roman" w:eastAsia="Times New Roman" w:hAnsi="Times New Roman" w:cs="Times New Roman"/>
          <w:sz w:val="24"/>
          <w:szCs w:val="24"/>
        </w:rPr>
        <w:t>Stanford, 2006. Effects of stocking-up freshwater food webs. Trends in Ecology and Evolution, 21:576-584.</w:t>
      </w:r>
    </w:p>
    <w:p w14:paraId="00000057" w14:textId="5D8CFB76" w:rsidR="00C85381" w:rsidRPr="000242B1" w:rsidRDefault="004D08DC">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eastAsia="Times New Roman" w:hAnsi="Times New Roman" w:cs="Times New Roman"/>
          <w:color w:val="000000"/>
          <w:sz w:val="24"/>
          <w:szCs w:val="24"/>
        </w:rPr>
        <w:t xml:space="preserve">Fuller, P., </w:t>
      </w:r>
      <w:r w:rsidR="00F301EF" w:rsidRPr="000242B1">
        <w:rPr>
          <w:rFonts w:ascii="Times New Roman" w:eastAsia="Times New Roman" w:hAnsi="Times New Roman" w:cs="Times New Roman"/>
          <w:color w:val="000000"/>
          <w:sz w:val="24"/>
          <w:szCs w:val="24"/>
        </w:rPr>
        <w:t xml:space="preserve">G. </w:t>
      </w:r>
      <w:r w:rsidRPr="000242B1">
        <w:rPr>
          <w:rFonts w:ascii="Times New Roman" w:eastAsia="Times New Roman" w:hAnsi="Times New Roman" w:cs="Times New Roman"/>
          <w:color w:val="000000"/>
          <w:sz w:val="24"/>
          <w:szCs w:val="24"/>
        </w:rPr>
        <w:t>Jacobs,</w:t>
      </w:r>
      <w:r w:rsidR="00F301EF" w:rsidRPr="000242B1">
        <w:rPr>
          <w:rFonts w:ascii="Times New Roman" w:eastAsia="Times New Roman" w:hAnsi="Times New Roman" w:cs="Times New Roman"/>
          <w:color w:val="000000"/>
          <w:sz w:val="24"/>
          <w:szCs w:val="24"/>
        </w:rPr>
        <w:t xml:space="preserve"> M.</w:t>
      </w:r>
      <w:r w:rsidRPr="000242B1">
        <w:rPr>
          <w:rFonts w:ascii="Times New Roman" w:eastAsia="Times New Roman" w:hAnsi="Times New Roman" w:cs="Times New Roman"/>
          <w:color w:val="000000"/>
          <w:sz w:val="24"/>
          <w:szCs w:val="24"/>
        </w:rPr>
        <w:t xml:space="preserve"> Cannister,</w:t>
      </w:r>
      <w:r w:rsidR="00F301EF" w:rsidRPr="000242B1">
        <w:rPr>
          <w:rFonts w:ascii="Times New Roman" w:eastAsia="Times New Roman" w:hAnsi="Times New Roman" w:cs="Times New Roman"/>
          <w:color w:val="000000"/>
          <w:sz w:val="24"/>
          <w:szCs w:val="24"/>
        </w:rPr>
        <w:t xml:space="preserve"> J.</w:t>
      </w:r>
      <w:r w:rsidRPr="000242B1">
        <w:rPr>
          <w:rFonts w:ascii="Times New Roman" w:eastAsia="Times New Roman" w:hAnsi="Times New Roman" w:cs="Times New Roman"/>
          <w:color w:val="000000"/>
          <w:sz w:val="24"/>
          <w:szCs w:val="24"/>
        </w:rPr>
        <w:t xml:space="preserve"> Larson,</w:t>
      </w:r>
      <w:r w:rsidR="00F301EF" w:rsidRPr="000242B1">
        <w:rPr>
          <w:rFonts w:ascii="Times New Roman" w:eastAsia="Times New Roman" w:hAnsi="Times New Roman" w:cs="Times New Roman"/>
          <w:color w:val="000000"/>
          <w:sz w:val="24"/>
          <w:szCs w:val="24"/>
        </w:rPr>
        <w:t xml:space="preserve"> T.H.</w:t>
      </w:r>
      <w:r w:rsidRPr="000242B1">
        <w:rPr>
          <w:rFonts w:ascii="Times New Roman" w:eastAsia="Times New Roman" w:hAnsi="Times New Roman" w:cs="Times New Roman"/>
          <w:color w:val="000000"/>
          <w:sz w:val="24"/>
          <w:szCs w:val="24"/>
        </w:rPr>
        <w:t xml:space="preserve"> Makled &amp; </w:t>
      </w:r>
      <w:r w:rsidR="00F301EF" w:rsidRPr="000242B1">
        <w:rPr>
          <w:rFonts w:ascii="Times New Roman" w:eastAsia="Times New Roman" w:hAnsi="Times New Roman" w:cs="Times New Roman"/>
          <w:color w:val="000000"/>
          <w:sz w:val="24"/>
          <w:szCs w:val="24"/>
        </w:rPr>
        <w:t xml:space="preserve">A. </w:t>
      </w:r>
      <w:r w:rsidRPr="000242B1">
        <w:rPr>
          <w:rFonts w:ascii="Times New Roman" w:eastAsia="Times New Roman" w:hAnsi="Times New Roman" w:cs="Times New Roman"/>
          <w:color w:val="000000"/>
          <w:sz w:val="24"/>
          <w:szCs w:val="24"/>
        </w:rPr>
        <w:t>Fusaro, 2019. Lepomis humilis (Girard, 1858): U.S. Geological Survey, Nonindigenous Aquatic Species Database, Gainesville, FL.</w:t>
      </w:r>
    </w:p>
    <w:p w14:paraId="739A7D2A" w14:textId="708BC3A7" w:rsidR="00C77791" w:rsidRPr="000242B1" w:rsidRDefault="00C77791">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hAnsi="Times New Roman" w:cs="Times New Roman"/>
          <w:sz w:val="24"/>
          <w:szCs w:val="24"/>
        </w:rPr>
        <w:t>Garman</w:t>
      </w:r>
      <w:r w:rsidR="00F301EF" w:rsidRPr="000242B1">
        <w:rPr>
          <w:rFonts w:ascii="Times New Roman" w:hAnsi="Times New Roman" w:cs="Times New Roman"/>
          <w:sz w:val="24"/>
          <w:szCs w:val="24"/>
        </w:rPr>
        <w:t>,</w:t>
      </w:r>
      <w:r w:rsidRPr="000242B1">
        <w:rPr>
          <w:rFonts w:ascii="Times New Roman" w:hAnsi="Times New Roman" w:cs="Times New Roman"/>
          <w:sz w:val="24"/>
          <w:szCs w:val="24"/>
        </w:rPr>
        <w:t xml:space="preserve"> G.C. 1991. Use of terrestrial arthropod prey by a stream-dwelling cyprinid fish. Environmental Biology of Fishes, 30:325–331.</w:t>
      </w:r>
    </w:p>
    <w:p w14:paraId="11106528" w14:textId="262A075A" w:rsidR="00042DBF" w:rsidRPr="000242B1" w:rsidRDefault="00042DBF">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t>Hardy, A. C. 1924. The herring in relation to its animate environment. Part 1. The food and feeding habits of the herring with special reference to the east coast of England. Fish. Invest</w:t>
      </w:r>
      <w:r w:rsidR="00A849DD" w:rsidRPr="000242B1">
        <w:rPr>
          <w:rFonts w:ascii="Times New Roman" w:hAnsi="Times New Roman" w:cs="Times New Roman"/>
          <w:sz w:val="24"/>
          <w:szCs w:val="24"/>
        </w:rPr>
        <w:t>igation</w:t>
      </w:r>
      <w:r w:rsidRPr="000242B1">
        <w:rPr>
          <w:rFonts w:ascii="Times New Roman" w:hAnsi="Times New Roman" w:cs="Times New Roman"/>
          <w:sz w:val="24"/>
          <w:szCs w:val="24"/>
        </w:rPr>
        <w:t xml:space="preserve"> Ser</w:t>
      </w:r>
      <w:r w:rsidR="00A849DD" w:rsidRPr="000242B1">
        <w:rPr>
          <w:rFonts w:ascii="Times New Roman" w:hAnsi="Times New Roman" w:cs="Times New Roman"/>
          <w:sz w:val="24"/>
          <w:szCs w:val="24"/>
        </w:rPr>
        <w:t>ies</w:t>
      </w:r>
      <w:r w:rsidRPr="000242B1">
        <w:rPr>
          <w:rFonts w:ascii="Times New Roman" w:hAnsi="Times New Roman" w:cs="Times New Roman"/>
          <w:sz w:val="24"/>
          <w:szCs w:val="24"/>
        </w:rPr>
        <w:t xml:space="preserve"> II, 7:1–53</w:t>
      </w:r>
    </w:p>
    <w:p w14:paraId="0541A1E2" w14:textId="6E72E54A" w:rsidR="006411C0" w:rsidRPr="000242B1" w:rsidRDefault="006411C0">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hAnsi="Times New Roman" w:cs="Times New Roman"/>
          <w:sz w:val="24"/>
          <w:szCs w:val="24"/>
        </w:rPr>
        <w:t>Hargrave, C. W. 200</w:t>
      </w:r>
      <w:r w:rsidR="00200666" w:rsidRPr="000242B1">
        <w:rPr>
          <w:rFonts w:ascii="Times New Roman" w:hAnsi="Times New Roman" w:cs="Times New Roman"/>
          <w:sz w:val="24"/>
          <w:szCs w:val="24"/>
        </w:rPr>
        <w:t>9</w:t>
      </w:r>
      <w:r w:rsidRPr="000242B1">
        <w:rPr>
          <w:rFonts w:ascii="Times New Roman" w:hAnsi="Times New Roman" w:cs="Times New Roman"/>
          <w:sz w:val="24"/>
          <w:szCs w:val="24"/>
        </w:rPr>
        <w:t>. Effects of fish species richness and assemblage composition on stream ecosystem function. Eco</w:t>
      </w:r>
      <w:r w:rsidR="00F301EF" w:rsidRPr="000242B1">
        <w:rPr>
          <w:rFonts w:ascii="Times New Roman" w:hAnsi="Times New Roman" w:cs="Times New Roman"/>
          <w:sz w:val="24"/>
          <w:szCs w:val="24"/>
        </w:rPr>
        <w:t>logy of</w:t>
      </w:r>
      <w:r w:rsidRPr="000242B1">
        <w:rPr>
          <w:rFonts w:ascii="Times New Roman" w:hAnsi="Times New Roman" w:cs="Times New Roman"/>
          <w:sz w:val="24"/>
          <w:szCs w:val="24"/>
        </w:rPr>
        <w:t xml:space="preserve"> Freshwater Fish, 18: 24 – 32.</w:t>
      </w:r>
    </w:p>
    <w:p w14:paraId="00000058" w14:textId="5B11E21D" w:rsidR="00C85381" w:rsidRPr="000242B1" w:rsidRDefault="004D08DC">
      <w:pPr>
        <w:spacing w:after="0" w:line="480" w:lineRule="auto"/>
        <w:ind w:left="720" w:hanging="720"/>
        <w:rPr>
          <w:rFonts w:ascii="Times New Roman" w:eastAsia="Times New Roman" w:hAnsi="Times New Roman" w:cs="Times New Roman"/>
          <w:color w:val="000000"/>
          <w:sz w:val="24"/>
          <w:szCs w:val="24"/>
        </w:rPr>
      </w:pPr>
      <w:r w:rsidRPr="000242B1">
        <w:rPr>
          <w:rFonts w:ascii="Times New Roman" w:eastAsia="Times New Roman" w:hAnsi="Times New Roman" w:cs="Times New Roman"/>
          <w:color w:val="000000"/>
          <w:sz w:val="24"/>
          <w:szCs w:val="24"/>
        </w:rPr>
        <w:t>Hartvig, M. &amp;</w:t>
      </w:r>
      <w:r w:rsidR="003C6D59" w:rsidRPr="000242B1">
        <w:rPr>
          <w:rFonts w:ascii="Times New Roman" w:eastAsia="Times New Roman" w:hAnsi="Times New Roman" w:cs="Times New Roman"/>
          <w:color w:val="000000"/>
          <w:sz w:val="24"/>
          <w:szCs w:val="24"/>
        </w:rPr>
        <w:t xml:space="preserve"> K.H.</w:t>
      </w:r>
      <w:r w:rsidRPr="000242B1">
        <w:rPr>
          <w:rFonts w:ascii="Times New Roman" w:eastAsia="Times New Roman" w:hAnsi="Times New Roman" w:cs="Times New Roman"/>
          <w:color w:val="000000"/>
          <w:sz w:val="24"/>
          <w:szCs w:val="24"/>
        </w:rPr>
        <w:t xml:space="preserve"> Anderson, 2013. Coexistence of structured populations with size-based prey selection. Theoretical </w:t>
      </w:r>
      <w:r w:rsidR="00F605E0" w:rsidRPr="000242B1">
        <w:rPr>
          <w:rFonts w:ascii="Times New Roman" w:eastAsia="Times New Roman" w:hAnsi="Times New Roman" w:cs="Times New Roman"/>
          <w:color w:val="000000"/>
          <w:sz w:val="24"/>
          <w:szCs w:val="24"/>
        </w:rPr>
        <w:t>Population B</w:t>
      </w:r>
      <w:r w:rsidRPr="000242B1">
        <w:rPr>
          <w:rFonts w:ascii="Times New Roman" w:eastAsia="Times New Roman" w:hAnsi="Times New Roman" w:cs="Times New Roman"/>
          <w:color w:val="000000"/>
          <w:sz w:val="24"/>
          <w:szCs w:val="24"/>
        </w:rPr>
        <w:t xml:space="preserve">iology, 89:24-33. </w:t>
      </w:r>
    </w:p>
    <w:p w14:paraId="00000059" w14:textId="255FC2CF"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Herwig, B.R. &amp; </w:t>
      </w:r>
      <w:r w:rsidR="003C6D59" w:rsidRPr="000242B1">
        <w:rPr>
          <w:rFonts w:ascii="Times New Roman" w:eastAsia="Times New Roman" w:hAnsi="Times New Roman" w:cs="Times New Roman"/>
          <w:sz w:val="24"/>
          <w:szCs w:val="24"/>
        </w:rPr>
        <w:t xml:space="preserve">K.D. </w:t>
      </w:r>
      <w:r w:rsidRPr="000242B1">
        <w:rPr>
          <w:rFonts w:ascii="Times New Roman" w:eastAsia="Times New Roman" w:hAnsi="Times New Roman" w:cs="Times New Roman"/>
          <w:sz w:val="24"/>
          <w:szCs w:val="24"/>
        </w:rPr>
        <w:t xml:space="preserve">Zimmer, 2007. Population ecology and prey consumption by fathead minnows in prairie wetlands: importance of detritus and larval fish. Ecology of Freshwater Fish, 16:282-294. </w:t>
      </w:r>
    </w:p>
    <w:p w14:paraId="0000005A" w14:textId="4603621E"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Huryn, A.D. &amp; </w:t>
      </w:r>
      <w:r w:rsidR="003C6D59" w:rsidRPr="000242B1">
        <w:rPr>
          <w:rFonts w:ascii="Times New Roman" w:eastAsia="Times New Roman" w:hAnsi="Times New Roman" w:cs="Times New Roman"/>
          <w:sz w:val="24"/>
          <w:szCs w:val="24"/>
        </w:rPr>
        <w:t xml:space="preserve">J.B. </w:t>
      </w:r>
      <w:r w:rsidRPr="000242B1">
        <w:rPr>
          <w:rFonts w:ascii="Times New Roman" w:eastAsia="Times New Roman" w:hAnsi="Times New Roman" w:cs="Times New Roman"/>
          <w:sz w:val="24"/>
          <w:szCs w:val="24"/>
        </w:rPr>
        <w:t>Wallace, 2000. Life history and production of stream insects. Annu</w:t>
      </w:r>
      <w:r w:rsidR="00A849DD" w:rsidRPr="000242B1">
        <w:rPr>
          <w:rFonts w:ascii="Times New Roman" w:eastAsia="Times New Roman" w:hAnsi="Times New Roman" w:cs="Times New Roman"/>
          <w:sz w:val="24"/>
          <w:szCs w:val="24"/>
        </w:rPr>
        <w:t>al</w:t>
      </w:r>
      <w:r w:rsidRPr="000242B1">
        <w:rPr>
          <w:rFonts w:ascii="Times New Roman" w:eastAsia="Times New Roman" w:hAnsi="Times New Roman" w:cs="Times New Roman"/>
          <w:sz w:val="24"/>
          <w:szCs w:val="24"/>
        </w:rPr>
        <w:t xml:space="preserve"> Rev</w:t>
      </w:r>
      <w:r w:rsidR="00A849DD" w:rsidRPr="000242B1">
        <w:rPr>
          <w:rFonts w:ascii="Times New Roman" w:eastAsia="Times New Roman" w:hAnsi="Times New Roman" w:cs="Times New Roman"/>
          <w:sz w:val="24"/>
          <w:szCs w:val="24"/>
        </w:rPr>
        <w:t>iew of</w:t>
      </w:r>
      <w:r w:rsidRPr="000242B1">
        <w:rPr>
          <w:rFonts w:ascii="Times New Roman" w:eastAsia="Times New Roman" w:hAnsi="Times New Roman" w:cs="Times New Roman"/>
          <w:sz w:val="24"/>
          <w:szCs w:val="24"/>
        </w:rPr>
        <w:t xml:space="preserve"> Entomol</w:t>
      </w:r>
      <w:r w:rsidR="00A849DD" w:rsidRPr="000242B1">
        <w:rPr>
          <w:rFonts w:ascii="Times New Roman" w:eastAsia="Times New Roman" w:hAnsi="Times New Roman" w:cs="Times New Roman"/>
          <w:sz w:val="24"/>
          <w:szCs w:val="24"/>
        </w:rPr>
        <w:t>ogy</w:t>
      </w:r>
      <w:r w:rsidRPr="000242B1">
        <w:rPr>
          <w:rFonts w:ascii="Times New Roman" w:eastAsia="Times New Roman" w:hAnsi="Times New Roman" w:cs="Times New Roman"/>
          <w:sz w:val="24"/>
          <w:szCs w:val="24"/>
        </w:rPr>
        <w:t>, 45:83– 110.</w:t>
      </w:r>
    </w:p>
    <w:p w14:paraId="16F754E1" w14:textId="3F598DCE" w:rsidR="00227332" w:rsidRPr="000242B1" w:rsidRDefault="00227332">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Hutchinson, G.E.</w:t>
      </w:r>
      <w:r w:rsidR="003C6D59"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1959. Homage to Santa Roalia or why are there so many kinds of animals?. The American Naturalist, 93:145-159. </w:t>
      </w:r>
    </w:p>
    <w:p w14:paraId="35EEE482" w14:textId="5A5875EA" w:rsidR="00886E5D" w:rsidRPr="000242B1" w:rsidRDefault="00814687">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t xml:space="preserve">Jelks, H. L., S. J. Walsh, N. M. Burkhead, S. Contreras-Balderas, E. Díaz-Pardo, D. A. Hendrickson, J. Lyons, N. E. Mandrak, F. McCormick, J. S. Nelson, S. P. Platania, B. A. </w:t>
      </w:r>
      <w:r w:rsidRPr="000242B1">
        <w:rPr>
          <w:rFonts w:ascii="Times New Roman" w:hAnsi="Times New Roman" w:cs="Times New Roman"/>
          <w:sz w:val="24"/>
          <w:szCs w:val="24"/>
        </w:rPr>
        <w:lastRenderedPageBreak/>
        <w:t xml:space="preserve">Porter, C. B. Renaud, J. J. Schmitter-Soto, E. B. Taylor, </w:t>
      </w:r>
      <w:r w:rsidR="00200666" w:rsidRPr="000242B1">
        <w:rPr>
          <w:rFonts w:ascii="Times New Roman" w:hAnsi="Times New Roman" w:cs="Times New Roman"/>
          <w:sz w:val="24"/>
          <w:szCs w:val="24"/>
        </w:rPr>
        <w:t>&amp;</w:t>
      </w:r>
      <w:r w:rsidRPr="000242B1">
        <w:rPr>
          <w:rFonts w:ascii="Times New Roman" w:hAnsi="Times New Roman" w:cs="Times New Roman"/>
          <w:sz w:val="24"/>
          <w:szCs w:val="24"/>
        </w:rPr>
        <w:t xml:space="preserve"> M. L. Warren, Jr.</w:t>
      </w:r>
      <w:r w:rsidR="003C6D59" w:rsidRPr="000242B1">
        <w:rPr>
          <w:rFonts w:ascii="Times New Roman" w:hAnsi="Times New Roman" w:cs="Times New Roman"/>
          <w:sz w:val="24"/>
          <w:szCs w:val="24"/>
        </w:rPr>
        <w:t>,</w:t>
      </w:r>
      <w:r w:rsidRPr="000242B1">
        <w:rPr>
          <w:rFonts w:ascii="Times New Roman" w:hAnsi="Times New Roman" w:cs="Times New Roman"/>
          <w:sz w:val="24"/>
          <w:szCs w:val="24"/>
        </w:rPr>
        <w:t xml:space="preserve"> 2008. Conservation status of imperiled North American freshwater and diadromous fishes. Fisheries</w:t>
      </w:r>
      <w:r w:rsidR="00886E5D" w:rsidRPr="000242B1">
        <w:rPr>
          <w:rFonts w:ascii="Times New Roman" w:hAnsi="Times New Roman" w:cs="Times New Roman"/>
          <w:sz w:val="24"/>
          <w:szCs w:val="24"/>
        </w:rPr>
        <w:t>,</w:t>
      </w:r>
      <w:r w:rsidRPr="000242B1">
        <w:rPr>
          <w:rFonts w:ascii="Times New Roman" w:hAnsi="Times New Roman" w:cs="Times New Roman"/>
          <w:sz w:val="24"/>
          <w:szCs w:val="24"/>
        </w:rPr>
        <w:t xml:space="preserve"> 33:372–407.</w:t>
      </w:r>
    </w:p>
    <w:p w14:paraId="0000005B" w14:textId="42B0BB6B"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Kamler, J.F. &amp; </w:t>
      </w:r>
      <w:r w:rsidR="003C6D59" w:rsidRPr="000242B1">
        <w:rPr>
          <w:rFonts w:ascii="Times New Roman" w:eastAsia="Times New Roman" w:hAnsi="Times New Roman" w:cs="Times New Roman"/>
          <w:sz w:val="24"/>
          <w:szCs w:val="24"/>
        </w:rPr>
        <w:t xml:space="preserve">K.L. </w:t>
      </w:r>
      <w:r w:rsidRPr="000242B1">
        <w:rPr>
          <w:rFonts w:ascii="Times New Roman" w:eastAsia="Times New Roman" w:hAnsi="Times New Roman" w:cs="Times New Roman"/>
          <w:sz w:val="24"/>
          <w:szCs w:val="24"/>
        </w:rPr>
        <w:t>Pope, 2001. Nonlethal methods of examining fish gut contents. Reviews in Fisheries Science, 9:1-11.</w:t>
      </w:r>
    </w:p>
    <w:p w14:paraId="1B1C8221" w14:textId="1F40B05D" w:rsidR="00A71E6B" w:rsidRPr="000242B1" w:rsidRDefault="00A409C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Kraus, J. M.,</w:t>
      </w:r>
      <w:r w:rsidR="003C6D59"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w:t>
      </w:r>
      <w:r w:rsidR="003C6D59" w:rsidRPr="000242B1">
        <w:rPr>
          <w:rFonts w:ascii="Times New Roman" w:eastAsia="Times New Roman" w:hAnsi="Times New Roman" w:cs="Times New Roman"/>
          <w:sz w:val="24"/>
          <w:szCs w:val="24"/>
        </w:rPr>
        <w:t xml:space="preserve"> D.M.</w:t>
      </w:r>
      <w:r w:rsidRPr="000242B1">
        <w:rPr>
          <w:rFonts w:ascii="Times New Roman" w:eastAsia="Times New Roman" w:hAnsi="Times New Roman" w:cs="Times New Roman"/>
          <w:sz w:val="24"/>
          <w:szCs w:val="24"/>
        </w:rPr>
        <w:t xml:space="preserve"> Walters, </w:t>
      </w:r>
      <w:r w:rsidR="003C6D59" w:rsidRPr="000242B1">
        <w:rPr>
          <w:rFonts w:ascii="Times New Roman" w:eastAsia="Times New Roman" w:hAnsi="Times New Roman" w:cs="Times New Roman"/>
          <w:sz w:val="24"/>
          <w:szCs w:val="24"/>
        </w:rPr>
        <w:t xml:space="preserve">R.B. </w:t>
      </w:r>
      <w:r w:rsidRPr="000242B1">
        <w:rPr>
          <w:rFonts w:ascii="Times New Roman" w:eastAsia="Times New Roman" w:hAnsi="Times New Roman" w:cs="Times New Roman"/>
          <w:sz w:val="24"/>
          <w:szCs w:val="24"/>
        </w:rPr>
        <w:t>Wanty,</w:t>
      </w:r>
      <w:r w:rsidR="003C6D59" w:rsidRPr="000242B1">
        <w:rPr>
          <w:rFonts w:ascii="Times New Roman" w:eastAsia="Times New Roman" w:hAnsi="Times New Roman" w:cs="Times New Roman"/>
          <w:sz w:val="24"/>
          <w:szCs w:val="24"/>
        </w:rPr>
        <w:t xml:space="preserve"> R.E.</w:t>
      </w:r>
      <w:r w:rsidRPr="000242B1">
        <w:rPr>
          <w:rFonts w:ascii="Times New Roman" w:eastAsia="Times New Roman" w:hAnsi="Times New Roman" w:cs="Times New Roman"/>
          <w:sz w:val="24"/>
          <w:szCs w:val="24"/>
        </w:rPr>
        <w:t xml:space="preserve"> Zuellig, &amp; </w:t>
      </w:r>
      <w:r w:rsidR="003C6D59" w:rsidRPr="000242B1">
        <w:rPr>
          <w:rFonts w:ascii="Times New Roman" w:eastAsia="Times New Roman" w:hAnsi="Times New Roman" w:cs="Times New Roman"/>
          <w:sz w:val="24"/>
          <w:szCs w:val="24"/>
        </w:rPr>
        <w:t xml:space="preserve">R.E. </w:t>
      </w:r>
      <w:r w:rsidRPr="000242B1">
        <w:rPr>
          <w:rFonts w:ascii="Times New Roman" w:eastAsia="Times New Roman" w:hAnsi="Times New Roman" w:cs="Times New Roman"/>
          <w:sz w:val="24"/>
          <w:szCs w:val="24"/>
        </w:rPr>
        <w:t>Wolf, 2014. Cross‐ecosystem impacts of stream pollution reduce resource and contaminant flux to riparian food webs. Ecological Applications, 24, 235-243.</w:t>
      </w:r>
    </w:p>
    <w:p w14:paraId="5B841DA4" w14:textId="461A6942" w:rsidR="00A71E6B" w:rsidRPr="000242B1" w:rsidRDefault="00A71E6B">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Kraus, J. M., </w:t>
      </w:r>
      <w:r w:rsidR="003C6D59"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Pomeranz,</w:t>
      </w:r>
      <w:r w:rsidR="003C6D59" w:rsidRPr="000242B1">
        <w:rPr>
          <w:rFonts w:ascii="Times New Roman" w:eastAsia="Times New Roman" w:hAnsi="Times New Roman" w:cs="Times New Roman"/>
          <w:sz w:val="24"/>
          <w:szCs w:val="24"/>
        </w:rPr>
        <w:t xml:space="preserve"> A.S.</w:t>
      </w:r>
      <w:r w:rsidRPr="000242B1">
        <w:rPr>
          <w:rFonts w:ascii="Times New Roman" w:eastAsia="Times New Roman" w:hAnsi="Times New Roman" w:cs="Times New Roman"/>
          <w:sz w:val="24"/>
          <w:szCs w:val="24"/>
        </w:rPr>
        <w:t xml:space="preserve"> Todd,</w:t>
      </w:r>
      <w:r w:rsidR="003C6D59" w:rsidRPr="000242B1">
        <w:rPr>
          <w:rFonts w:ascii="Times New Roman" w:eastAsia="Times New Roman" w:hAnsi="Times New Roman" w:cs="Times New Roman"/>
          <w:sz w:val="24"/>
          <w:szCs w:val="24"/>
        </w:rPr>
        <w:t xml:space="preserve"> D.M.</w:t>
      </w:r>
      <w:r w:rsidRPr="000242B1">
        <w:rPr>
          <w:rFonts w:ascii="Times New Roman" w:eastAsia="Times New Roman" w:hAnsi="Times New Roman" w:cs="Times New Roman"/>
          <w:sz w:val="24"/>
          <w:szCs w:val="24"/>
        </w:rPr>
        <w:t xml:space="preserve"> Walters,</w:t>
      </w:r>
      <w:r w:rsidR="003C6D59"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 &amp;</w:t>
      </w:r>
      <w:r w:rsidR="003C6D59" w:rsidRPr="000242B1">
        <w:rPr>
          <w:rFonts w:ascii="Times New Roman" w:eastAsia="Times New Roman" w:hAnsi="Times New Roman" w:cs="Times New Roman"/>
          <w:sz w:val="24"/>
          <w:szCs w:val="24"/>
        </w:rPr>
        <w:t xml:space="preserve"> R.B.</w:t>
      </w:r>
      <w:r w:rsidRPr="000242B1">
        <w:rPr>
          <w:rFonts w:ascii="Times New Roman" w:eastAsia="Times New Roman" w:hAnsi="Times New Roman" w:cs="Times New Roman"/>
          <w:sz w:val="24"/>
          <w:szCs w:val="24"/>
        </w:rPr>
        <w:t xml:space="preserve"> Wanty, 2016. Aquatic pollution increases use of terrestrial prey subsidies by stream fish.</w:t>
      </w:r>
      <w:r w:rsidR="00F605E0"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Journal of Applied Ecology, 53, 44-53.</w:t>
      </w:r>
    </w:p>
    <w:p w14:paraId="0000005C" w14:textId="31EC6821"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Lancaster, J. &amp; </w:t>
      </w:r>
      <w:r w:rsidR="006C347C" w:rsidRPr="000242B1">
        <w:rPr>
          <w:rFonts w:ascii="Times New Roman" w:eastAsia="Times New Roman" w:hAnsi="Times New Roman" w:cs="Times New Roman"/>
          <w:sz w:val="24"/>
          <w:szCs w:val="24"/>
        </w:rPr>
        <w:t xml:space="preserve">B.J. </w:t>
      </w:r>
      <w:r w:rsidRPr="000242B1">
        <w:rPr>
          <w:rFonts w:ascii="Times New Roman" w:eastAsia="Times New Roman" w:hAnsi="Times New Roman" w:cs="Times New Roman"/>
          <w:sz w:val="24"/>
          <w:szCs w:val="24"/>
        </w:rPr>
        <w:t>Downes, 2013. Aquatic entomology. Oxford University Press, Oxford, United Kingdom.</w:t>
      </w:r>
    </w:p>
    <w:p w14:paraId="09E5214A" w14:textId="2AFE530D" w:rsidR="00B37376" w:rsidRPr="000242B1" w:rsidRDefault="003225E9">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Matthews, W.J.</w:t>
      </w:r>
      <w:r w:rsidR="006C347C" w:rsidRPr="000242B1">
        <w:rPr>
          <w:rFonts w:ascii="Times New Roman" w:hAnsi="Times New Roman" w:cs="Times New Roman"/>
          <w:sz w:val="24"/>
          <w:szCs w:val="24"/>
        </w:rPr>
        <w:t>,</w:t>
      </w:r>
      <w:r w:rsidRPr="000242B1">
        <w:rPr>
          <w:rFonts w:ascii="Times New Roman" w:hAnsi="Times New Roman" w:cs="Times New Roman"/>
          <w:sz w:val="24"/>
          <w:szCs w:val="24"/>
        </w:rPr>
        <w:t xml:space="preserve"> 1998. Patterns in freshwater fish ecology. Chapman and Hall, Norwell, Mass.</w:t>
      </w:r>
    </w:p>
    <w:p w14:paraId="6D2DAFDF" w14:textId="4B34CD61" w:rsidR="00084667" w:rsidRPr="000242B1" w:rsidRDefault="00044419">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color w:val="222222"/>
          <w:sz w:val="24"/>
          <w:szCs w:val="24"/>
          <w:shd w:val="clear" w:color="auto" w:fill="FFFFFF"/>
        </w:rPr>
        <w:t>Merritt, R. W.,</w:t>
      </w:r>
      <w:r w:rsidR="006C347C" w:rsidRPr="000242B1">
        <w:rPr>
          <w:rFonts w:ascii="Times New Roman" w:hAnsi="Times New Roman" w:cs="Times New Roman"/>
          <w:color w:val="222222"/>
          <w:sz w:val="24"/>
          <w:szCs w:val="24"/>
          <w:shd w:val="clear" w:color="auto" w:fill="FFFFFF"/>
        </w:rPr>
        <w:t xml:space="preserve"> K.W.</w:t>
      </w:r>
      <w:r w:rsidRPr="000242B1">
        <w:rPr>
          <w:rFonts w:ascii="Times New Roman" w:hAnsi="Times New Roman" w:cs="Times New Roman"/>
          <w:color w:val="222222"/>
          <w:sz w:val="24"/>
          <w:szCs w:val="24"/>
          <w:shd w:val="clear" w:color="auto" w:fill="FFFFFF"/>
        </w:rPr>
        <w:t xml:space="preserve"> Cummins</w:t>
      </w:r>
      <w:r w:rsidR="00C3699D" w:rsidRPr="000242B1">
        <w:rPr>
          <w:rFonts w:ascii="Times New Roman" w:hAnsi="Times New Roman" w:cs="Times New Roman"/>
          <w:color w:val="222222"/>
          <w:sz w:val="24"/>
          <w:szCs w:val="24"/>
          <w:shd w:val="clear" w:color="auto" w:fill="FFFFFF"/>
        </w:rPr>
        <w:t>, &amp;</w:t>
      </w:r>
      <w:r w:rsidR="006C347C" w:rsidRPr="000242B1">
        <w:rPr>
          <w:rFonts w:ascii="Times New Roman" w:hAnsi="Times New Roman" w:cs="Times New Roman"/>
          <w:color w:val="222222"/>
          <w:sz w:val="24"/>
          <w:szCs w:val="24"/>
          <w:shd w:val="clear" w:color="auto" w:fill="FFFFFF"/>
        </w:rPr>
        <w:t xml:space="preserve"> M.B.</w:t>
      </w:r>
      <w:r w:rsidR="00C3699D" w:rsidRPr="000242B1">
        <w:rPr>
          <w:rFonts w:ascii="Times New Roman" w:hAnsi="Times New Roman" w:cs="Times New Roman"/>
          <w:color w:val="222222"/>
          <w:sz w:val="24"/>
          <w:szCs w:val="24"/>
          <w:shd w:val="clear" w:color="auto" w:fill="FFFFFF"/>
        </w:rPr>
        <w:t xml:space="preserve"> Berg,</w:t>
      </w:r>
      <w:r w:rsidRPr="000242B1">
        <w:rPr>
          <w:rFonts w:ascii="Times New Roman" w:hAnsi="Times New Roman" w:cs="Times New Roman"/>
          <w:color w:val="222222"/>
          <w:sz w:val="24"/>
          <w:szCs w:val="24"/>
          <w:shd w:val="clear" w:color="auto" w:fill="FFFFFF"/>
        </w:rPr>
        <w:t xml:space="preserve"> (Eds.) </w:t>
      </w:r>
      <w:r w:rsidR="00C3699D" w:rsidRPr="000242B1">
        <w:rPr>
          <w:rFonts w:ascii="Times New Roman" w:hAnsi="Times New Roman" w:cs="Times New Roman"/>
          <w:color w:val="222222"/>
          <w:sz w:val="24"/>
          <w:szCs w:val="24"/>
          <w:shd w:val="clear" w:color="auto" w:fill="FFFFFF"/>
        </w:rPr>
        <w:t>2008</w:t>
      </w:r>
      <w:r w:rsidRPr="000242B1">
        <w:rPr>
          <w:rFonts w:ascii="Times New Roman" w:hAnsi="Times New Roman" w:cs="Times New Roman"/>
          <w:color w:val="222222"/>
          <w:sz w:val="24"/>
          <w:szCs w:val="24"/>
          <w:shd w:val="clear" w:color="auto" w:fill="FFFFFF"/>
        </w:rPr>
        <w:t xml:space="preserve">. An </w:t>
      </w:r>
      <w:r w:rsidR="00C3699D" w:rsidRPr="000242B1">
        <w:rPr>
          <w:rFonts w:ascii="Times New Roman" w:hAnsi="Times New Roman" w:cs="Times New Roman"/>
          <w:color w:val="222222"/>
          <w:sz w:val="24"/>
          <w:szCs w:val="24"/>
          <w:shd w:val="clear" w:color="auto" w:fill="FFFFFF"/>
        </w:rPr>
        <w:t>I</w:t>
      </w:r>
      <w:r w:rsidRPr="000242B1">
        <w:rPr>
          <w:rFonts w:ascii="Times New Roman" w:hAnsi="Times New Roman" w:cs="Times New Roman"/>
          <w:color w:val="222222"/>
          <w:sz w:val="24"/>
          <w:szCs w:val="24"/>
          <w:shd w:val="clear" w:color="auto" w:fill="FFFFFF"/>
        </w:rPr>
        <w:t xml:space="preserve">ntroduction to the </w:t>
      </w:r>
      <w:r w:rsidR="00C3699D" w:rsidRPr="000242B1">
        <w:rPr>
          <w:rFonts w:ascii="Times New Roman" w:hAnsi="Times New Roman" w:cs="Times New Roman"/>
          <w:color w:val="222222"/>
          <w:sz w:val="24"/>
          <w:szCs w:val="24"/>
          <w:shd w:val="clear" w:color="auto" w:fill="FFFFFF"/>
        </w:rPr>
        <w:t>A</w:t>
      </w:r>
      <w:r w:rsidRPr="000242B1">
        <w:rPr>
          <w:rFonts w:ascii="Times New Roman" w:hAnsi="Times New Roman" w:cs="Times New Roman"/>
          <w:color w:val="222222"/>
          <w:sz w:val="24"/>
          <w:szCs w:val="24"/>
          <w:shd w:val="clear" w:color="auto" w:fill="FFFFFF"/>
        </w:rPr>
        <w:t xml:space="preserve">quatic </w:t>
      </w:r>
      <w:r w:rsidR="00C3699D" w:rsidRPr="000242B1">
        <w:rPr>
          <w:rFonts w:ascii="Times New Roman" w:hAnsi="Times New Roman" w:cs="Times New Roman"/>
          <w:color w:val="222222"/>
          <w:sz w:val="24"/>
          <w:szCs w:val="24"/>
          <w:shd w:val="clear" w:color="auto" w:fill="FFFFFF"/>
        </w:rPr>
        <w:t>I</w:t>
      </w:r>
      <w:r w:rsidRPr="000242B1">
        <w:rPr>
          <w:rFonts w:ascii="Times New Roman" w:hAnsi="Times New Roman" w:cs="Times New Roman"/>
          <w:color w:val="222222"/>
          <w:sz w:val="24"/>
          <w:szCs w:val="24"/>
          <w:shd w:val="clear" w:color="auto" w:fill="FFFFFF"/>
        </w:rPr>
        <w:t>nsects of North America.</w:t>
      </w:r>
      <w:r w:rsidR="00C3699D" w:rsidRPr="000242B1">
        <w:rPr>
          <w:rFonts w:ascii="Times New Roman" w:hAnsi="Times New Roman" w:cs="Times New Roman"/>
          <w:color w:val="222222"/>
          <w:sz w:val="24"/>
          <w:szCs w:val="24"/>
          <w:shd w:val="clear" w:color="auto" w:fill="FFFFFF"/>
        </w:rPr>
        <w:t xml:space="preserve"> 4</w:t>
      </w:r>
      <w:r w:rsidR="00C3699D" w:rsidRPr="000242B1">
        <w:rPr>
          <w:rFonts w:ascii="Times New Roman" w:hAnsi="Times New Roman" w:cs="Times New Roman"/>
          <w:color w:val="222222"/>
          <w:sz w:val="24"/>
          <w:szCs w:val="24"/>
          <w:shd w:val="clear" w:color="auto" w:fill="FFFFFF"/>
          <w:vertAlign w:val="superscript"/>
        </w:rPr>
        <w:t>th</w:t>
      </w:r>
      <w:r w:rsidR="00C3699D" w:rsidRPr="000242B1">
        <w:rPr>
          <w:rFonts w:ascii="Times New Roman" w:hAnsi="Times New Roman" w:cs="Times New Roman"/>
          <w:color w:val="222222"/>
          <w:sz w:val="24"/>
          <w:szCs w:val="24"/>
          <w:shd w:val="clear" w:color="auto" w:fill="FFFFFF"/>
        </w:rPr>
        <w:t xml:space="preserve"> edition,</w:t>
      </w:r>
      <w:r w:rsidRPr="000242B1">
        <w:rPr>
          <w:rFonts w:ascii="Times New Roman" w:hAnsi="Times New Roman" w:cs="Times New Roman"/>
          <w:color w:val="222222"/>
          <w:sz w:val="24"/>
          <w:szCs w:val="24"/>
          <w:shd w:val="clear" w:color="auto" w:fill="FFFFFF"/>
        </w:rPr>
        <w:t xml:space="preserve"> Kendall Hunt.</w:t>
      </w:r>
    </w:p>
    <w:p w14:paraId="0000005D" w14:textId="073A6C80"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Murakami, M. &amp; </w:t>
      </w:r>
      <w:r w:rsidR="006C347C" w:rsidRPr="000242B1">
        <w:rPr>
          <w:rFonts w:ascii="Times New Roman" w:eastAsia="Times New Roman" w:hAnsi="Times New Roman" w:cs="Times New Roman"/>
          <w:sz w:val="24"/>
          <w:szCs w:val="24"/>
        </w:rPr>
        <w:t xml:space="preserve">S. </w:t>
      </w:r>
      <w:r w:rsidRPr="000242B1">
        <w:rPr>
          <w:rFonts w:ascii="Times New Roman" w:eastAsia="Times New Roman" w:hAnsi="Times New Roman" w:cs="Times New Roman"/>
          <w:sz w:val="24"/>
          <w:szCs w:val="24"/>
        </w:rPr>
        <w:t>Nakano,</w:t>
      </w:r>
      <w:r w:rsidR="006C347C"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2002. Indirect effect of aquatic insect emergence on terrestrial insect population through by birds of predation. Ecology Letters, 5:333-337. </w:t>
      </w:r>
    </w:p>
    <w:p w14:paraId="0000005E" w14:textId="43F17AEA"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Mittelbach, G.G. &amp;</w:t>
      </w:r>
      <w:r w:rsidR="006C347C" w:rsidRPr="000242B1">
        <w:rPr>
          <w:rFonts w:ascii="Times New Roman" w:eastAsia="Times New Roman" w:hAnsi="Times New Roman" w:cs="Times New Roman"/>
          <w:sz w:val="24"/>
          <w:szCs w:val="24"/>
        </w:rPr>
        <w:t xml:space="preserve"> G.W.</w:t>
      </w:r>
      <w:r w:rsidRPr="000242B1">
        <w:rPr>
          <w:rFonts w:ascii="Times New Roman" w:eastAsia="Times New Roman" w:hAnsi="Times New Roman" w:cs="Times New Roman"/>
          <w:sz w:val="24"/>
          <w:szCs w:val="24"/>
        </w:rPr>
        <w:t xml:space="preserve"> Osenberg, 1993. Stage-structured interactions in bluegill: consequences</w:t>
      </w:r>
      <w:r w:rsidR="00F605E0"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of adult resource variation. Ecology, 74:2381-2394. </w:t>
      </w:r>
    </w:p>
    <w:p w14:paraId="0D422728" w14:textId="7D8ADD96" w:rsidR="007D6347" w:rsidRPr="000242B1" w:rsidRDefault="007D6347">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 xml:space="preserve">Nakano, S., </w:t>
      </w:r>
      <w:r w:rsidR="006C347C" w:rsidRPr="000242B1">
        <w:rPr>
          <w:rFonts w:ascii="Times New Roman" w:hAnsi="Times New Roman" w:cs="Times New Roman"/>
          <w:sz w:val="24"/>
          <w:szCs w:val="24"/>
        </w:rPr>
        <w:t xml:space="preserve">H. </w:t>
      </w:r>
      <w:r w:rsidRPr="000242B1">
        <w:rPr>
          <w:rFonts w:ascii="Times New Roman" w:hAnsi="Times New Roman" w:cs="Times New Roman"/>
          <w:sz w:val="24"/>
          <w:szCs w:val="24"/>
        </w:rPr>
        <w:t xml:space="preserve">Miyasaka, and </w:t>
      </w:r>
      <w:r w:rsidR="006C347C" w:rsidRPr="000242B1">
        <w:rPr>
          <w:rFonts w:ascii="Times New Roman" w:hAnsi="Times New Roman" w:cs="Times New Roman"/>
          <w:sz w:val="24"/>
          <w:szCs w:val="24"/>
        </w:rPr>
        <w:t xml:space="preserve">N. </w:t>
      </w:r>
      <w:r w:rsidRPr="000242B1">
        <w:rPr>
          <w:rFonts w:ascii="Times New Roman" w:hAnsi="Times New Roman" w:cs="Times New Roman"/>
          <w:sz w:val="24"/>
          <w:szCs w:val="24"/>
        </w:rPr>
        <w:t>Kuhara, 1999. Terrestrial – aquatic linkages: riparian arthropod inputs alter trophic cascades in a stream food web, Ecology, 80: 2435 – 2441.</w:t>
      </w:r>
    </w:p>
    <w:p w14:paraId="0000005F" w14:textId="4AF77A24"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 xml:space="preserve">Nakano, S. &amp; </w:t>
      </w:r>
      <w:r w:rsidR="00200666" w:rsidRPr="000242B1">
        <w:rPr>
          <w:rFonts w:ascii="Times New Roman" w:eastAsia="Times New Roman" w:hAnsi="Times New Roman" w:cs="Times New Roman"/>
          <w:sz w:val="24"/>
          <w:szCs w:val="24"/>
        </w:rPr>
        <w:t xml:space="preserve">M. </w:t>
      </w:r>
      <w:r w:rsidRPr="000242B1">
        <w:rPr>
          <w:rFonts w:ascii="Times New Roman" w:eastAsia="Times New Roman" w:hAnsi="Times New Roman" w:cs="Times New Roman"/>
          <w:sz w:val="24"/>
          <w:szCs w:val="24"/>
        </w:rPr>
        <w:t>Murakami</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2001. Reciprocal subsidies: dynamic interdependence between terrestrial and aquatic food webs. Proceedings of the National Academy of Sciences, 98(1):166-170. </w:t>
      </w:r>
    </w:p>
    <w:p w14:paraId="00000060" w14:textId="79914507"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Nico, L., </w:t>
      </w:r>
      <w:r w:rsidR="00200666" w:rsidRPr="000242B1">
        <w:rPr>
          <w:rFonts w:ascii="Times New Roman" w:eastAsia="Times New Roman" w:hAnsi="Times New Roman" w:cs="Times New Roman"/>
          <w:sz w:val="24"/>
          <w:szCs w:val="24"/>
        </w:rPr>
        <w:t xml:space="preserve">P. </w:t>
      </w:r>
      <w:r w:rsidRPr="000242B1">
        <w:rPr>
          <w:rFonts w:ascii="Times New Roman" w:eastAsia="Times New Roman" w:hAnsi="Times New Roman" w:cs="Times New Roman"/>
          <w:sz w:val="24"/>
          <w:szCs w:val="24"/>
        </w:rPr>
        <w:t xml:space="preserve">Fuller, &amp; </w:t>
      </w:r>
      <w:r w:rsidR="00200666" w:rsidRPr="000242B1">
        <w:rPr>
          <w:rFonts w:ascii="Times New Roman" w:eastAsia="Times New Roman" w:hAnsi="Times New Roman" w:cs="Times New Roman"/>
          <w:sz w:val="24"/>
          <w:szCs w:val="24"/>
        </w:rPr>
        <w:t xml:space="preserve">M. </w:t>
      </w:r>
      <w:r w:rsidRPr="000242B1">
        <w:rPr>
          <w:rFonts w:ascii="Times New Roman" w:eastAsia="Times New Roman" w:hAnsi="Times New Roman" w:cs="Times New Roman"/>
          <w:sz w:val="24"/>
          <w:szCs w:val="24"/>
        </w:rPr>
        <w:t>Neilson</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2014. Cyprinella lutrensis. USGS Nonindigenous Aquatic Species Database, Gainesville, Florida. </w:t>
      </w:r>
    </w:p>
    <w:p w14:paraId="00000061" w14:textId="753CEB18"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Nilsson, K.A., </w:t>
      </w:r>
      <w:r w:rsidR="006C347C" w:rsidRPr="000242B1">
        <w:rPr>
          <w:rFonts w:ascii="Times New Roman" w:eastAsia="Times New Roman" w:hAnsi="Times New Roman" w:cs="Times New Roman"/>
          <w:sz w:val="24"/>
          <w:szCs w:val="24"/>
        </w:rPr>
        <w:t xml:space="preserve">A.L. </w:t>
      </w:r>
      <w:r w:rsidRPr="000242B1">
        <w:rPr>
          <w:rFonts w:ascii="Times New Roman" w:eastAsia="Times New Roman" w:hAnsi="Times New Roman" w:cs="Times New Roman"/>
          <w:sz w:val="24"/>
          <w:szCs w:val="24"/>
        </w:rPr>
        <w:t>Caskenette,</w:t>
      </w:r>
      <w:r w:rsidR="006C347C" w:rsidRPr="000242B1">
        <w:rPr>
          <w:rFonts w:ascii="Times New Roman" w:eastAsia="Times New Roman" w:hAnsi="Times New Roman" w:cs="Times New Roman"/>
          <w:sz w:val="24"/>
          <w:szCs w:val="24"/>
        </w:rPr>
        <w:t xml:space="preserve"> C.</w:t>
      </w:r>
      <w:r w:rsidRPr="000242B1">
        <w:rPr>
          <w:rFonts w:ascii="Times New Roman" w:eastAsia="Times New Roman" w:hAnsi="Times New Roman" w:cs="Times New Roman"/>
          <w:sz w:val="24"/>
          <w:szCs w:val="24"/>
        </w:rPr>
        <w:t xml:space="preserve"> Guill,</w:t>
      </w:r>
      <w:r w:rsidR="006C347C" w:rsidRPr="000242B1">
        <w:rPr>
          <w:rFonts w:ascii="Times New Roman" w:eastAsia="Times New Roman" w:hAnsi="Times New Roman" w:cs="Times New Roman"/>
          <w:sz w:val="24"/>
          <w:szCs w:val="24"/>
        </w:rPr>
        <w:t xml:space="preserve"> M.</w:t>
      </w:r>
      <w:r w:rsidRPr="000242B1">
        <w:rPr>
          <w:rFonts w:ascii="Times New Roman" w:eastAsia="Times New Roman" w:hAnsi="Times New Roman" w:cs="Times New Roman"/>
          <w:sz w:val="24"/>
          <w:szCs w:val="24"/>
        </w:rPr>
        <w:t xml:space="preserve"> Hartvig, &amp;</w:t>
      </w:r>
      <w:r w:rsidR="006C347C" w:rsidRPr="000242B1">
        <w:rPr>
          <w:rFonts w:ascii="Times New Roman" w:eastAsia="Times New Roman" w:hAnsi="Times New Roman" w:cs="Times New Roman"/>
          <w:sz w:val="24"/>
          <w:szCs w:val="24"/>
        </w:rPr>
        <w:t xml:space="preserve"> F.H.</w:t>
      </w:r>
      <w:r w:rsidRPr="000242B1">
        <w:rPr>
          <w:rFonts w:ascii="Times New Roman" w:eastAsia="Times New Roman" w:hAnsi="Times New Roman" w:cs="Times New Roman"/>
          <w:sz w:val="24"/>
          <w:szCs w:val="24"/>
        </w:rPr>
        <w:t xml:space="preserve"> Soudijn, 2018. Including the life cycle in food webs. Cambridge University Press, Adaptive Food Webs: Stability and Transitions of Real and Model Ecosystems (121-145). Cambridge, UK.   </w:t>
      </w:r>
    </w:p>
    <w:p w14:paraId="00000062" w14:textId="338542FC"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color w:val="222222"/>
          <w:sz w:val="24"/>
          <w:szCs w:val="24"/>
          <w:highlight w:val="white"/>
        </w:rPr>
        <w:t>Oliver, D. R.</w:t>
      </w:r>
      <w:r w:rsidR="004E5851" w:rsidRPr="000242B1">
        <w:rPr>
          <w:rFonts w:ascii="Times New Roman" w:eastAsia="Times New Roman" w:hAnsi="Times New Roman" w:cs="Times New Roman"/>
          <w:color w:val="222222"/>
          <w:sz w:val="24"/>
          <w:szCs w:val="24"/>
          <w:highlight w:val="white"/>
        </w:rPr>
        <w:t>,</w:t>
      </w:r>
      <w:r w:rsidRPr="000242B1">
        <w:rPr>
          <w:rFonts w:ascii="Times New Roman" w:eastAsia="Times New Roman" w:hAnsi="Times New Roman" w:cs="Times New Roman"/>
          <w:color w:val="222222"/>
          <w:sz w:val="24"/>
          <w:szCs w:val="24"/>
          <w:highlight w:val="white"/>
        </w:rPr>
        <w:t xml:space="preserve"> 1971. Life history of the Chironomidae. Annual Review of Entomology,</w:t>
      </w:r>
      <w:r w:rsidR="00F605E0" w:rsidRPr="000242B1">
        <w:rPr>
          <w:rFonts w:ascii="Times New Roman" w:eastAsia="Times New Roman" w:hAnsi="Times New Roman" w:cs="Times New Roman"/>
          <w:color w:val="222222"/>
          <w:sz w:val="24"/>
          <w:szCs w:val="24"/>
          <w:highlight w:val="white"/>
        </w:rPr>
        <w:t xml:space="preserve"> </w:t>
      </w:r>
      <w:r w:rsidRPr="000242B1">
        <w:rPr>
          <w:rFonts w:ascii="Times New Roman" w:eastAsia="Times New Roman" w:hAnsi="Times New Roman" w:cs="Times New Roman"/>
          <w:color w:val="222222"/>
          <w:sz w:val="24"/>
          <w:szCs w:val="24"/>
          <w:highlight w:val="white"/>
        </w:rPr>
        <w:t>16:211-230.</w:t>
      </w:r>
    </w:p>
    <w:p w14:paraId="00000063" w14:textId="1DB5C479"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Poff, N.L. &amp; </w:t>
      </w:r>
      <w:r w:rsidR="004E5851" w:rsidRPr="000242B1">
        <w:rPr>
          <w:rFonts w:ascii="Times New Roman" w:eastAsia="Times New Roman" w:hAnsi="Times New Roman" w:cs="Times New Roman"/>
          <w:sz w:val="24"/>
          <w:szCs w:val="24"/>
        </w:rPr>
        <w:t xml:space="preserve">J.D. </w:t>
      </w:r>
      <w:r w:rsidRPr="000242B1">
        <w:rPr>
          <w:rFonts w:ascii="Times New Roman" w:eastAsia="Times New Roman" w:hAnsi="Times New Roman" w:cs="Times New Roman"/>
          <w:sz w:val="24"/>
          <w:szCs w:val="24"/>
        </w:rPr>
        <w:t xml:space="preserve">Allan, 1995. Functional organization of stream fish assemblages in relation to hydrological variability. Ecology, 76:606-627. </w:t>
      </w:r>
    </w:p>
    <w:p w14:paraId="5778B4A4" w14:textId="145DF594" w:rsidR="00AA1A2E" w:rsidRPr="000242B1" w:rsidRDefault="00AA1A2E">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Pusey, B. &amp; </w:t>
      </w:r>
      <w:r w:rsidR="004E5851" w:rsidRPr="000242B1">
        <w:rPr>
          <w:rFonts w:ascii="Times New Roman" w:eastAsia="Times New Roman" w:hAnsi="Times New Roman" w:cs="Times New Roman"/>
          <w:sz w:val="24"/>
          <w:szCs w:val="24"/>
        </w:rPr>
        <w:t xml:space="preserve">A. </w:t>
      </w:r>
      <w:r w:rsidRPr="000242B1">
        <w:rPr>
          <w:rFonts w:ascii="Times New Roman" w:eastAsia="Times New Roman" w:hAnsi="Times New Roman" w:cs="Times New Roman"/>
          <w:sz w:val="24"/>
          <w:szCs w:val="24"/>
        </w:rPr>
        <w:t>Arthington,</w:t>
      </w:r>
      <w:r w:rsidR="004E5851"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2003. </w:t>
      </w:r>
      <w:r w:rsidR="00C267FA" w:rsidRPr="000242B1">
        <w:rPr>
          <w:rFonts w:ascii="Times New Roman" w:eastAsia="Times New Roman" w:hAnsi="Times New Roman" w:cs="Times New Roman"/>
          <w:sz w:val="24"/>
          <w:szCs w:val="24"/>
        </w:rPr>
        <w:t>Importance of the riparian zone to the conservation and management of freshwater fish: a review. Marine and Freshwater Research, 54:1-16.</w:t>
      </w:r>
    </w:p>
    <w:p w14:paraId="00000064" w14:textId="660C12D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Reimer, J. R.,</w:t>
      </w:r>
      <w:r w:rsidR="004E5851" w:rsidRPr="000242B1">
        <w:rPr>
          <w:rFonts w:ascii="Times New Roman" w:eastAsia="Times New Roman" w:hAnsi="Times New Roman" w:cs="Times New Roman"/>
          <w:sz w:val="24"/>
          <w:szCs w:val="24"/>
        </w:rPr>
        <w:t xml:space="preserve"> H.</w:t>
      </w:r>
      <w:r w:rsidRPr="000242B1">
        <w:rPr>
          <w:rFonts w:ascii="Times New Roman" w:eastAsia="Times New Roman" w:hAnsi="Times New Roman" w:cs="Times New Roman"/>
          <w:sz w:val="24"/>
          <w:szCs w:val="24"/>
        </w:rPr>
        <w:t xml:space="preserve"> Brown,</w:t>
      </w:r>
      <w:r w:rsidR="004E5851" w:rsidRPr="000242B1">
        <w:rPr>
          <w:rFonts w:ascii="Times New Roman" w:eastAsia="Times New Roman" w:hAnsi="Times New Roman" w:cs="Times New Roman"/>
          <w:sz w:val="24"/>
          <w:szCs w:val="24"/>
        </w:rPr>
        <w:t xml:space="preserve"> E.</w:t>
      </w:r>
      <w:r w:rsidRPr="000242B1">
        <w:rPr>
          <w:rFonts w:ascii="Times New Roman" w:eastAsia="Times New Roman" w:hAnsi="Times New Roman" w:cs="Times New Roman"/>
          <w:sz w:val="24"/>
          <w:szCs w:val="24"/>
        </w:rPr>
        <w:t xml:space="preserve"> Beltaos-Kerr, &amp; </w:t>
      </w:r>
      <w:r w:rsidR="004E5851" w:rsidRPr="000242B1">
        <w:rPr>
          <w:rFonts w:ascii="Times New Roman" w:eastAsia="Times New Roman" w:hAnsi="Times New Roman" w:cs="Times New Roman"/>
          <w:sz w:val="24"/>
          <w:szCs w:val="24"/>
        </w:rPr>
        <w:t xml:space="preserve">G. </w:t>
      </w:r>
      <w:r w:rsidRPr="000242B1">
        <w:rPr>
          <w:rFonts w:ascii="Times New Roman" w:eastAsia="Times New Roman" w:hAnsi="Times New Roman" w:cs="Times New Roman"/>
          <w:sz w:val="24"/>
          <w:szCs w:val="24"/>
        </w:rPr>
        <w:t>de Vries,</w:t>
      </w:r>
      <w:r w:rsidR="004E5851"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2019. Evidence of intraspecific prey switching: stage-structured predation of polar bears on ringed</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seals.</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Oecologia,</w:t>
      </w:r>
      <w:r w:rsidR="00994BE4"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189</w:t>
      </w:r>
      <w:r w:rsidR="00994BE4"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133-148.</w:t>
      </w:r>
    </w:p>
    <w:p w14:paraId="00000065" w14:textId="69CDCA76"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Ross, S.T.</w:t>
      </w:r>
      <w:r w:rsidR="00F6587C"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1982. Resource partitioning in fish assemblages: a review of field studies. Copeia, 1986:352-388. </w:t>
      </w:r>
    </w:p>
    <w:p w14:paraId="00000066" w14:textId="6BC7BF81"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Ross, S.T.</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2013. Ecology of North American freshwater fishes. University of California Press, Berkeley and Los Angeles, California. </w:t>
      </w:r>
    </w:p>
    <w:p w14:paraId="00000067" w14:textId="27E97692"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Rudolf, V.H.W. &amp;</w:t>
      </w:r>
      <w:r w:rsidR="00F6587C" w:rsidRPr="000242B1">
        <w:rPr>
          <w:rFonts w:ascii="Times New Roman" w:eastAsia="Times New Roman" w:hAnsi="Times New Roman" w:cs="Times New Roman"/>
          <w:sz w:val="24"/>
          <w:szCs w:val="24"/>
        </w:rPr>
        <w:t xml:space="preserve"> K.D.</w:t>
      </w:r>
      <w:r w:rsidRPr="000242B1">
        <w:rPr>
          <w:rFonts w:ascii="Times New Roman" w:eastAsia="Times New Roman" w:hAnsi="Times New Roman" w:cs="Times New Roman"/>
          <w:sz w:val="24"/>
          <w:szCs w:val="24"/>
        </w:rPr>
        <w:t xml:space="preserve"> Lafferty, 2011. Stage structure alters how complexity affects stability of ecological networks. Ecology Letters, 14:75-79. </w:t>
      </w:r>
    </w:p>
    <w:p w14:paraId="00000068" w14:textId="27A434C2"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lastRenderedPageBreak/>
        <w:t xml:space="preserve">Rudolf, V.H.W. &amp; </w:t>
      </w:r>
      <w:r w:rsidR="00F6587C" w:rsidRPr="000242B1">
        <w:rPr>
          <w:rFonts w:ascii="Times New Roman" w:eastAsia="Times New Roman" w:hAnsi="Times New Roman" w:cs="Times New Roman"/>
          <w:sz w:val="24"/>
          <w:szCs w:val="24"/>
        </w:rPr>
        <w:t xml:space="preserve">N.L. </w:t>
      </w:r>
      <w:r w:rsidRPr="000242B1">
        <w:rPr>
          <w:rFonts w:ascii="Times New Roman" w:eastAsia="Times New Roman" w:hAnsi="Times New Roman" w:cs="Times New Roman"/>
          <w:sz w:val="24"/>
          <w:szCs w:val="24"/>
        </w:rPr>
        <w:t xml:space="preserve">Rasmussen, 2013. Ontogenetic functional diversity: size structure of a keystone predator drives functioning of a complex ecosystem. Ecology, 94:1046-1056. </w:t>
      </w:r>
    </w:p>
    <w:p w14:paraId="00000069" w14:textId="5C82E451" w:rsidR="00C85381" w:rsidRPr="000242B1" w:rsidRDefault="002730C1">
      <w:pPr>
        <w:spacing w:after="0" w:line="480" w:lineRule="auto"/>
        <w:ind w:left="720" w:hanging="720"/>
        <w:rPr>
          <w:rFonts w:ascii="Times New Roman" w:eastAsia="Times New Roman" w:hAnsi="Times New Roman" w:cs="Times New Roman"/>
          <w:sz w:val="24"/>
          <w:szCs w:val="24"/>
        </w:rPr>
      </w:pPr>
      <w:hyperlink r:id="rId14" w:anchor="bbb0145">
        <w:r w:rsidR="004D08DC" w:rsidRPr="000242B1">
          <w:rPr>
            <w:rFonts w:ascii="Times New Roman" w:eastAsia="Times New Roman" w:hAnsi="Times New Roman" w:cs="Times New Roman"/>
            <w:sz w:val="24"/>
            <w:szCs w:val="24"/>
          </w:rPr>
          <w:t>Stan Development Team</w:t>
        </w:r>
        <w:r w:rsidR="00200666" w:rsidRPr="000242B1">
          <w:rPr>
            <w:rFonts w:ascii="Times New Roman" w:eastAsia="Times New Roman" w:hAnsi="Times New Roman" w:cs="Times New Roman"/>
            <w:sz w:val="24"/>
            <w:szCs w:val="24"/>
          </w:rPr>
          <w:t>,</w:t>
        </w:r>
        <w:r w:rsidR="004D08DC" w:rsidRPr="000242B1">
          <w:rPr>
            <w:rFonts w:ascii="Times New Roman" w:eastAsia="Times New Roman" w:hAnsi="Times New Roman" w:cs="Times New Roman"/>
            <w:sz w:val="24"/>
            <w:szCs w:val="24"/>
          </w:rPr>
          <w:t xml:space="preserve"> 2016</w:t>
        </w:r>
      </w:hyperlink>
      <w:r w:rsidR="004D08DC" w:rsidRPr="000242B1">
        <w:rPr>
          <w:rFonts w:ascii="Times New Roman" w:eastAsia="Times New Roman" w:hAnsi="Times New Roman" w:cs="Times New Roman"/>
          <w:sz w:val="24"/>
          <w:szCs w:val="24"/>
        </w:rPr>
        <w:t>. RStan: The R Interface to Stan. R Package Version, 2 (14) (2016), p. 1</w:t>
      </w:r>
    </w:p>
    <w:p w14:paraId="1C229DB9" w14:textId="09858699" w:rsidR="009C174D" w:rsidRPr="000242B1" w:rsidRDefault="009C174D">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Vanni, M.J.</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2010. Preface: When and where do fish have strong effects on ecosystem processes. American Fisheries Society Symposium, 73:531-538.</w:t>
      </w:r>
    </w:p>
    <w:p w14:paraId="0000006B" w14:textId="44867C3F"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Violle, C., </w:t>
      </w:r>
      <w:r w:rsidR="00F6587C" w:rsidRPr="000242B1">
        <w:rPr>
          <w:rFonts w:ascii="Times New Roman" w:eastAsia="Times New Roman" w:hAnsi="Times New Roman" w:cs="Times New Roman"/>
          <w:sz w:val="24"/>
          <w:szCs w:val="24"/>
        </w:rPr>
        <w:t xml:space="preserve">B.J. </w:t>
      </w:r>
      <w:r w:rsidRPr="000242B1">
        <w:rPr>
          <w:rFonts w:ascii="Times New Roman" w:eastAsia="Times New Roman" w:hAnsi="Times New Roman" w:cs="Times New Roman"/>
          <w:sz w:val="24"/>
          <w:szCs w:val="24"/>
        </w:rPr>
        <w:t>Enquist,</w:t>
      </w:r>
      <w:r w:rsidR="00F6587C" w:rsidRPr="000242B1">
        <w:rPr>
          <w:rFonts w:ascii="Times New Roman" w:eastAsia="Times New Roman" w:hAnsi="Times New Roman" w:cs="Times New Roman"/>
          <w:sz w:val="24"/>
          <w:szCs w:val="24"/>
        </w:rPr>
        <w:t xml:space="preserve"> B.J.</w:t>
      </w:r>
      <w:r w:rsidRPr="000242B1">
        <w:rPr>
          <w:rFonts w:ascii="Times New Roman" w:eastAsia="Times New Roman" w:hAnsi="Times New Roman" w:cs="Times New Roman"/>
          <w:sz w:val="24"/>
          <w:szCs w:val="24"/>
        </w:rPr>
        <w:t xml:space="preserve"> McGill,</w:t>
      </w:r>
      <w:r w:rsidR="00F6587C" w:rsidRPr="000242B1">
        <w:rPr>
          <w:rFonts w:ascii="Times New Roman" w:eastAsia="Times New Roman" w:hAnsi="Times New Roman" w:cs="Times New Roman"/>
          <w:sz w:val="24"/>
          <w:szCs w:val="24"/>
        </w:rPr>
        <w:t xml:space="preserve"> L.</w:t>
      </w:r>
      <w:r w:rsidRPr="000242B1">
        <w:rPr>
          <w:rFonts w:ascii="Times New Roman" w:eastAsia="Times New Roman" w:hAnsi="Times New Roman" w:cs="Times New Roman"/>
          <w:sz w:val="24"/>
          <w:szCs w:val="24"/>
        </w:rPr>
        <w:t xml:space="preserve"> Jiang,</w:t>
      </w:r>
      <w:r w:rsidR="00F6587C" w:rsidRPr="000242B1">
        <w:rPr>
          <w:rFonts w:ascii="Times New Roman" w:eastAsia="Times New Roman" w:hAnsi="Times New Roman" w:cs="Times New Roman"/>
          <w:sz w:val="24"/>
          <w:szCs w:val="24"/>
        </w:rPr>
        <w:t xml:space="preserve"> C.H.</w:t>
      </w:r>
      <w:r w:rsidRPr="000242B1">
        <w:rPr>
          <w:rFonts w:ascii="Times New Roman" w:eastAsia="Times New Roman" w:hAnsi="Times New Roman" w:cs="Times New Roman"/>
          <w:sz w:val="24"/>
          <w:szCs w:val="24"/>
        </w:rPr>
        <w:t xml:space="preserve"> Albert, </w:t>
      </w:r>
      <w:r w:rsidR="00F6587C" w:rsidRPr="000242B1">
        <w:rPr>
          <w:rFonts w:ascii="Times New Roman" w:eastAsia="Times New Roman" w:hAnsi="Times New Roman" w:cs="Times New Roman"/>
          <w:sz w:val="24"/>
          <w:szCs w:val="24"/>
        </w:rPr>
        <w:t>C.</w:t>
      </w:r>
      <w:r w:rsidRPr="000242B1">
        <w:rPr>
          <w:rFonts w:ascii="Times New Roman" w:eastAsia="Times New Roman" w:hAnsi="Times New Roman" w:cs="Times New Roman"/>
          <w:sz w:val="24"/>
          <w:szCs w:val="24"/>
        </w:rPr>
        <w:t xml:space="preserve"> Hulshof, </w:t>
      </w:r>
      <w:r w:rsidR="00F6587C" w:rsidRPr="000242B1">
        <w:rPr>
          <w:rFonts w:ascii="Times New Roman" w:eastAsia="Times New Roman" w:hAnsi="Times New Roman" w:cs="Times New Roman"/>
          <w:sz w:val="24"/>
          <w:szCs w:val="24"/>
        </w:rPr>
        <w:t>V.</w:t>
      </w:r>
      <w:r w:rsidRPr="000242B1">
        <w:rPr>
          <w:rFonts w:ascii="Times New Roman" w:eastAsia="Times New Roman" w:hAnsi="Times New Roman" w:cs="Times New Roman"/>
          <w:sz w:val="24"/>
          <w:szCs w:val="24"/>
        </w:rPr>
        <w:t xml:space="preserve"> Jung</w:t>
      </w:r>
      <w:r w:rsidR="00F6587C"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&amp;</w:t>
      </w:r>
      <w:r w:rsidR="00F6587C" w:rsidRPr="000242B1">
        <w:rPr>
          <w:rFonts w:ascii="Times New Roman" w:eastAsia="Times New Roman" w:hAnsi="Times New Roman" w:cs="Times New Roman"/>
          <w:sz w:val="24"/>
          <w:szCs w:val="24"/>
        </w:rPr>
        <w:t xml:space="preserve"> J.</w:t>
      </w:r>
      <w:r w:rsidRPr="000242B1">
        <w:rPr>
          <w:rFonts w:ascii="Times New Roman" w:eastAsia="Times New Roman" w:hAnsi="Times New Roman" w:cs="Times New Roman"/>
          <w:sz w:val="24"/>
          <w:szCs w:val="24"/>
        </w:rPr>
        <w:t xml:space="preserve"> Messier, 2012. The return of the variance: intraspecific variability in community ecology. Trends in Ecology &amp; Evolution, 27:244–252.</w:t>
      </w:r>
    </w:p>
    <w:p w14:paraId="0000006C" w14:textId="4854161C"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Wagner, A., </w:t>
      </w:r>
      <w:r w:rsidR="004E6B77" w:rsidRPr="000242B1">
        <w:rPr>
          <w:rFonts w:ascii="Times New Roman" w:eastAsia="Times New Roman" w:hAnsi="Times New Roman" w:cs="Times New Roman"/>
          <w:sz w:val="24"/>
          <w:szCs w:val="24"/>
        </w:rPr>
        <w:t xml:space="preserve">S. </w:t>
      </w:r>
      <w:r w:rsidRPr="000242B1">
        <w:rPr>
          <w:rFonts w:ascii="Times New Roman" w:eastAsia="Times New Roman" w:hAnsi="Times New Roman" w:cs="Times New Roman"/>
          <w:sz w:val="24"/>
          <w:szCs w:val="24"/>
        </w:rPr>
        <w:t>Volkmann, &amp;</w:t>
      </w:r>
      <w:r w:rsidR="004E6B77" w:rsidRPr="000242B1">
        <w:rPr>
          <w:rFonts w:ascii="Times New Roman" w:eastAsia="Times New Roman" w:hAnsi="Times New Roman" w:cs="Times New Roman"/>
          <w:sz w:val="24"/>
          <w:szCs w:val="24"/>
        </w:rPr>
        <w:t xml:space="preserve"> P.M.A.</w:t>
      </w:r>
      <w:r w:rsidRPr="000242B1">
        <w:rPr>
          <w:rFonts w:ascii="Times New Roman" w:eastAsia="Times New Roman" w:hAnsi="Times New Roman" w:cs="Times New Roman"/>
          <w:sz w:val="24"/>
          <w:szCs w:val="24"/>
        </w:rPr>
        <w:t xml:space="preserve"> Dettinger-Klemm, 2012. Benthic–pelagic coupling in lake ecosystems: the key role of chironomid pupae as prey of pelagic fish. Ecosphere</w:t>
      </w:r>
      <w:r w:rsidR="000242B1"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3(2):14.</w:t>
      </w:r>
    </w:p>
    <w:p w14:paraId="6F835F38" w14:textId="1B12B875" w:rsidR="00E55930" w:rsidRPr="000242B1" w:rsidRDefault="00E55930">
      <w:pPr>
        <w:spacing w:after="0" w:line="480" w:lineRule="auto"/>
        <w:ind w:left="720" w:hanging="720"/>
        <w:rPr>
          <w:rFonts w:ascii="Times New Roman" w:hAnsi="Times New Roman" w:cs="Times New Roman"/>
          <w:sz w:val="24"/>
          <w:szCs w:val="24"/>
        </w:rPr>
      </w:pPr>
      <w:r w:rsidRPr="000242B1">
        <w:rPr>
          <w:rFonts w:ascii="Times New Roman" w:hAnsi="Times New Roman" w:cs="Times New Roman"/>
          <w:sz w:val="24"/>
          <w:szCs w:val="24"/>
        </w:rPr>
        <w:t>Warmbold, J.</w:t>
      </w:r>
      <w:r w:rsidR="00200666" w:rsidRPr="000242B1">
        <w:rPr>
          <w:rFonts w:ascii="Times New Roman" w:hAnsi="Times New Roman" w:cs="Times New Roman"/>
          <w:sz w:val="24"/>
          <w:szCs w:val="24"/>
        </w:rPr>
        <w:t>,</w:t>
      </w:r>
      <w:r w:rsidRPr="000242B1">
        <w:rPr>
          <w:rFonts w:ascii="Times New Roman" w:hAnsi="Times New Roman" w:cs="Times New Roman"/>
          <w:sz w:val="24"/>
          <w:szCs w:val="24"/>
        </w:rPr>
        <w:t xml:space="preserve"> 2016. Effects of fish on aquatic and terrestrial ecosystems. – Univ</w:t>
      </w:r>
      <w:r w:rsidR="000242B1" w:rsidRPr="000242B1">
        <w:rPr>
          <w:rFonts w:ascii="Times New Roman" w:hAnsi="Times New Roman" w:cs="Times New Roman"/>
          <w:sz w:val="24"/>
          <w:szCs w:val="24"/>
        </w:rPr>
        <w:t>ersity</w:t>
      </w:r>
      <w:r w:rsidRPr="000242B1">
        <w:rPr>
          <w:rFonts w:ascii="Times New Roman" w:hAnsi="Times New Roman" w:cs="Times New Roman"/>
          <w:sz w:val="24"/>
          <w:szCs w:val="24"/>
        </w:rPr>
        <w:t xml:space="preserve"> of South Dakota, Vermillion, SD.</w:t>
      </w:r>
    </w:p>
    <w:p w14:paraId="1CCEE910" w14:textId="7E73557A" w:rsidR="00E55930" w:rsidRPr="000242B1" w:rsidRDefault="00E55930">
      <w:pPr>
        <w:spacing w:after="0" w:line="480" w:lineRule="auto"/>
        <w:ind w:left="720" w:hanging="720"/>
        <w:rPr>
          <w:rFonts w:ascii="Times New Roman" w:eastAsia="Times New Roman" w:hAnsi="Times New Roman" w:cs="Times New Roman"/>
          <w:sz w:val="24"/>
          <w:szCs w:val="24"/>
        </w:rPr>
      </w:pPr>
      <w:r w:rsidRPr="000242B1">
        <w:rPr>
          <w:rFonts w:ascii="Times New Roman" w:hAnsi="Times New Roman" w:cs="Times New Roman"/>
          <w:sz w:val="24"/>
          <w:szCs w:val="24"/>
        </w:rPr>
        <w:t xml:space="preserve">Warmbold, J.W. </w:t>
      </w:r>
      <w:r w:rsidR="00537871" w:rsidRPr="000242B1">
        <w:rPr>
          <w:rFonts w:ascii="Times New Roman" w:hAnsi="Times New Roman" w:cs="Times New Roman"/>
          <w:sz w:val="24"/>
          <w:szCs w:val="24"/>
        </w:rPr>
        <w:t xml:space="preserve">&amp; </w:t>
      </w:r>
      <w:r w:rsidR="00200666" w:rsidRPr="000242B1">
        <w:rPr>
          <w:rFonts w:ascii="Times New Roman" w:hAnsi="Times New Roman" w:cs="Times New Roman"/>
          <w:sz w:val="24"/>
          <w:szCs w:val="24"/>
        </w:rPr>
        <w:t xml:space="preserve">J.S. </w:t>
      </w:r>
      <w:r w:rsidRPr="000242B1">
        <w:rPr>
          <w:rFonts w:ascii="Times New Roman" w:hAnsi="Times New Roman" w:cs="Times New Roman"/>
          <w:sz w:val="24"/>
          <w:szCs w:val="24"/>
        </w:rPr>
        <w:t>Wesner</w:t>
      </w:r>
      <w:r w:rsidR="00200666" w:rsidRPr="000242B1">
        <w:rPr>
          <w:rFonts w:ascii="Times New Roman" w:hAnsi="Times New Roman" w:cs="Times New Roman"/>
          <w:sz w:val="24"/>
          <w:szCs w:val="24"/>
        </w:rPr>
        <w:t>,</w:t>
      </w:r>
      <w:r w:rsidRPr="000242B1">
        <w:rPr>
          <w:rFonts w:ascii="Times New Roman" w:hAnsi="Times New Roman" w:cs="Times New Roman"/>
          <w:sz w:val="24"/>
          <w:szCs w:val="24"/>
        </w:rPr>
        <w:t xml:space="preserve"> 2018. Predator foraging strategy mediates the effects of predators on local and emigrating prey. Oikos, 127:579-589. </w:t>
      </w:r>
    </w:p>
    <w:p w14:paraId="0000006D" w14:textId="201E4D3D"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Werner, E.E. &amp; </w:t>
      </w:r>
      <w:r w:rsidR="00200666" w:rsidRPr="000242B1">
        <w:rPr>
          <w:rFonts w:ascii="Times New Roman" w:eastAsia="Times New Roman" w:hAnsi="Times New Roman" w:cs="Times New Roman"/>
          <w:sz w:val="24"/>
          <w:szCs w:val="24"/>
        </w:rPr>
        <w:t xml:space="preserve">J.F </w:t>
      </w:r>
      <w:r w:rsidRPr="000242B1">
        <w:rPr>
          <w:rFonts w:ascii="Times New Roman" w:eastAsia="Times New Roman" w:hAnsi="Times New Roman" w:cs="Times New Roman"/>
          <w:sz w:val="24"/>
          <w:szCs w:val="24"/>
        </w:rPr>
        <w:t xml:space="preserve">Gilliam, 1984. The ontogenetic niche and species interactions in size-structured populations. Annual Review of Ecology and Systematics, 15:393-425. </w:t>
      </w:r>
    </w:p>
    <w:p w14:paraId="0000006E" w14:textId="0C04452F" w:rsidR="00C85381" w:rsidRPr="000242B1" w:rsidRDefault="004D08DC">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Wesner, J.S.</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 xml:space="preserve">2010. Aquatic predation alters a terrestrial prey subsidy. Ecology, 91:1435-1444. </w:t>
      </w:r>
    </w:p>
    <w:p w14:paraId="0000006F" w14:textId="55676C70" w:rsidR="00C85381" w:rsidRPr="000242B1" w:rsidRDefault="004D08DC">
      <w:pPr>
        <w:spacing w:after="0" w:line="480" w:lineRule="auto"/>
        <w:ind w:left="720" w:hanging="720"/>
        <w:rPr>
          <w:rFonts w:ascii="Times New Roman" w:eastAsia="Times New Roman" w:hAnsi="Times New Roman" w:cs="Times New Roman"/>
          <w:sz w:val="24"/>
          <w:szCs w:val="24"/>
        </w:rPr>
      </w:pPr>
      <w:bookmarkStart w:id="199" w:name="_heading=h.30j0zll" w:colFirst="0" w:colLast="0"/>
      <w:bookmarkEnd w:id="199"/>
      <w:r w:rsidRPr="000242B1">
        <w:rPr>
          <w:rFonts w:ascii="Times New Roman" w:eastAsia="Times New Roman" w:hAnsi="Times New Roman" w:cs="Times New Roman"/>
          <w:sz w:val="24"/>
          <w:szCs w:val="24"/>
        </w:rPr>
        <w:t>Wesner, J.S.</w:t>
      </w:r>
      <w:r w:rsidR="00200666" w:rsidRPr="000242B1">
        <w:rPr>
          <w:rFonts w:ascii="Times New Roman" w:eastAsia="Times New Roman" w:hAnsi="Times New Roman" w:cs="Times New Roman"/>
          <w:sz w:val="24"/>
          <w:szCs w:val="24"/>
        </w:rPr>
        <w:t xml:space="preserve">, </w:t>
      </w:r>
      <w:r w:rsidRPr="000242B1">
        <w:rPr>
          <w:rFonts w:ascii="Times New Roman" w:eastAsia="Times New Roman" w:hAnsi="Times New Roman" w:cs="Times New Roman"/>
          <w:sz w:val="24"/>
          <w:szCs w:val="24"/>
        </w:rPr>
        <w:t>2012. Predator diversity effects cascade across an ecosystem boundary. Oikos, 121:53-60.</w:t>
      </w:r>
    </w:p>
    <w:p w14:paraId="7EBE93FD" w14:textId="3965E342" w:rsidR="00942573" w:rsidRPr="000242B1" w:rsidRDefault="00942573">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Wesner, J. S., </w:t>
      </w:r>
      <w:r w:rsidR="00CA49AA" w:rsidRPr="000242B1">
        <w:rPr>
          <w:rFonts w:ascii="Times New Roman" w:eastAsia="Times New Roman" w:hAnsi="Times New Roman" w:cs="Times New Roman"/>
          <w:sz w:val="24"/>
          <w:szCs w:val="24"/>
        </w:rPr>
        <w:t xml:space="preserve">D.M. </w:t>
      </w:r>
      <w:r w:rsidRPr="000242B1">
        <w:rPr>
          <w:rFonts w:ascii="Times New Roman" w:eastAsia="Times New Roman" w:hAnsi="Times New Roman" w:cs="Times New Roman"/>
          <w:sz w:val="24"/>
          <w:szCs w:val="24"/>
        </w:rPr>
        <w:t>Walters,</w:t>
      </w:r>
      <w:r w:rsidR="00CA49AA" w:rsidRPr="000242B1">
        <w:rPr>
          <w:rFonts w:ascii="Times New Roman" w:eastAsia="Times New Roman" w:hAnsi="Times New Roman" w:cs="Times New Roman"/>
          <w:sz w:val="24"/>
          <w:szCs w:val="24"/>
        </w:rPr>
        <w:t xml:space="preserve"> T.S.</w:t>
      </w:r>
      <w:r w:rsidRPr="000242B1">
        <w:rPr>
          <w:rFonts w:ascii="Times New Roman" w:eastAsia="Times New Roman" w:hAnsi="Times New Roman" w:cs="Times New Roman"/>
          <w:sz w:val="24"/>
          <w:szCs w:val="24"/>
        </w:rPr>
        <w:t xml:space="preserve"> Schmidt, </w:t>
      </w:r>
      <w:r w:rsidR="00CA49AA" w:rsidRPr="000242B1">
        <w:rPr>
          <w:rFonts w:ascii="Times New Roman" w:eastAsia="Times New Roman" w:hAnsi="Times New Roman" w:cs="Times New Roman"/>
          <w:sz w:val="24"/>
          <w:szCs w:val="24"/>
        </w:rPr>
        <w:t>J.M.</w:t>
      </w:r>
      <w:r w:rsidRPr="000242B1">
        <w:rPr>
          <w:rFonts w:ascii="Times New Roman" w:eastAsia="Times New Roman" w:hAnsi="Times New Roman" w:cs="Times New Roman"/>
          <w:sz w:val="24"/>
          <w:szCs w:val="24"/>
        </w:rPr>
        <w:t xml:space="preserve"> Kraus, </w:t>
      </w:r>
      <w:r w:rsidR="00CA49AA" w:rsidRPr="000242B1">
        <w:rPr>
          <w:rFonts w:ascii="Times New Roman" w:eastAsia="Times New Roman" w:hAnsi="Times New Roman" w:cs="Times New Roman"/>
          <w:sz w:val="24"/>
          <w:szCs w:val="24"/>
        </w:rPr>
        <w:t>C.A.</w:t>
      </w:r>
      <w:r w:rsidRPr="000242B1">
        <w:rPr>
          <w:rFonts w:ascii="Times New Roman" w:eastAsia="Times New Roman" w:hAnsi="Times New Roman" w:cs="Times New Roman"/>
          <w:sz w:val="24"/>
          <w:szCs w:val="24"/>
        </w:rPr>
        <w:t xml:space="preserve"> Stricker,</w:t>
      </w:r>
      <w:r w:rsidR="00CA49AA" w:rsidRPr="000242B1">
        <w:rPr>
          <w:rFonts w:ascii="Times New Roman" w:eastAsia="Times New Roman" w:hAnsi="Times New Roman" w:cs="Times New Roman"/>
          <w:sz w:val="24"/>
          <w:szCs w:val="24"/>
        </w:rPr>
        <w:t xml:space="preserve"> W.H.</w:t>
      </w:r>
      <w:r w:rsidRPr="000242B1">
        <w:rPr>
          <w:rFonts w:ascii="Times New Roman" w:eastAsia="Times New Roman" w:hAnsi="Times New Roman" w:cs="Times New Roman"/>
          <w:sz w:val="24"/>
          <w:szCs w:val="24"/>
        </w:rPr>
        <w:t xml:space="preserve"> Clements, &amp; </w:t>
      </w:r>
      <w:r w:rsidR="00CA49AA" w:rsidRPr="000242B1">
        <w:rPr>
          <w:rFonts w:ascii="Times New Roman" w:eastAsia="Times New Roman" w:hAnsi="Times New Roman" w:cs="Times New Roman"/>
          <w:sz w:val="24"/>
          <w:szCs w:val="24"/>
        </w:rPr>
        <w:t xml:space="preserve">R.E. </w:t>
      </w:r>
      <w:r w:rsidRPr="000242B1">
        <w:rPr>
          <w:rFonts w:ascii="Times New Roman" w:eastAsia="Times New Roman" w:hAnsi="Times New Roman" w:cs="Times New Roman"/>
          <w:sz w:val="24"/>
          <w:szCs w:val="24"/>
        </w:rPr>
        <w:t xml:space="preserve">Wolf, 2017. Metamorphosis affects metal concentrations and isotopic signatures in a </w:t>
      </w:r>
      <w:r w:rsidRPr="000242B1">
        <w:rPr>
          <w:rFonts w:ascii="Times New Roman" w:eastAsia="Times New Roman" w:hAnsi="Times New Roman" w:cs="Times New Roman"/>
          <w:sz w:val="24"/>
          <w:szCs w:val="24"/>
        </w:rPr>
        <w:lastRenderedPageBreak/>
        <w:t xml:space="preserve">mayfly (Baetis tricaudatus): implications for the aquatic-terrestrial transfer of metals. Environmental </w:t>
      </w:r>
      <w:r w:rsidR="00994BE4" w:rsidRPr="000242B1">
        <w:rPr>
          <w:rFonts w:ascii="Times New Roman" w:eastAsia="Times New Roman" w:hAnsi="Times New Roman" w:cs="Times New Roman"/>
          <w:sz w:val="24"/>
          <w:szCs w:val="24"/>
        </w:rPr>
        <w:t>S</w:t>
      </w:r>
      <w:r w:rsidRPr="000242B1">
        <w:rPr>
          <w:rFonts w:ascii="Times New Roman" w:eastAsia="Times New Roman" w:hAnsi="Times New Roman" w:cs="Times New Roman"/>
          <w:sz w:val="24"/>
          <w:szCs w:val="24"/>
        </w:rPr>
        <w:t xml:space="preserve">cience &amp; </w:t>
      </w:r>
      <w:r w:rsidR="00994BE4" w:rsidRPr="000242B1">
        <w:rPr>
          <w:rFonts w:ascii="Times New Roman" w:eastAsia="Times New Roman" w:hAnsi="Times New Roman" w:cs="Times New Roman"/>
          <w:sz w:val="24"/>
          <w:szCs w:val="24"/>
        </w:rPr>
        <w:t>T</w:t>
      </w:r>
      <w:r w:rsidRPr="000242B1">
        <w:rPr>
          <w:rFonts w:ascii="Times New Roman" w:eastAsia="Times New Roman" w:hAnsi="Times New Roman" w:cs="Times New Roman"/>
          <w:sz w:val="24"/>
          <w:szCs w:val="24"/>
        </w:rPr>
        <w:t>echnology, 51, 2438-2446.</w:t>
      </w:r>
    </w:p>
    <w:p w14:paraId="40CA277B" w14:textId="15AE87FB" w:rsidR="003D3ED8" w:rsidRDefault="001F4F35">
      <w:pPr>
        <w:spacing w:after="0" w:line="480" w:lineRule="auto"/>
        <w:ind w:left="720" w:hanging="720"/>
        <w:rPr>
          <w:ins w:id="200" w:author="Kanz, Abraham" w:date="2021-07-22T19:15:00Z"/>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Wesner, J.</w:t>
      </w:r>
      <w:r w:rsidR="00DA16D5" w:rsidRPr="000242B1">
        <w:rPr>
          <w:rFonts w:ascii="Times New Roman" w:eastAsia="Times New Roman" w:hAnsi="Times New Roman" w:cs="Times New Roman"/>
          <w:sz w:val="24"/>
          <w:szCs w:val="24"/>
        </w:rPr>
        <w:t>S.</w:t>
      </w:r>
      <w:r w:rsidR="00200666" w:rsidRPr="000242B1">
        <w:rPr>
          <w:rFonts w:ascii="Times New Roman" w:eastAsia="Times New Roman" w:hAnsi="Times New Roman" w:cs="Times New Roman"/>
          <w:sz w:val="24"/>
          <w:szCs w:val="24"/>
        </w:rPr>
        <w:t>,</w:t>
      </w:r>
      <w:r w:rsidRPr="000242B1">
        <w:rPr>
          <w:rFonts w:ascii="Times New Roman" w:eastAsia="Times New Roman" w:hAnsi="Times New Roman" w:cs="Times New Roman"/>
          <w:sz w:val="24"/>
          <w:szCs w:val="24"/>
        </w:rPr>
        <w:t xml:space="preserve"> 2019. Using stage-structured food webs to assess the effects of contaminants and predators on aquatic–terrestrial linkages. Freshwater Science, 38</w:t>
      </w:r>
      <w:ins w:id="201" w:author="Kanz, Abraham" w:date="2021-07-22T19:18:00Z">
        <w:r w:rsidR="00441035">
          <w:rPr>
            <w:rFonts w:ascii="Times New Roman" w:eastAsia="Times New Roman" w:hAnsi="Times New Roman" w:cs="Times New Roman"/>
            <w:sz w:val="24"/>
            <w:szCs w:val="24"/>
          </w:rPr>
          <w:t>:</w:t>
        </w:r>
      </w:ins>
      <w:del w:id="202" w:author="Kanz, Abraham" w:date="2021-07-22T19:18:00Z">
        <w:r w:rsidRPr="000242B1" w:rsidDel="00441035">
          <w:rPr>
            <w:rFonts w:ascii="Times New Roman" w:eastAsia="Times New Roman" w:hAnsi="Times New Roman" w:cs="Times New Roman"/>
            <w:sz w:val="24"/>
            <w:szCs w:val="24"/>
          </w:rPr>
          <w:delText xml:space="preserve">, </w:delText>
        </w:r>
      </w:del>
      <w:r w:rsidRPr="000242B1">
        <w:rPr>
          <w:rFonts w:ascii="Times New Roman" w:eastAsia="Times New Roman" w:hAnsi="Times New Roman" w:cs="Times New Roman"/>
          <w:sz w:val="24"/>
          <w:szCs w:val="24"/>
        </w:rPr>
        <w:t>928-935.</w:t>
      </w:r>
    </w:p>
    <w:p w14:paraId="66EDF362" w14:textId="035EA186" w:rsidR="00441035" w:rsidRPr="000242B1" w:rsidRDefault="00441035">
      <w:pPr>
        <w:spacing w:after="0" w:line="480" w:lineRule="auto"/>
        <w:ind w:left="720" w:hanging="720"/>
        <w:rPr>
          <w:rFonts w:ascii="Times New Roman" w:eastAsia="Times New Roman" w:hAnsi="Times New Roman" w:cs="Times New Roman"/>
          <w:sz w:val="24"/>
          <w:szCs w:val="24"/>
        </w:rPr>
      </w:pPr>
      <w:ins w:id="203" w:author="Kanz, Abraham" w:date="2021-07-22T19:15:00Z">
        <w:r>
          <w:rPr>
            <w:rFonts w:ascii="Times New Roman" w:eastAsia="Times New Roman" w:hAnsi="Times New Roman" w:cs="Times New Roman"/>
            <w:sz w:val="24"/>
            <w:szCs w:val="24"/>
          </w:rPr>
          <w:t xml:space="preserve">Wesner, J.S., J.M. Kraus, B. Henry, J. Kerby. 2020. Metamorphosis and the </w:t>
        </w:r>
      </w:ins>
      <w:ins w:id="204" w:author="Kanz, Abraham" w:date="2021-07-22T19:16:00Z">
        <w:r>
          <w:rPr>
            <w:rFonts w:ascii="Times New Roman" w:eastAsia="Times New Roman" w:hAnsi="Times New Roman" w:cs="Times New Roman"/>
            <w:sz w:val="24"/>
            <w:szCs w:val="24"/>
          </w:rPr>
          <w:t xml:space="preserve">impact of contaminants on ecological subsidies. Contaminants and Ecological Subsidies, </w:t>
        </w:r>
      </w:ins>
      <w:ins w:id="205" w:author="Kanz, Abraham" w:date="2021-07-22T19:18:00Z">
        <w:r>
          <w:rPr>
            <w:rFonts w:ascii="Times New Roman" w:eastAsia="Times New Roman" w:hAnsi="Times New Roman" w:cs="Times New Roman"/>
            <w:sz w:val="24"/>
            <w:szCs w:val="24"/>
          </w:rPr>
          <w:t xml:space="preserve">111-125. </w:t>
        </w:r>
      </w:ins>
    </w:p>
    <w:p w14:paraId="7B364A67" w14:textId="1A82D145" w:rsidR="00DA16D5" w:rsidRPr="000242B1" w:rsidRDefault="00AA01D7">
      <w:pPr>
        <w:spacing w:after="0" w:line="480" w:lineRule="auto"/>
        <w:ind w:left="720" w:hanging="720"/>
        <w:rPr>
          <w:rFonts w:ascii="Times New Roman" w:eastAsia="Times New Roman" w:hAnsi="Times New Roman" w:cs="Times New Roman"/>
          <w:sz w:val="24"/>
          <w:szCs w:val="24"/>
        </w:rPr>
      </w:pPr>
      <w:r w:rsidRPr="000242B1">
        <w:rPr>
          <w:rFonts w:ascii="Times New Roman" w:eastAsia="Times New Roman" w:hAnsi="Times New Roman" w:cs="Times New Roman"/>
          <w:sz w:val="24"/>
          <w:szCs w:val="24"/>
        </w:rPr>
        <w:t xml:space="preserve">Wesner, J.S. </w:t>
      </w:r>
      <w:r w:rsidR="00200666" w:rsidRPr="000242B1">
        <w:rPr>
          <w:rFonts w:ascii="Times New Roman" w:eastAsia="Times New Roman" w:hAnsi="Times New Roman" w:cs="Times New Roman"/>
          <w:sz w:val="24"/>
          <w:szCs w:val="24"/>
        </w:rPr>
        <w:t>&amp;</w:t>
      </w:r>
      <w:r w:rsidRPr="000242B1">
        <w:rPr>
          <w:rFonts w:ascii="Times New Roman" w:eastAsia="Times New Roman" w:hAnsi="Times New Roman" w:cs="Times New Roman"/>
          <w:sz w:val="24"/>
          <w:szCs w:val="24"/>
        </w:rPr>
        <w:t xml:space="preserve"> </w:t>
      </w:r>
      <w:r w:rsidR="00200666" w:rsidRPr="000242B1">
        <w:rPr>
          <w:rFonts w:ascii="Times New Roman" w:eastAsia="Times New Roman" w:hAnsi="Times New Roman" w:cs="Times New Roman"/>
          <w:sz w:val="24"/>
          <w:szCs w:val="24"/>
        </w:rPr>
        <w:t xml:space="preserve">J.P.F. </w:t>
      </w:r>
      <w:r w:rsidRPr="000242B1">
        <w:rPr>
          <w:rFonts w:ascii="Times New Roman" w:eastAsia="Times New Roman" w:hAnsi="Times New Roman" w:cs="Times New Roman"/>
          <w:sz w:val="24"/>
          <w:szCs w:val="24"/>
        </w:rPr>
        <w:t>Pomeranz</w:t>
      </w:r>
      <w:ins w:id="206" w:author="Kanz, Abraham" w:date="2021-07-22T19:15:00Z">
        <w:r w:rsidR="00441035">
          <w:rPr>
            <w:rFonts w:ascii="Times New Roman" w:eastAsia="Times New Roman" w:hAnsi="Times New Roman" w:cs="Times New Roman"/>
            <w:sz w:val="24"/>
            <w:szCs w:val="24"/>
          </w:rPr>
          <w:t>.</w:t>
        </w:r>
      </w:ins>
      <w:del w:id="207" w:author="Kanz, Abraham" w:date="2021-07-22T19:15:00Z">
        <w:r w:rsidRPr="000242B1" w:rsidDel="00441035">
          <w:rPr>
            <w:rFonts w:ascii="Times New Roman" w:eastAsia="Times New Roman" w:hAnsi="Times New Roman" w:cs="Times New Roman"/>
            <w:sz w:val="24"/>
            <w:szCs w:val="24"/>
          </w:rPr>
          <w:delText>,</w:delText>
        </w:r>
      </w:del>
      <w:r w:rsidRPr="000242B1">
        <w:rPr>
          <w:rFonts w:ascii="Times New Roman" w:eastAsia="Times New Roman" w:hAnsi="Times New Roman" w:cs="Times New Roman"/>
          <w:sz w:val="24"/>
          <w:szCs w:val="24"/>
        </w:rPr>
        <w:t xml:space="preserve"> 2021. Choosing priors in Bayesian ecological modeling by simulating from the prior predictive distribution. bioRxiv. </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10CD3801" w:rsidR="003D3ED8" w:rsidRDefault="003D3ED8" w:rsidP="003D3ED8">
      <w:pPr>
        <w:spacing w:after="0" w:line="480" w:lineRule="auto"/>
        <w:rPr>
          <w:rFonts w:ascii="Times New Roman" w:hAnsi="Times New Roman" w:cs="Times New Roman"/>
          <w:bCs/>
          <w:sz w:val="24"/>
          <w:szCs w:val="24"/>
        </w:rPr>
      </w:pPr>
      <w:bookmarkStart w:id="208" w:name="_Hlk72482106"/>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1</w:t>
      </w:r>
      <w:r>
        <w:rPr>
          <w:rFonts w:ascii="Times New Roman" w:hAnsi="Times New Roman" w:cs="Times New Roman"/>
          <w:bCs/>
          <w:sz w:val="24"/>
          <w:szCs w:val="24"/>
        </w:rPr>
        <w:t>. Conceptual figure showing different predictions for food webs without and with information on prey life-stages</w:t>
      </w:r>
      <w:ins w:id="209" w:author="Kanz, Abraham" w:date="2021-07-21T17:46:00Z">
        <w:r w:rsidR="00E131FA">
          <w:rPr>
            <w:rFonts w:ascii="Times New Roman" w:hAnsi="Times New Roman" w:cs="Times New Roman"/>
            <w:bCs/>
            <w:sz w:val="24"/>
            <w:szCs w:val="24"/>
          </w:rPr>
          <w:t xml:space="preserve"> with chironomids used as prey example</w:t>
        </w:r>
      </w:ins>
      <w:r>
        <w:rPr>
          <w:rFonts w:ascii="Times New Roman" w:hAnsi="Times New Roman" w:cs="Times New Roman"/>
          <w:bCs/>
          <w:sz w:val="24"/>
          <w:szCs w:val="24"/>
        </w:rPr>
        <w:t xml:space="preserve">. Each of the food webs (a,b,c,d)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species. a) Fish feed on a single</w:t>
      </w:r>
      <w:del w:id="210" w:author="Kanz, Abraham" w:date="2021-07-21T17:45:00Z">
        <w:r w:rsidDel="00E131FA">
          <w:rPr>
            <w:rFonts w:ascii="Times New Roman" w:hAnsi="Times New Roman" w:cs="Times New Roman"/>
            <w:bCs/>
            <w:sz w:val="24"/>
            <w:szCs w:val="24"/>
          </w:rPr>
          <w:delText xml:space="preserve"> prey consumer</w:delText>
        </w:r>
      </w:del>
      <w:r>
        <w:rPr>
          <w:rFonts w:ascii="Times New Roman" w:hAnsi="Times New Roman" w:cs="Times New Roman"/>
          <w:bCs/>
          <w:sz w:val="24"/>
          <w:szCs w:val="24"/>
        </w:rPr>
        <w:t xml:space="preserve"> prey taxon </w:t>
      </w:r>
      <w:del w:id="211" w:author="Kanz, Abraham" w:date="2021-07-21T17:45:00Z">
        <w:r w:rsidDel="00E131FA">
          <w:rPr>
            <w:rFonts w:ascii="Times New Roman" w:hAnsi="Times New Roman" w:cs="Times New Roman"/>
            <w:bCs/>
            <w:sz w:val="24"/>
            <w:szCs w:val="24"/>
          </w:rPr>
          <w:delText>(or group of consumer taxa)</w:delText>
        </w:r>
      </w:del>
      <w:r>
        <w:rPr>
          <w:rFonts w:ascii="Times New Roman" w:hAnsi="Times New Roman" w:cs="Times New Roman"/>
          <w:bCs/>
          <w:sz w:val="24"/>
          <w:szCs w:val="24"/>
        </w:rPr>
        <w:t xml:space="preserve">,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bookmarkEnd w:id="208"/>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B4AE5F8"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r w:rsidR="00F727A0">
        <w:rPr>
          <w:rFonts w:ascii="Times New Roman" w:hAnsi="Times New Roman" w:cs="Times New Roman"/>
          <w:sz w:val="24"/>
          <w:szCs w:val="24"/>
        </w:rPr>
        <w:t xml:space="preserve"> </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4A8EAF0C"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w:t>
      </w:r>
      <w:ins w:id="212" w:author="Kanz, Abraham" w:date="2021-07-22T19:38:00Z">
        <w:r w:rsidR="0009136C">
          <w:rPr>
            <w:rFonts w:ascii="Times New Roman" w:hAnsi="Times New Roman" w:cs="Times New Roman"/>
            <w:sz w:val="24"/>
            <w:szCs w:val="24"/>
          </w:rPr>
          <w:t>species</w:t>
        </w:r>
      </w:ins>
      <w:del w:id="213" w:author="Kanz, Abraham" w:date="2021-07-22T19:38:00Z">
        <w:r w:rsidDel="0009136C">
          <w:rPr>
            <w:rFonts w:ascii="Times New Roman" w:hAnsi="Times New Roman" w:cs="Times New Roman"/>
            <w:sz w:val="24"/>
            <w:szCs w:val="24"/>
          </w:rPr>
          <w:delText xml:space="preserve">fish </w:delText>
        </w:r>
        <w:r w:rsidR="00077F15" w:rsidDel="0009136C">
          <w:rPr>
            <w:rFonts w:ascii="Times New Roman" w:hAnsi="Times New Roman" w:cs="Times New Roman"/>
            <w:sz w:val="24"/>
            <w:szCs w:val="24"/>
          </w:rPr>
          <w:delText>forag</w:delText>
        </w:r>
        <w:r w:rsidDel="0009136C">
          <w:rPr>
            <w:rFonts w:ascii="Times New Roman" w:hAnsi="Times New Roman" w:cs="Times New Roman"/>
            <w:sz w:val="24"/>
            <w:szCs w:val="24"/>
          </w:rPr>
          <w:delText xml:space="preserve">ing </w:delText>
        </w:r>
        <w:r w:rsidR="00575A92" w:rsidDel="0009136C">
          <w:rPr>
            <w:rFonts w:ascii="Times New Roman" w:hAnsi="Times New Roman" w:cs="Times New Roman"/>
            <w:sz w:val="24"/>
            <w:szCs w:val="24"/>
          </w:rPr>
          <w:delText>domain</w:delText>
        </w:r>
      </w:del>
      <w:r>
        <w:rPr>
          <w:rFonts w:ascii="Times New Roman" w:hAnsi="Times New Roman" w:cs="Times New Roman"/>
          <w:sz w:val="24"/>
          <w:szCs w:val="24"/>
        </w:rPr>
        <w:t xml:space="preserve">. Boxplots summarize the median, interquartile range, and upper and lower 1.5% quantiles of posterior distributions on each date for each </w:t>
      </w:r>
      <w:r w:rsidR="00575A92">
        <w:rPr>
          <w:rFonts w:ascii="Times New Roman" w:hAnsi="Times New Roman" w:cs="Times New Roman"/>
          <w:sz w:val="24"/>
          <w:szCs w:val="24"/>
        </w:rPr>
        <w:t>domain</w:t>
      </w:r>
      <w:r>
        <w:rPr>
          <w:rFonts w:ascii="Times New Roman" w:hAnsi="Times New Roman" w:cs="Times New Roman"/>
          <w:sz w:val="24"/>
          <w:szCs w:val="24"/>
        </w:rPr>
        <w:t xml:space="preserve">. To improve the visual distinction, 500 lines connect each date x </w:t>
      </w:r>
      <w:r w:rsidR="00575A92">
        <w:rPr>
          <w:rFonts w:ascii="Times New Roman" w:hAnsi="Times New Roman" w:cs="Times New Roman"/>
          <w:sz w:val="24"/>
          <w:szCs w:val="24"/>
        </w:rPr>
        <w:t>domain</w:t>
      </w:r>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7A5E6E1A"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w:t>
      </w:r>
      <w:r w:rsidR="00575086">
        <w:rPr>
          <w:rFonts w:ascii="Times New Roman" w:hAnsi="Times New Roman" w:cs="Times New Roman"/>
          <w:b/>
          <w:bCs/>
          <w:sz w:val="24"/>
          <w:szCs w:val="24"/>
        </w:rPr>
        <w:t>.</w:t>
      </w:r>
      <w:r>
        <w:rPr>
          <w:rFonts w:ascii="Times New Roman" w:hAnsi="Times New Roman" w:cs="Times New Roman"/>
          <w:b/>
          <w:bCs/>
          <w:sz w:val="24"/>
          <w:szCs w:val="24"/>
        </w:rPr>
        <w:t xml:space="preserv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 xml:space="preserve">Relationship between insect emergence and the proportion of fish diets consisting of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prey. We expected that fish would feed most heavily on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037100A7" w:rsidR="00344597" w:rsidRPr="00344597" w:rsidRDefault="00344597" w:rsidP="00344597">
            <w:pPr>
              <w:spacing w:after="0" w:line="240" w:lineRule="auto"/>
              <w:rPr>
                <w:rFonts w:ascii="Times New Roman" w:eastAsia="Times New Roman" w:hAnsi="Times New Roman" w:cs="Times New Roman"/>
                <w:color w:val="000000"/>
                <w:sz w:val="24"/>
                <w:szCs w:val="24"/>
              </w:rPr>
            </w:pPr>
            <w:bookmarkStart w:id="214" w:name="_Hlk72483119"/>
            <w:r w:rsidRPr="00575086">
              <w:rPr>
                <w:rFonts w:ascii="Times New Roman" w:eastAsia="Times New Roman" w:hAnsi="Times New Roman" w:cs="Times New Roman"/>
                <w:b/>
                <w:bCs/>
                <w:color w:val="000000"/>
                <w:sz w:val="24"/>
                <w:szCs w:val="24"/>
              </w:rPr>
              <w:t>Table 1</w:t>
            </w:r>
            <w:r w:rsidRPr="00344597">
              <w:rPr>
                <w:rFonts w:ascii="Times New Roman" w:eastAsia="Times New Roman" w:hAnsi="Times New Roman" w:cs="Times New Roman"/>
                <w:color w:val="000000"/>
                <w:sz w:val="24"/>
                <w:szCs w:val="24"/>
              </w:rPr>
              <w:t>: Number of diet samples collected by fish species and fish f</w:t>
            </w:r>
            <w:r w:rsidR="00077F15">
              <w:rPr>
                <w:rFonts w:ascii="Times New Roman" w:eastAsia="Times New Roman" w:hAnsi="Times New Roman" w:cs="Times New Roman"/>
                <w:color w:val="000000"/>
                <w:sz w:val="24"/>
                <w:szCs w:val="24"/>
              </w:rPr>
              <w:t>orag</w:t>
            </w:r>
            <w:r>
              <w:rPr>
                <w:rFonts w:ascii="Times New Roman" w:eastAsia="Times New Roman" w:hAnsi="Times New Roman" w:cs="Times New Roman"/>
                <w:color w:val="000000"/>
                <w:sz w:val="24"/>
                <w:szCs w:val="24"/>
              </w:rPr>
              <w:t>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2132AE9B"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w:t>
            </w:r>
            <w:r w:rsidR="00077F15">
              <w:rPr>
                <w:rFonts w:ascii="Times New Roman" w:eastAsia="Times New Roman" w:hAnsi="Times New Roman" w:cs="Times New Roman"/>
                <w:color w:val="000000"/>
                <w:sz w:val="24"/>
                <w:szCs w:val="24"/>
              </w:rPr>
              <w:t>orag</w:t>
            </w:r>
            <w:r w:rsidRPr="00344597">
              <w:rPr>
                <w:rFonts w:ascii="Times New Roman" w:eastAsia="Times New Roman" w:hAnsi="Times New Roman" w:cs="Times New Roman"/>
                <w:color w:val="000000"/>
                <w:sz w:val="24"/>
                <w:szCs w:val="24"/>
              </w:rPr>
              <w:t>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Semotilus atromaculatus</w:t>
            </w:r>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Etheostoma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cyprinellus</w:t>
            </w:r>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Ameiurus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macrochirus</w:t>
            </w:r>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Cyprinus carpio</w:t>
            </w:r>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Pimephales promelas</w:t>
            </w:r>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Luxilus cornutus</w:t>
            </w:r>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Notropis stramineus</w:t>
            </w:r>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lutrensis</w:t>
            </w:r>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Notropis blennius</w:t>
            </w:r>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Esox americanus</w:t>
            </w:r>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Esox lucius</w:t>
            </w:r>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gibbosus</w:t>
            </w:r>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Lepisosteidae</w:t>
            </w:r>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Micropterus salmoides</w:t>
            </w:r>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Culaea inconstans</w:t>
            </w:r>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Micropterus dolomieu</w:t>
            </w:r>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Sander vitreus</w:t>
            </w:r>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1E5551C4" w:rsidR="005D76AD" w:rsidRPr="007A75F5" w:rsidRDefault="005D76AD" w:rsidP="005D76AD">
            <w:pPr>
              <w:spacing w:after="0" w:line="240" w:lineRule="auto"/>
              <w:rPr>
                <w:rFonts w:ascii="Times New Roman" w:eastAsia="Times New Roman" w:hAnsi="Times New Roman" w:cs="Times New Roman"/>
                <w:color w:val="000000"/>
                <w:sz w:val="24"/>
                <w:szCs w:val="24"/>
              </w:rPr>
            </w:pPr>
            <w:bookmarkStart w:id="215" w:name="_Hlk72483182"/>
            <w:bookmarkEnd w:id="214"/>
            <w:r w:rsidRPr="00575086">
              <w:rPr>
                <w:rFonts w:ascii="Times New Roman" w:eastAsia="Times New Roman" w:hAnsi="Times New Roman" w:cs="Times New Roman"/>
                <w:b/>
                <w:bCs/>
                <w:color w:val="000000"/>
                <w:sz w:val="24"/>
                <w:szCs w:val="24"/>
              </w:rPr>
              <w:lastRenderedPageBreak/>
              <w:t xml:space="preserve">Table </w:t>
            </w:r>
            <w:r w:rsidR="00344597" w:rsidRPr="00575086">
              <w:rPr>
                <w:rFonts w:ascii="Times New Roman" w:eastAsia="Times New Roman" w:hAnsi="Times New Roman" w:cs="Times New Roman"/>
                <w:b/>
                <w:bCs/>
                <w:color w:val="000000"/>
                <w:sz w:val="24"/>
                <w:szCs w:val="24"/>
              </w:rPr>
              <w:t>2</w:t>
            </w:r>
            <w:r w:rsidRPr="007A75F5">
              <w:rPr>
                <w:rFonts w:ascii="Times New Roman" w:eastAsia="Times New Roman" w:hAnsi="Times New Roman" w:cs="Times New Roman"/>
                <w:color w:val="000000"/>
                <w:sz w:val="24"/>
                <w:szCs w:val="24"/>
              </w:rPr>
              <w:t xml:space="preserve">: Summaries of the posterior distribution of total aquatic prey mass per fish stomach and the proportion of </w:t>
            </w:r>
            <w:r w:rsidR="00033F2D">
              <w:rPr>
                <w:rFonts w:ascii="Times New Roman" w:eastAsia="Times New Roman" w:hAnsi="Times New Roman" w:cs="Times New Roman"/>
                <w:color w:val="000000"/>
                <w:sz w:val="24"/>
                <w:szCs w:val="24"/>
              </w:rPr>
              <w:t>non-consumer</w:t>
            </w:r>
            <w:r w:rsidRPr="007A75F5">
              <w:rPr>
                <w:rFonts w:ascii="Times New Roman" w:eastAsia="Times New Roman" w:hAnsi="Times New Roman" w:cs="Times New Roman"/>
                <w:color w:val="000000"/>
                <w:sz w:val="24"/>
                <w:szCs w:val="24"/>
              </w:rPr>
              <w:t xml:space="preserve"> prey in fish diets by abundance. Values are averaged over 17 collection dates for each fish f</w:t>
            </w:r>
            <w:r w:rsidR="00077F15">
              <w:rPr>
                <w:rFonts w:ascii="Times New Roman" w:eastAsia="Times New Roman" w:hAnsi="Times New Roman" w:cs="Times New Roman"/>
                <w:color w:val="000000"/>
                <w:sz w:val="24"/>
                <w:szCs w:val="24"/>
              </w:rPr>
              <w:t>orag</w:t>
            </w:r>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(mgDM)</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bookmarkEnd w:id="215"/>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76019B14" w:rsidR="00FA4034" w:rsidRPr="00FA4034" w:rsidRDefault="00FA4034" w:rsidP="00FA4034">
            <w:pPr>
              <w:spacing w:after="0" w:line="240" w:lineRule="auto"/>
              <w:rPr>
                <w:rFonts w:ascii="Times New Roman" w:eastAsia="Times New Roman" w:hAnsi="Times New Roman" w:cs="Times New Roman"/>
                <w:color w:val="000000"/>
                <w:sz w:val="24"/>
                <w:szCs w:val="24"/>
              </w:rPr>
            </w:pPr>
            <w:bookmarkStart w:id="216" w:name="_Hlk72483236"/>
            <w:r w:rsidRPr="00575086">
              <w:rPr>
                <w:rFonts w:ascii="Times New Roman" w:eastAsia="Times New Roman" w:hAnsi="Times New Roman" w:cs="Times New Roman"/>
                <w:b/>
                <w:bCs/>
                <w:color w:val="000000"/>
                <w:sz w:val="24"/>
                <w:szCs w:val="24"/>
              </w:rPr>
              <w:lastRenderedPageBreak/>
              <w:t xml:space="preserve">Table </w:t>
            </w:r>
            <w:r w:rsidR="00344597" w:rsidRPr="00575086">
              <w:rPr>
                <w:rFonts w:ascii="Times New Roman" w:eastAsia="Times New Roman" w:hAnsi="Times New Roman" w:cs="Times New Roman"/>
                <w:b/>
                <w:bCs/>
                <w:color w:val="000000"/>
                <w:sz w:val="24"/>
                <w:szCs w:val="24"/>
              </w:rPr>
              <w:t>3</w:t>
            </w:r>
            <w:r w:rsidRPr="00FA4034">
              <w:rPr>
                <w:rFonts w:ascii="Times New Roman" w:eastAsia="Times New Roman" w:hAnsi="Times New Roman" w:cs="Times New Roman"/>
                <w:color w:val="000000"/>
                <w:sz w:val="24"/>
                <w:szCs w:val="24"/>
              </w:rPr>
              <w:t xml:space="preserve">. Posterior mean and standard deviation (parentheses) of the marginal intercept and slope of the relationship between insect emergence and stage-structured feeding in fish. Values are on the odds scale. A slope of 1 indicates no change in the odds of a fish diet containing a </w:t>
            </w:r>
            <w:r w:rsidR="00033F2D">
              <w:rPr>
                <w:rFonts w:ascii="Times New Roman" w:eastAsia="Times New Roman" w:hAnsi="Times New Roman" w:cs="Times New Roman"/>
                <w:color w:val="000000"/>
                <w:sz w:val="24"/>
                <w:szCs w:val="24"/>
              </w:rPr>
              <w:t>non-consumer</w:t>
            </w:r>
            <w:r w:rsidRPr="00FA4034">
              <w:rPr>
                <w:rFonts w:ascii="Times New Roman" w:eastAsia="Times New Roman" w:hAnsi="Times New Roman" w:cs="Times New Roman"/>
                <w:color w:val="000000"/>
                <w:sz w:val="24"/>
                <w:szCs w:val="24"/>
              </w:rPr>
              <w:t xml:space="preserve">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w:t>
            </w:r>
            <w:r w:rsidR="00077F15">
              <w:rPr>
                <w:rFonts w:ascii="Times New Roman" w:eastAsia="Times New Roman" w:hAnsi="Times New Roman" w:cs="Times New Roman"/>
                <w:color w:val="000000"/>
                <w:sz w:val="24"/>
                <w:szCs w:val="24"/>
              </w:rPr>
              <w:t>orag</w:t>
            </w:r>
            <w:r w:rsidRPr="00FA4034">
              <w:rPr>
                <w:rFonts w:ascii="Times New Roman" w:eastAsia="Times New Roman" w:hAnsi="Times New Roman" w:cs="Times New Roman"/>
                <w:color w:val="000000"/>
                <w:sz w:val="24"/>
                <w:szCs w:val="24"/>
              </w:rPr>
              <w:t>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bookmarkEnd w:id="216"/>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05373812" w:rsidR="00315670" w:rsidRDefault="00CB18A9">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F612834" wp14:editId="3E1B0D48">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_all_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2889AEAE" w:rsidR="00D20A4A" w:rsidRDefault="00CB18A9">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AB9E3A8" wp14:editId="3F5C703D">
            <wp:extent cx="5943600" cy="4622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timeseri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0409F20B" w:rsidR="00101815" w:rsidRDefault="002E02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09B404" wp14:editId="23F59EBD">
            <wp:extent cx="5943600" cy="4622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emerge_bo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51FAD1BF" w:rsidR="00225AD3" w:rsidRPr="00C24F76" w:rsidRDefault="00225AD3" w:rsidP="00FD6A6C">
            <w:pPr>
              <w:spacing w:after="0" w:line="240" w:lineRule="auto"/>
              <w:rPr>
                <w:rFonts w:ascii="Times New Roman" w:eastAsia="Times New Roman" w:hAnsi="Times New Roman" w:cs="Times New Roman"/>
                <w:color w:val="000000"/>
              </w:rPr>
            </w:pPr>
            <w:r w:rsidRPr="00C24F76">
              <w:rPr>
                <w:rFonts w:ascii="Times New Roman" w:eastAsia="Times New Roman" w:hAnsi="Times New Roman" w:cs="Times New Roman"/>
                <w:b/>
                <w:bCs/>
                <w:color w:val="000000"/>
                <w:sz w:val="24"/>
                <w:szCs w:val="24"/>
              </w:rPr>
              <w:t xml:space="preserve">Table </w:t>
            </w:r>
            <w:r w:rsidR="00C24F76" w:rsidRPr="00C24F76">
              <w:rPr>
                <w:rFonts w:ascii="Times New Roman" w:eastAsia="Times New Roman" w:hAnsi="Times New Roman" w:cs="Times New Roman"/>
                <w:b/>
                <w:bCs/>
                <w:color w:val="000000"/>
                <w:sz w:val="24"/>
                <w:szCs w:val="24"/>
              </w:rPr>
              <w:t>S1</w:t>
            </w:r>
            <w:r w:rsidRPr="00C24F76">
              <w:rPr>
                <w:rFonts w:ascii="Times New Roman" w:eastAsia="Times New Roman" w:hAnsi="Times New Roman" w:cs="Times New Roman"/>
                <w:color w:val="000000"/>
                <w:sz w:val="24"/>
                <w:szCs w:val="24"/>
              </w:rPr>
              <w:t>: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0F5A6930" w14:textId="77777777" w:rsidR="00A93F1F" w:rsidRDefault="00A93F1F" w:rsidP="008A5BCA">
      <w:pPr>
        <w:spacing w:after="0" w:line="480" w:lineRule="auto"/>
        <w:ind w:left="720" w:hanging="720"/>
        <w:rPr>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rFonts w:ascii="Times New Roman" w:eastAsia="Times New Roman" w:hAnsi="Times New Roman" w:cs="Times New Roman"/>
          <w:b/>
          <w:sz w:val="24"/>
          <w:szCs w:val="24"/>
        </w:rPr>
      </w:pPr>
      <w:r w:rsidRPr="00595DE1">
        <w:rPr>
          <w:rFonts w:ascii="Times New Roman" w:eastAsia="Times New Roman" w:hAnsi="Times New Roman" w:cs="Times New Roman"/>
          <w:b/>
          <w:sz w:val="24"/>
          <w:szCs w:val="24"/>
        </w:rPr>
        <w:t>Model Checking</w:t>
      </w:r>
    </w:p>
    <w:p w14:paraId="2F23D679" w14:textId="700AA9CB" w:rsidR="00A93F1F" w:rsidRDefault="002B6184"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determined prior values using prior predictive checks (Wesner and Pomeranz 2021). Briefly, we simulated the proportion of diets that were terrestrial or the proportion of aquatic diets that were non-consumers using only the prior distributions</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We then visually compared that estimate to the posterior</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The contrast in estimates shows both whether priors were reasonable and how much information was learned from the data. The result in Figure S2</w:t>
      </w:r>
      <w:r w:rsidR="001A68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shows reasonable but wide estimates from the prior along with narrow estimates of the posterior distribution.</w:t>
      </w:r>
    </w:p>
    <w:p w14:paraId="6420C1D0" w14:textId="4334203E" w:rsidR="00A85983" w:rsidRPr="00A85983" w:rsidRDefault="00A85983"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addition, we performed posterior predictive checks to determine whether and how the models mis-fit the data using the </w:t>
      </w:r>
      <w:r>
        <w:rPr>
          <w:rFonts w:ascii="Times New Roman" w:eastAsia="Times New Roman" w:hAnsi="Times New Roman" w:cs="Times New Roman"/>
          <w:i/>
          <w:sz w:val="24"/>
          <w:szCs w:val="24"/>
        </w:rPr>
        <w:t>pp_check()</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Model simulated means relative to data means (Figure </w:t>
      </w:r>
      <w:r w:rsidR="00F63CF0">
        <w:rPr>
          <w:rFonts w:ascii="Times New Roman" w:eastAsia="Times New Roman" w:hAnsi="Times New Roman" w:cs="Times New Roman"/>
          <w:sz w:val="24"/>
          <w:szCs w:val="24"/>
        </w:rPr>
        <w:t>S3</w:t>
      </w:r>
      <w:r>
        <w:rPr>
          <w:rFonts w:ascii="Times New Roman" w:eastAsia="Times New Roman" w:hAnsi="Times New Roman" w:cs="Times New Roman"/>
          <w:sz w:val="24"/>
          <w:szCs w:val="24"/>
        </w:rPr>
        <w:t xml:space="preserve">a,b), and 2) histograms of model-simulated data relative to a histogram of the raw data (Figure </w:t>
      </w:r>
      <w:r w:rsidR="00F63CF0">
        <w:rPr>
          <w:rFonts w:ascii="Times New Roman" w:eastAsia="Times New Roman" w:hAnsi="Times New Roman" w:cs="Times New Roman"/>
          <w:sz w:val="24"/>
          <w:szCs w:val="24"/>
        </w:rPr>
        <w:t>S3</w:t>
      </w:r>
      <w:r>
        <w:rPr>
          <w:rFonts w:ascii="Times New Roman" w:eastAsia="Times New Roman" w:hAnsi="Times New Roman" w:cs="Times New Roman"/>
          <w:sz w:val="24"/>
          <w:szCs w:val="24"/>
        </w:rPr>
        <w:t xml:space="preserve">c,d). Large </w:t>
      </w:r>
      <w:r>
        <w:rPr>
          <w:rFonts w:ascii="Times New Roman" w:eastAsia="Times New Roman" w:hAnsi="Times New Roman" w:cs="Times New Roman"/>
          <w:sz w:val="24"/>
          <w:szCs w:val="24"/>
        </w:rPr>
        <w:lastRenderedPageBreak/>
        <w:t>mismatches in these comparisons indicate that the model fails to capture an aspect of the data-generating process. In general, the model simulations can recapture data summaries (Figure S3). One aspect that the models do not capture is the relatively high number of zeros in the aquatic vs terrestrial dataset. In exploratory analyses, we attempted to account for this with different lik</w:t>
      </w:r>
      <w:r w:rsidR="005F2238">
        <w:rPr>
          <w:rFonts w:ascii="Times New Roman" w:eastAsia="Times New Roman" w:hAnsi="Times New Roman" w:cs="Times New Roman"/>
          <w:sz w:val="24"/>
          <w:szCs w:val="24"/>
        </w:rPr>
        <w:t>e</w:t>
      </w:r>
      <w:r>
        <w:rPr>
          <w:rFonts w:ascii="Times New Roman" w:eastAsia="Times New Roman" w:hAnsi="Times New Roman" w:cs="Times New Roman"/>
          <w:sz w:val="24"/>
          <w:szCs w:val="24"/>
        </w:rPr>
        <w:t>lihoods, including a hurdle gamma and by fitting the model to proportions with a zero inflated beta distribution. Neither alternative performed better in posterior predictive checks, so we chose the gamma model.</w:t>
      </w:r>
    </w:p>
    <w:p w14:paraId="75F5334F" w14:textId="531E1D33"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68419F80" w:rsidR="002B6184" w:rsidRDefault="00BE0700">
      <w:pPr>
        <w:rPr>
          <w:rFonts w:ascii="Times New Roman" w:eastAsia="Times New Roman" w:hAnsi="Times New Roman" w:cs="Times New Roman"/>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w:t>
      </w:r>
      <w:r w:rsidR="00EA4D64" w:rsidRPr="001A3966">
        <w:rPr>
          <w:rFonts w:ascii="Times New Roman" w:eastAsia="Times New Roman" w:hAnsi="Times New Roman" w:cs="Times New Roman"/>
          <w:b/>
          <w:bCs/>
          <w:sz w:val="24"/>
          <w:szCs w:val="24"/>
        </w:rPr>
        <w:t>1</w:t>
      </w:r>
      <w:r w:rsidRPr="001A396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26E3EC" w14:textId="77777777" w:rsidR="002B6184" w:rsidRDefault="002B6184">
      <w:pPr>
        <w:rPr>
          <w:rFonts w:ascii="Times New Roman" w:eastAsia="Times New Roman" w:hAnsi="Times New Roman" w:cs="Times New Roman"/>
          <w:b/>
          <w:sz w:val="24"/>
          <w:szCs w:val="24"/>
        </w:rPr>
      </w:pPr>
    </w:p>
    <w:p w14:paraId="719D4AC4" w14:textId="77777777" w:rsidR="002B6184" w:rsidRDefault="002B618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316014D" wp14:editId="448C0DB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prior_postprio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B7FB963" w14:textId="5FDB4DAE" w:rsidR="002B6184" w:rsidRDefault="002B6184" w:rsidP="002B6184">
      <w:pPr>
        <w:rPr>
          <w:rFonts w:ascii="Times New Roman" w:eastAsia="Times New Roman" w:hAnsi="Times New Roman" w:cs="Times New Roman"/>
          <w:sz w:val="24"/>
          <w:szCs w:val="24"/>
        </w:rPr>
      </w:pPr>
      <w:r w:rsidRPr="001A3966">
        <w:rPr>
          <w:rFonts w:ascii="Times New Roman" w:eastAsia="Times New Roman" w:hAnsi="Times New Roman" w:cs="Times New Roman"/>
          <w:b/>
          <w:bCs/>
          <w:sz w:val="24"/>
          <w:szCs w:val="24"/>
        </w:rPr>
        <w:t>Fig</w:t>
      </w:r>
      <w:r w:rsidR="00556F71"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S2.</w:t>
      </w:r>
      <w:r>
        <w:rPr>
          <w:rFonts w:ascii="Times New Roman" w:eastAsia="Times New Roman" w:hAnsi="Times New Roman" w:cs="Times New Roman"/>
          <w:sz w:val="24"/>
          <w:szCs w:val="24"/>
        </w:rPr>
        <w:t xml:space="preserve"> Comparison of the prior and posterior predictions of the proportion of aquatic prey that were non-consumers (top row) and the proportion of total prey that were terrestrial. All proportions are derived from dry mass (mg). </w:t>
      </w:r>
    </w:p>
    <w:p w14:paraId="661B5890" w14:textId="5670F989" w:rsidR="002B6184" w:rsidRDefault="002B61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17C4952" w14:textId="77777777" w:rsidR="003B501B" w:rsidRDefault="003B501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307A950" wp14:editId="3BCC15C3">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c_plo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1731D2E" w14:textId="722C8669" w:rsidR="00867D97" w:rsidRDefault="003B501B">
      <w:pPr>
        <w:rPr>
          <w:rFonts w:ascii="Times New Roman" w:eastAsia="Times New Roman" w:hAnsi="Times New Roman" w:cs="Times New Roman"/>
          <w:b/>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S3.</w:t>
      </w:r>
      <w:r>
        <w:rPr>
          <w:rFonts w:ascii="Times New Roman" w:eastAsia="Times New Roman" w:hAnsi="Times New Roman" w:cs="Times New Roman"/>
          <w:sz w:val="24"/>
          <w:szCs w:val="24"/>
        </w:rPr>
        <w:t xml:space="preserve"> Checking model fits. Posterior predictive checks of models of aquatic vs terrestrial prey (“terrestrial prey”) and the proportion of aquatic prey that are non-</w:t>
      </w:r>
      <w:r w:rsidR="00033F2D">
        <w:rPr>
          <w:rFonts w:ascii="Times New Roman" w:eastAsia="Times New Roman" w:hAnsi="Times New Roman" w:cs="Times New Roman"/>
          <w:sz w:val="24"/>
          <w:szCs w:val="24"/>
        </w:rPr>
        <w:t>consumer</w:t>
      </w:r>
      <w:r>
        <w:rPr>
          <w:rFonts w:ascii="Times New Roman" w:eastAsia="Times New Roman" w:hAnsi="Times New Roman" w:cs="Times New Roman"/>
          <w:sz w:val="24"/>
          <w:szCs w:val="24"/>
        </w:rPr>
        <w:t xml:space="preserve"> (“non-feeding”). The top panels (a,b) show each model’s prediction of mean prey mass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rep</w:t>
      </w:r>
      <w:r>
        <w:rPr>
          <w:rFonts w:ascii="Times New Roman" w:eastAsia="Times New Roman" w:hAnsi="Times New Roman" w:cs="Times New Roman"/>
          <w:sz w:val="24"/>
          <w:szCs w:val="24"/>
        </w:rPr>
        <w:t>)) relative to the data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The bottom panels (c,d) compare data distributions of the raw data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relative to ten datasets simulated from the posterior distribution. Similarities in these distributions indicate that the model is a good fit. </w:t>
      </w:r>
      <w:r w:rsidR="00867D97">
        <w:rPr>
          <w:rFonts w:ascii="Times New Roman" w:eastAsia="Times New Roman" w:hAnsi="Times New Roman" w:cs="Times New Roman"/>
          <w:b/>
          <w:sz w:val="24"/>
          <w:szCs w:val="24"/>
        </w:rPr>
        <w:br w:type="page"/>
      </w:r>
    </w:p>
    <w:p w14:paraId="6790D3FE" w14:textId="77777777" w:rsidR="00C37D34" w:rsidRDefault="00C37D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4405442" wp14:editId="46FC52E4">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sen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91D1F9C" w14:textId="029D5EC1" w:rsidR="00C37D34" w:rsidRDefault="00C37D34">
      <w:pPr>
        <w:rPr>
          <w:rFonts w:ascii="Times New Roman" w:eastAsia="Times New Roman" w:hAnsi="Times New Roman" w:cs="Times New Roman"/>
          <w:b/>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S4.</w:t>
      </w:r>
      <w:r>
        <w:rPr>
          <w:rFonts w:ascii="Times New Roman" w:eastAsia="Times New Roman" w:hAnsi="Times New Roman" w:cs="Times New Roman"/>
          <w:sz w:val="24"/>
          <w:szCs w:val="24"/>
        </w:rPr>
        <w:t xml:space="preserve"> Prior sensitivity analysis of the </w:t>
      </w:r>
      <w:r w:rsidR="00244DC6">
        <w:rPr>
          <w:rFonts w:ascii="Times New Roman" w:eastAsia="Times New Roman" w:hAnsi="Times New Roman" w:cs="Times New Roman"/>
          <w:sz w:val="24"/>
          <w:szCs w:val="24"/>
        </w:rPr>
        <w:t>fraction of terr</w:t>
      </w:r>
      <w:r>
        <w:rPr>
          <w:rFonts w:ascii="Times New Roman" w:eastAsia="Times New Roman" w:hAnsi="Times New Roman" w:cs="Times New Roman"/>
          <w:sz w:val="24"/>
          <w:szCs w:val="24"/>
        </w:rPr>
        <w:t xml:space="preserve">estrial prey and the proportion of aquatic prey that are non-feeders. Dark gray shows the posterior estimates for the main models in the manuscript. Lighter gray (“posterior_wider_priors”) shows posterior estimates with wider priors in which the sd of the intercept and betas are 2X wider than the main model. </w:t>
      </w:r>
      <w:r>
        <w:rPr>
          <w:rFonts w:ascii="Times New Roman" w:eastAsia="Times New Roman" w:hAnsi="Times New Roman" w:cs="Times New Roman"/>
          <w:b/>
          <w:sz w:val="24"/>
          <w:szCs w:val="24"/>
        </w:rPr>
        <w:br w:type="page"/>
      </w:r>
    </w:p>
    <w:p w14:paraId="61EA24F5" w14:textId="086E42FE" w:rsidR="008A5BCA" w:rsidRDefault="008A5BCA" w:rsidP="00595DE1">
      <w:pPr>
        <w:spacing w:after="0" w:line="480" w:lineRule="auto"/>
        <w:rPr>
          <w:rFonts w:ascii="Times New Roman" w:eastAsia="Times New Roman" w:hAnsi="Times New Roman" w:cs="Times New Roman"/>
          <w:b/>
          <w:sz w:val="24"/>
          <w:szCs w:val="24"/>
        </w:rPr>
      </w:pPr>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5900716E" w:rsidR="0048309F" w:rsidRDefault="00982B12">
      <w:pPr>
        <w:rPr>
          <w:rFonts w:ascii="Times New Roman" w:eastAsia="Times New Roman" w:hAnsi="Times New Roman" w:cs="Times New Roman"/>
          <w:b/>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w:t>
      </w:r>
      <w:r w:rsidR="00F63CF0" w:rsidRPr="001A3966">
        <w:rPr>
          <w:rFonts w:ascii="Times New Roman" w:eastAsia="Times New Roman" w:hAnsi="Times New Roman" w:cs="Times New Roman"/>
          <w:b/>
          <w:bCs/>
          <w:sz w:val="24"/>
          <w:szCs w:val="24"/>
        </w:rPr>
        <w:t>5</w:t>
      </w:r>
      <w:r w:rsidRPr="001A396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Raw proportion of prey taxa in fish diets by abundance (a) and dry mass (b). Each bar represents a different fish species in one of three f</w:t>
      </w:r>
      <w:r w:rsidR="0083362E">
        <w:rPr>
          <w:rFonts w:ascii="Times New Roman" w:eastAsia="Times New Roman" w:hAnsi="Times New Roman" w:cs="Times New Roman"/>
          <w:sz w:val="24"/>
          <w:szCs w:val="24"/>
        </w:rPr>
        <w:t>orag</w:t>
      </w:r>
      <w:r>
        <w:rPr>
          <w:rFonts w:ascii="Times New Roman" w:eastAsia="Times New Roman" w:hAnsi="Times New Roman" w:cs="Times New Roman"/>
          <w:sz w:val="24"/>
          <w:szCs w:val="24"/>
        </w:rPr>
        <w:t xml:space="preserve">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44C1CFC0" w:rsidR="00101815" w:rsidRDefault="00101815" w:rsidP="0073706D">
      <w:pPr>
        <w:spacing w:after="0" w:line="480" w:lineRule="auto"/>
        <w:rPr>
          <w:rFonts w:ascii="Times New Roman" w:eastAsia="Times New Roman" w:hAnsi="Times New Roman" w:cs="Times New Roman"/>
          <w:sz w:val="24"/>
          <w:szCs w:val="24"/>
        </w:rPr>
      </w:pPr>
      <w:r w:rsidRPr="001A3966">
        <w:rPr>
          <w:rFonts w:ascii="Times New Roman" w:eastAsia="Times New Roman" w:hAnsi="Times New Roman" w:cs="Times New Roman"/>
          <w:b/>
          <w:bCs/>
          <w:sz w:val="24"/>
          <w:szCs w:val="24"/>
        </w:rPr>
        <w:t>Fig</w:t>
      </w:r>
      <w:r w:rsidR="001A3966" w:rsidRPr="001A3966">
        <w:rPr>
          <w:rFonts w:ascii="Times New Roman" w:eastAsia="Times New Roman" w:hAnsi="Times New Roman" w:cs="Times New Roman"/>
          <w:b/>
          <w:bCs/>
          <w:sz w:val="24"/>
          <w:szCs w:val="24"/>
        </w:rPr>
        <w:t>.</w:t>
      </w:r>
      <w:r w:rsidRPr="001A3966">
        <w:rPr>
          <w:rFonts w:ascii="Times New Roman" w:eastAsia="Times New Roman" w:hAnsi="Times New Roman" w:cs="Times New Roman"/>
          <w:b/>
          <w:bCs/>
          <w:sz w:val="24"/>
          <w:szCs w:val="24"/>
        </w:rPr>
        <w:t xml:space="preserve"> S</w:t>
      </w:r>
      <w:r w:rsidR="00F63CF0" w:rsidRPr="001A3966">
        <w:rPr>
          <w:rFonts w:ascii="Times New Roman" w:eastAsia="Times New Roman" w:hAnsi="Times New Roman" w:cs="Times New Roman"/>
          <w:b/>
          <w:bCs/>
          <w:sz w:val="24"/>
          <w:szCs w:val="24"/>
        </w:rPr>
        <w:t>6</w:t>
      </w:r>
      <w:r w:rsidRPr="001A396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EEE9852" w14:textId="77777777" w:rsidR="0048309F" w:rsidRPr="00101815" w:rsidRDefault="0048309F" w:rsidP="00595DE1">
      <w:pPr>
        <w:rPr>
          <w:rFonts w:ascii="Times New Roman" w:eastAsia="Times New Roman" w:hAnsi="Times New Roman" w:cs="Times New Roman"/>
          <w:b/>
          <w:sz w:val="24"/>
          <w:szCs w:val="24"/>
        </w:rPr>
      </w:pPr>
    </w:p>
    <w:sectPr w:rsidR="0048309F" w:rsidRPr="00101815" w:rsidSect="009D0C37">
      <w:footerReference w:type="default" r:id="rId25"/>
      <w:pgSz w:w="12240" w:h="15840"/>
      <w:pgMar w:top="1440" w:right="1440" w:bottom="1440" w:left="1440" w:header="720" w:footer="720" w:gutter="0"/>
      <w:lnNumType w:countBy="1" w:restart="continuous"/>
      <w:pgNumType w:start="1"/>
      <w:cols w:space="720" w:equalWidth="0">
        <w:col w:w="936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F4A87" w14:textId="77777777" w:rsidR="002730C1" w:rsidRDefault="002730C1">
      <w:pPr>
        <w:spacing w:after="0" w:line="240" w:lineRule="auto"/>
      </w:pPr>
      <w:r>
        <w:separator/>
      </w:r>
    </w:p>
  </w:endnote>
  <w:endnote w:type="continuationSeparator" w:id="0">
    <w:p w14:paraId="481B5529" w14:textId="77777777" w:rsidR="002730C1" w:rsidRDefault="00273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0" w14:textId="1594E62F" w:rsidR="00267761" w:rsidRDefault="0026776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267761" w:rsidRDefault="0026776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A66E2" w14:textId="77777777" w:rsidR="002730C1" w:rsidRDefault="002730C1">
      <w:pPr>
        <w:spacing w:after="0" w:line="240" w:lineRule="auto"/>
      </w:pPr>
      <w:r>
        <w:separator/>
      </w:r>
    </w:p>
  </w:footnote>
  <w:footnote w:type="continuationSeparator" w:id="0">
    <w:p w14:paraId="69AD3792" w14:textId="77777777" w:rsidR="002730C1" w:rsidRDefault="002730C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nz, Abraham">
    <w15:presenceInfo w15:providerId="None" w15:userId="Kanz, Abra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15D49"/>
    <w:rsid w:val="000200D8"/>
    <w:rsid w:val="000242B1"/>
    <w:rsid w:val="00030503"/>
    <w:rsid w:val="00033F2D"/>
    <w:rsid w:val="00042DBF"/>
    <w:rsid w:val="00044419"/>
    <w:rsid w:val="00051EF3"/>
    <w:rsid w:val="00053225"/>
    <w:rsid w:val="0005781F"/>
    <w:rsid w:val="00063F8F"/>
    <w:rsid w:val="0006702A"/>
    <w:rsid w:val="00073A33"/>
    <w:rsid w:val="00077F15"/>
    <w:rsid w:val="00084667"/>
    <w:rsid w:val="00084CD2"/>
    <w:rsid w:val="000911F1"/>
    <w:rsid w:val="0009136C"/>
    <w:rsid w:val="000972E4"/>
    <w:rsid w:val="00097643"/>
    <w:rsid w:val="000A4834"/>
    <w:rsid w:val="000B3970"/>
    <w:rsid w:val="000C0950"/>
    <w:rsid w:val="000C2313"/>
    <w:rsid w:val="000C355F"/>
    <w:rsid w:val="000C4E02"/>
    <w:rsid w:val="000C55BA"/>
    <w:rsid w:val="000D5875"/>
    <w:rsid w:val="000E26BD"/>
    <w:rsid w:val="000F26CC"/>
    <w:rsid w:val="00101815"/>
    <w:rsid w:val="00101924"/>
    <w:rsid w:val="001019B3"/>
    <w:rsid w:val="00115D0D"/>
    <w:rsid w:val="00124326"/>
    <w:rsid w:val="00150B72"/>
    <w:rsid w:val="0015444C"/>
    <w:rsid w:val="0015567A"/>
    <w:rsid w:val="001612A5"/>
    <w:rsid w:val="00164933"/>
    <w:rsid w:val="00181A55"/>
    <w:rsid w:val="00183CE6"/>
    <w:rsid w:val="001A3966"/>
    <w:rsid w:val="001A684E"/>
    <w:rsid w:val="001B6369"/>
    <w:rsid w:val="001C401E"/>
    <w:rsid w:val="001C5C55"/>
    <w:rsid w:val="001D1238"/>
    <w:rsid w:val="001D2A68"/>
    <w:rsid w:val="001D3C79"/>
    <w:rsid w:val="001D41A8"/>
    <w:rsid w:val="001E31A0"/>
    <w:rsid w:val="001F4F35"/>
    <w:rsid w:val="001F53FD"/>
    <w:rsid w:val="001F5AA4"/>
    <w:rsid w:val="001F774D"/>
    <w:rsid w:val="00200666"/>
    <w:rsid w:val="00203166"/>
    <w:rsid w:val="002043F5"/>
    <w:rsid w:val="00205DC8"/>
    <w:rsid w:val="002205D3"/>
    <w:rsid w:val="0022390D"/>
    <w:rsid w:val="00225AD3"/>
    <w:rsid w:val="00226BA6"/>
    <w:rsid w:val="00227332"/>
    <w:rsid w:val="002346EC"/>
    <w:rsid w:val="002372A9"/>
    <w:rsid w:val="00244DC6"/>
    <w:rsid w:val="0024556B"/>
    <w:rsid w:val="00250C2D"/>
    <w:rsid w:val="00257936"/>
    <w:rsid w:val="00267761"/>
    <w:rsid w:val="0027218E"/>
    <w:rsid w:val="002730C1"/>
    <w:rsid w:val="002845B7"/>
    <w:rsid w:val="00285BF9"/>
    <w:rsid w:val="00287FD9"/>
    <w:rsid w:val="00295BDB"/>
    <w:rsid w:val="00297F48"/>
    <w:rsid w:val="002A13FA"/>
    <w:rsid w:val="002A161C"/>
    <w:rsid w:val="002B1717"/>
    <w:rsid w:val="002B6184"/>
    <w:rsid w:val="002C38D5"/>
    <w:rsid w:val="002C4AFA"/>
    <w:rsid w:val="002D1F76"/>
    <w:rsid w:val="002E0263"/>
    <w:rsid w:val="003024FC"/>
    <w:rsid w:val="00315670"/>
    <w:rsid w:val="003225E9"/>
    <w:rsid w:val="003259A2"/>
    <w:rsid w:val="0032697B"/>
    <w:rsid w:val="003279AA"/>
    <w:rsid w:val="00335E83"/>
    <w:rsid w:val="00344597"/>
    <w:rsid w:val="003457F9"/>
    <w:rsid w:val="00350BBB"/>
    <w:rsid w:val="00353E28"/>
    <w:rsid w:val="00366574"/>
    <w:rsid w:val="0038325B"/>
    <w:rsid w:val="00385B3D"/>
    <w:rsid w:val="003940C7"/>
    <w:rsid w:val="0039427B"/>
    <w:rsid w:val="00394F3E"/>
    <w:rsid w:val="003A1F4B"/>
    <w:rsid w:val="003A6961"/>
    <w:rsid w:val="003A7CF2"/>
    <w:rsid w:val="003B501B"/>
    <w:rsid w:val="003C120F"/>
    <w:rsid w:val="003C4D25"/>
    <w:rsid w:val="003C5979"/>
    <w:rsid w:val="003C6D59"/>
    <w:rsid w:val="003D12DA"/>
    <w:rsid w:val="003D1BFF"/>
    <w:rsid w:val="003D2551"/>
    <w:rsid w:val="003D3ED8"/>
    <w:rsid w:val="003D6C12"/>
    <w:rsid w:val="003F07BA"/>
    <w:rsid w:val="003F0BA9"/>
    <w:rsid w:val="003F148B"/>
    <w:rsid w:val="0040203E"/>
    <w:rsid w:val="00410A5C"/>
    <w:rsid w:val="00416BF7"/>
    <w:rsid w:val="00420CF6"/>
    <w:rsid w:val="00427E37"/>
    <w:rsid w:val="00441035"/>
    <w:rsid w:val="00445C9C"/>
    <w:rsid w:val="00452967"/>
    <w:rsid w:val="00456ADC"/>
    <w:rsid w:val="004660C3"/>
    <w:rsid w:val="0046797A"/>
    <w:rsid w:val="00471307"/>
    <w:rsid w:val="0047764A"/>
    <w:rsid w:val="00480F70"/>
    <w:rsid w:val="0048309F"/>
    <w:rsid w:val="004A3C26"/>
    <w:rsid w:val="004A6A13"/>
    <w:rsid w:val="004B0EB0"/>
    <w:rsid w:val="004B3181"/>
    <w:rsid w:val="004B3EA5"/>
    <w:rsid w:val="004C1337"/>
    <w:rsid w:val="004C33E9"/>
    <w:rsid w:val="004C3A9E"/>
    <w:rsid w:val="004D08DC"/>
    <w:rsid w:val="004D3E99"/>
    <w:rsid w:val="004E2518"/>
    <w:rsid w:val="004E5851"/>
    <w:rsid w:val="004E6B77"/>
    <w:rsid w:val="004F1184"/>
    <w:rsid w:val="00500D47"/>
    <w:rsid w:val="0050119D"/>
    <w:rsid w:val="00502B3F"/>
    <w:rsid w:val="00503232"/>
    <w:rsid w:val="005071BB"/>
    <w:rsid w:val="005148F3"/>
    <w:rsid w:val="00537871"/>
    <w:rsid w:val="00542EEC"/>
    <w:rsid w:val="00551D7F"/>
    <w:rsid w:val="00556443"/>
    <w:rsid w:val="00556F71"/>
    <w:rsid w:val="00561323"/>
    <w:rsid w:val="00575086"/>
    <w:rsid w:val="00575A92"/>
    <w:rsid w:val="00580523"/>
    <w:rsid w:val="005805D3"/>
    <w:rsid w:val="00587DFE"/>
    <w:rsid w:val="005916F3"/>
    <w:rsid w:val="00595DE1"/>
    <w:rsid w:val="005A0AF2"/>
    <w:rsid w:val="005A6669"/>
    <w:rsid w:val="005B2DF0"/>
    <w:rsid w:val="005B38E5"/>
    <w:rsid w:val="005B556C"/>
    <w:rsid w:val="005C01A6"/>
    <w:rsid w:val="005C2A24"/>
    <w:rsid w:val="005D76AD"/>
    <w:rsid w:val="005F065C"/>
    <w:rsid w:val="005F104B"/>
    <w:rsid w:val="005F2238"/>
    <w:rsid w:val="006055A4"/>
    <w:rsid w:val="00614C2B"/>
    <w:rsid w:val="00614FA1"/>
    <w:rsid w:val="00615D2A"/>
    <w:rsid w:val="00622372"/>
    <w:rsid w:val="0062550D"/>
    <w:rsid w:val="006411C0"/>
    <w:rsid w:val="00650BBD"/>
    <w:rsid w:val="00654C04"/>
    <w:rsid w:val="006575FB"/>
    <w:rsid w:val="00663842"/>
    <w:rsid w:val="00666915"/>
    <w:rsid w:val="0067003D"/>
    <w:rsid w:val="0067681A"/>
    <w:rsid w:val="0067717F"/>
    <w:rsid w:val="00677579"/>
    <w:rsid w:val="00692F18"/>
    <w:rsid w:val="00694A1B"/>
    <w:rsid w:val="00695B1C"/>
    <w:rsid w:val="006A0D4C"/>
    <w:rsid w:val="006A165A"/>
    <w:rsid w:val="006B0D28"/>
    <w:rsid w:val="006B264C"/>
    <w:rsid w:val="006B44BD"/>
    <w:rsid w:val="006B5892"/>
    <w:rsid w:val="006B78E7"/>
    <w:rsid w:val="006C18B6"/>
    <w:rsid w:val="006C2C80"/>
    <w:rsid w:val="006C347C"/>
    <w:rsid w:val="006C4871"/>
    <w:rsid w:val="006D2D2E"/>
    <w:rsid w:val="006D3C26"/>
    <w:rsid w:val="006F504F"/>
    <w:rsid w:val="00704A1A"/>
    <w:rsid w:val="00721011"/>
    <w:rsid w:val="007234F6"/>
    <w:rsid w:val="007307CA"/>
    <w:rsid w:val="0073706D"/>
    <w:rsid w:val="007415E4"/>
    <w:rsid w:val="00741A8B"/>
    <w:rsid w:val="007424E3"/>
    <w:rsid w:val="00743486"/>
    <w:rsid w:val="0074793C"/>
    <w:rsid w:val="00763A08"/>
    <w:rsid w:val="00763F60"/>
    <w:rsid w:val="00765F7E"/>
    <w:rsid w:val="0077473D"/>
    <w:rsid w:val="00776091"/>
    <w:rsid w:val="00786AAA"/>
    <w:rsid w:val="007932D8"/>
    <w:rsid w:val="007A75F5"/>
    <w:rsid w:val="007B1A41"/>
    <w:rsid w:val="007C1C53"/>
    <w:rsid w:val="007C35B8"/>
    <w:rsid w:val="007C48CC"/>
    <w:rsid w:val="007C6179"/>
    <w:rsid w:val="007D6347"/>
    <w:rsid w:val="007D6506"/>
    <w:rsid w:val="007E1102"/>
    <w:rsid w:val="007F2466"/>
    <w:rsid w:val="007F6F7C"/>
    <w:rsid w:val="00814687"/>
    <w:rsid w:val="00823C14"/>
    <w:rsid w:val="0083362E"/>
    <w:rsid w:val="008453C9"/>
    <w:rsid w:val="00846718"/>
    <w:rsid w:val="00852C82"/>
    <w:rsid w:val="008532DD"/>
    <w:rsid w:val="00853887"/>
    <w:rsid w:val="00866E68"/>
    <w:rsid w:val="00867D97"/>
    <w:rsid w:val="008742F3"/>
    <w:rsid w:val="00877EA1"/>
    <w:rsid w:val="008867BC"/>
    <w:rsid w:val="00886E5D"/>
    <w:rsid w:val="00895A8E"/>
    <w:rsid w:val="00895C5E"/>
    <w:rsid w:val="008A5BCA"/>
    <w:rsid w:val="008B7C38"/>
    <w:rsid w:val="008D3F95"/>
    <w:rsid w:val="008D5049"/>
    <w:rsid w:val="008F0836"/>
    <w:rsid w:val="008F2C72"/>
    <w:rsid w:val="008F39E5"/>
    <w:rsid w:val="008F5A22"/>
    <w:rsid w:val="008F6758"/>
    <w:rsid w:val="00904DD7"/>
    <w:rsid w:val="009059B1"/>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9580F"/>
    <w:rsid w:val="009A1CEF"/>
    <w:rsid w:val="009C174D"/>
    <w:rsid w:val="009C1B20"/>
    <w:rsid w:val="009D0C37"/>
    <w:rsid w:val="009D424D"/>
    <w:rsid w:val="009E1248"/>
    <w:rsid w:val="009E176A"/>
    <w:rsid w:val="009F1D71"/>
    <w:rsid w:val="009F27E6"/>
    <w:rsid w:val="009F376E"/>
    <w:rsid w:val="009F5D09"/>
    <w:rsid w:val="00A01730"/>
    <w:rsid w:val="00A02511"/>
    <w:rsid w:val="00A16C96"/>
    <w:rsid w:val="00A207E3"/>
    <w:rsid w:val="00A3352C"/>
    <w:rsid w:val="00A34DB3"/>
    <w:rsid w:val="00A355A4"/>
    <w:rsid w:val="00A4064A"/>
    <w:rsid w:val="00A409CC"/>
    <w:rsid w:val="00A42827"/>
    <w:rsid w:val="00A45D41"/>
    <w:rsid w:val="00A46329"/>
    <w:rsid w:val="00A533CB"/>
    <w:rsid w:val="00A55EAC"/>
    <w:rsid w:val="00A600B1"/>
    <w:rsid w:val="00A675AD"/>
    <w:rsid w:val="00A71E6B"/>
    <w:rsid w:val="00A723BD"/>
    <w:rsid w:val="00A77650"/>
    <w:rsid w:val="00A77EAB"/>
    <w:rsid w:val="00A814DA"/>
    <w:rsid w:val="00A8372D"/>
    <w:rsid w:val="00A849DD"/>
    <w:rsid w:val="00A85983"/>
    <w:rsid w:val="00A85DA0"/>
    <w:rsid w:val="00A93F1F"/>
    <w:rsid w:val="00AA01D7"/>
    <w:rsid w:val="00AA0C2C"/>
    <w:rsid w:val="00AA1173"/>
    <w:rsid w:val="00AA1A2E"/>
    <w:rsid w:val="00AA1F59"/>
    <w:rsid w:val="00AB163C"/>
    <w:rsid w:val="00AC2CE7"/>
    <w:rsid w:val="00AC69D4"/>
    <w:rsid w:val="00AD48E6"/>
    <w:rsid w:val="00AD532B"/>
    <w:rsid w:val="00AD561A"/>
    <w:rsid w:val="00AE0290"/>
    <w:rsid w:val="00AF2A64"/>
    <w:rsid w:val="00B0022A"/>
    <w:rsid w:val="00B03811"/>
    <w:rsid w:val="00B109F9"/>
    <w:rsid w:val="00B148C6"/>
    <w:rsid w:val="00B150F0"/>
    <w:rsid w:val="00B26ED0"/>
    <w:rsid w:val="00B34C6E"/>
    <w:rsid w:val="00B37376"/>
    <w:rsid w:val="00B71DEE"/>
    <w:rsid w:val="00B935F8"/>
    <w:rsid w:val="00B9653E"/>
    <w:rsid w:val="00BA1A16"/>
    <w:rsid w:val="00BA3F37"/>
    <w:rsid w:val="00BA566A"/>
    <w:rsid w:val="00BA6A41"/>
    <w:rsid w:val="00BB015B"/>
    <w:rsid w:val="00BB3C0C"/>
    <w:rsid w:val="00BD2795"/>
    <w:rsid w:val="00BD36AC"/>
    <w:rsid w:val="00BE0700"/>
    <w:rsid w:val="00BE6D50"/>
    <w:rsid w:val="00BE6D6A"/>
    <w:rsid w:val="00BF0D1B"/>
    <w:rsid w:val="00BF31BE"/>
    <w:rsid w:val="00C04F6F"/>
    <w:rsid w:val="00C0559B"/>
    <w:rsid w:val="00C1206E"/>
    <w:rsid w:val="00C21D0F"/>
    <w:rsid w:val="00C24F76"/>
    <w:rsid w:val="00C267FA"/>
    <w:rsid w:val="00C2792B"/>
    <w:rsid w:val="00C31994"/>
    <w:rsid w:val="00C3699B"/>
    <w:rsid w:val="00C3699D"/>
    <w:rsid w:val="00C37D34"/>
    <w:rsid w:val="00C4072A"/>
    <w:rsid w:val="00C511B2"/>
    <w:rsid w:val="00C51E7F"/>
    <w:rsid w:val="00C579F2"/>
    <w:rsid w:val="00C670FD"/>
    <w:rsid w:val="00C71BC5"/>
    <w:rsid w:val="00C71E62"/>
    <w:rsid w:val="00C7320C"/>
    <w:rsid w:val="00C747AB"/>
    <w:rsid w:val="00C771CF"/>
    <w:rsid w:val="00C77791"/>
    <w:rsid w:val="00C8377B"/>
    <w:rsid w:val="00C83D14"/>
    <w:rsid w:val="00C84AF1"/>
    <w:rsid w:val="00C85381"/>
    <w:rsid w:val="00C900DD"/>
    <w:rsid w:val="00C96185"/>
    <w:rsid w:val="00CA49AA"/>
    <w:rsid w:val="00CB0B7B"/>
    <w:rsid w:val="00CB18A9"/>
    <w:rsid w:val="00CB2103"/>
    <w:rsid w:val="00CC4A59"/>
    <w:rsid w:val="00CC562D"/>
    <w:rsid w:val="00CD7B17"/>
    <w:rsid w:val="00CE71A0"/>
    <w:rsid w:val="00CF2B33"/>
    <w:rsid w:val="00D043DA"/>
    <w:rsid w:val="00D10CAA"/>
    <w:rsid w:val="00D120A0"/>
    <w:rsid w:val="00D1226E"/>
    <w:rsid w:val="00D20A4A"/>
    <w:rsid w:val="00D2349D"/>
    <w:rsid w:val="00D41221"/>
    <w:rsid w:val="00D42B6E"/>
    <w:rsid w:val="00D64860"/>
    <w:rsid w:val="00D700A7"/>
    <w:rsid w:val="00D8594D"/>
    <w:rsid w:val="00D864F2"/>
    <w:rsid w:val="00D86B30"/>
    <w:rsid w:val="00D87A6D"/>
    <w:rsid w:val="00D952C1"/>
    <w:rsid w:val="00D961B9"/>
    <w:rsid w:val="00DA16D5"/>
    <w:rsid w:val="00DC1548"/>
    <w:rsid w:val="00DC6B55"/>
    <w:rsid w:val="00DD0324"/>
    <w:rsid w:val="00DD10FF"/>
    <w:rsid w:val="00DD2A7C"/>
    <w:rsid w:val="00DE3BF4"/>
    <w:rsid w:val="00DE4F8A"/>
    <w:rsid w:val="00DE6842"/>
    <w:rsid w:val="00DF0B16"/>
    <w:rsid w:val="00DF0F79"/>
    <w:rsid w:val="00DF2524"/>
    <w:rsid w:val="00E07252"/>
    <w:rsid w:val="00E131FA"/>
    <w:rsid w:val="00E25202"/>
    <w:rsid w:val="00E276D9"/>
    <w:rsid w:val="00E461A7"/>
    <w:rsid w:val="00E55930"/>
    <w:rsid w:val="00E76467"/>
    <w:rsid w:val="00E81431"/>
    <w:rsid w:val="00E8237A"/>
    <w:rsid w:val="00E830B3"/>
    <w:rsid w:val="00E97BBD"/>
    <w:rsid w:val="00EA156E"/>
    <w:rsid w:val="00EA274D"/>
    <w:rsid w:val="00EA4D64"/>
    <w:rsid w:val="00EA570D"/>
    <w:rsid w:val="00EB2918"/>
    <w:rsid w:val="00EB431D"/>
    <w:rsid w:val="00EC7F00"/>
    <w:rsid w:val="00ED676F"/>
    <w:rsid w:val="00ED6D93"/>
    <w:rsid w:val="00EE3DA1"/>
    <w:rsid w:val="00EF0AB5"/>
    <w:rsid w:val="00EF470E"/>
    <w:rsid w:val="00F00E4D"/>
    <w:rsid w:val="00F0115F"/>
    <w:rsid w:val="00F06C4B"/>
    <w:rsid w:val="00F21C01"/>
    <w:rsid w:val="00F22801"/>
    <w:rsid w:val="00F301EF"/>
    <w:rsid w:val="00F37700"/>
    <w:rsid w:val="00F45107"/>
    <w:rsid w:val="00F5057B"/>
    <w:rsid w:val="00F605E0"/>
    <w:rsid w:val="00F61C1B"/>
    <w:rsid w:val="00F63839"/>
    <w:rsid w:val="00F63CF0"/>
    <w:rsid w:val="00F63DF1"/>
    <w:rsid w:val="00F6434C"/>
    <w:rsid w:val="00F6587C"/>
    <w:rsid w:val="00F66D3C"/>
    <w:rsid w:val="00F727A0"/>
    <w:rsid w:val="00F760C7"/>
    <w:rsid w:val="00F8071F"/>
    <w:rsid w:val="00F82BD4"/>
    <w:rsid w:val="00F8547A"/>
    <w:rsid w:val="00F90AE3"/>
    <w:rsid w:val="00F93505"/>
    <w:rsid w:val="00FA4034"/>
    <w:rsid w:val="00FA4305"/>
    <w:rsid w:val="00FA7266"/>
    <w:rsid w:val="00FB511E"/>
    <w:rsid w:val="00FB6DBB"/>
    <w:rsid w:val="00FC45EB"/>
    <w:rsid w:val="00FC6E0D"/>
    <w:rsid w:val="00FC7140"/>
    <w:rsid w:val="00FC7223"/>
    <w:rsid w:val="00FD00F3"/>
    <w:rsid w:val="00FD2F70"/>
    <w:rsid w:val="00FD6A6C"/>
    <w:rsid w:val="00FE1BD5"/>
    <w:rsid w:val="00FF2205"/>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BCDA00D8-D969-446E-B152-BDB6B317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ciencedirect.com/science/article/pii/S2352249618300430" TargetMode="Externa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hyperlink" Target="https://www.sciencedirect.com/science/article/pii/S2352249618300430" TargetMode="External"/><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10.jpeg"/><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ciencedirect.com/science/article/pii/S2352249618300430" TargetMode="External"/><Relationship Id="rId22" Type="http://schemas.openxmlformats.org/officeDocument/2006/relationships/image" Target="media/image8.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D7B4E8-CCCE-437B-87FB-C16C8D9991EF}">
  <ds:schemaRefs>
    <ds:schemaRef ds:uri="http://schemas.openxmlformats.org/officeDocument/2006/bibliography"/>
  </ds:schemaRefs>
</ds:datastoreItem>
</file>

<file path=customXml/itemProps4.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5.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38</Pages>
  <Words>6665</Words>
  <Characters>37997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Kanz</dc:creator>
  <cp:keywords/>
  <dc:description/>
  <cp:lastModifiedBy>Kanz, Abraham</cp:lastModifiedBy>
  <cp:revision>33</cp:revision>
  <cp:lastPrinted>2021-05-21T15:26:00Z</cp:lastPrinted>
  <dcterms:created xsi:type="dcterms:W3CDTF">2021-07-21T00:37:00Z</dcterms:created>
  <dcterms:modified xsi:type="dcterms:W3CDTF">2021-07-23T00:47:00Z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