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85381" w:rsidRDefault="004D08DC">
      <w:pPr>
        <w:rPr>
          <w:rFonts w:ascii="Times New Roman" w:eastAsia="Times New Roman" w:hAnsi="Times New Roman" w:cs="Times New Roman"/>
          <w:b/>
          <w:sz w:val="24"/>
          <w:szCs w:val="24"/>
        </w:rPr>
      </w:pPr>
      <w:bookmarkStart w:id="0" w:name="_heading=h.gjdgxs" w:colFirst="0" w:colLast="0"/>
      <w:bookmarkStart w:id="1" w:name="_Hlk66712891"/>
      <w:bookmarkEnd w:id="0"/>
      <w:bookmarkEnd w:id="1"/>
      <w:r>
        <w:rPr>
          <w:rFonts w:ascii="Times New Roman" w:eastAsia="Times New Roman" w:hAnsi="Times New Roman" w:cs="Times New Roman"/>
          <w:b/>
          <w:sz w:val="24"/>
          <w:szCs w:val="24"/>
        </w:rPr>
        <w:t>Foraging traits predict stage-structured feeding by freshwater fishes</w:t>
      </w:r>
    </w:p>
    <w:p w14:paraId="00000002"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head: Stage-structured feeding by freshwater fishes</w:t>
      </w:r>
    </w:p>
    <w:p w14:paraId="00000003" w14:textId="77777777" w:rsidR="00C85381" w:rsidRDefault="00C85381">
      <w:pPr>
        <w:rPr>
          <w:rFonts w:ascii="Times New Roman" w:eastAsia="Times New Roman" w:hAnsi="Times New Roman" w:cs="Times New Roman"/>
          <w:sz w:val="24"/>
          <w:szCs w:val="24"/>
        </w:rPr>
      </w:pPr>
    </w:p>
    <w:p w14:paraId="00000004"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Abraham J. Kanz</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and Jeff S. Wesner</w:t>
      </w:r>
      <w:r>
        <w:rPr>
          <w:rFonts w:ascii="Times New Roman" w:eastAsia="Times New Roman" w:hAnsi="Times New Roman" w:cs="Times New Roman"/>
          <w:sz w:val="24"/>
          <w:szCs w:val="24"/>
          <w:vertAlign w:val="superscript"/>
        </w:rPr>
        <w:t>1</w:t>
      </w:r>
    </w:p>
    <w:p w14:paraId="00000005" w14:textId="77777777" w:rsidR="00C85381" w:rsidRDefault="00C85381">
      <w:pPr>
        <w:rPr>
          <w:rFonts w:ascii="Times New Roman" w:eastAsia="Times New Roman" w:hAnsi="Times New Roman" w:cs="Times New Roman"/>
          <w:sz w:val="24"/>
          <w:szCs w:val="24"/>
        </w:rPr>
      </w:pPr>
    </w:p>
    <w:p w14:paraId="00000006"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Biology, University of South Dakota, Vermillion, South Dakota</w:t>
      </w:r>
    </w:p>
    <w:p w14:paraId="00000007"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Present Address: </w:t>
      </w:r>
    </w:p>
    <w:p w14:paraId="00000008"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 Department of Natural Resource Ecology &amp; Management</w:t>
      </w:r>
    </w:p>
    <w:p w14:paraId="00000009"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Oklahoma State University</w:t>
      </w:r>
    </w:p>
    <w:p w14:paraId="0000000A"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474-B Agricultural Hall</w:t>
      </w:r>
    </w:p>
    <w:p w14:paraId="0000000B"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Stillwater, OK 74078</w:t>
      </w:r>
    </w:p>
    <w:p w14:paraId="0000000C" w14:textId="77777777" w:rsidR="00C85381" w:rsidRDefault="00C85381">
      <w:pPr>
        <w:rPr>
          <w:rFonts w:ascii="Times New Roman" w:eastAsia="Times New Roman" w:hAnsi="Times New Roman" w:cs="Times New Roman"/>
          <w:sz w:val="24"/>
          <w:szCs w:val="24"/>
        </w:rPr>
      </w:pPr>
    </w:p>
    <w:p w14:paraId="0000000D"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hyperlink r:id="rId11">
        <w:r>
          <w:rPr>
            <w:rFonts w:ascii="Times New Roman" w:eastAsia="Times New Roman" w:hAnsi="Times New Roman" w:cs="Times New Roman"/>
            <w:color w:val="0000FF"/>
            <w:sz w:val="24"/>
            <w:szCs w:val="24"/>
            <w:u w:val="single"/>
          </w:rPr>
          <w:t>abraham.kanz@okstate.edu</w:t>
        </w:r>
      </w:hyperlink>
    </w:p>
    <w:p w14:paraId="0000000E" w14:textId="77777777" w:rsidR="00C85381" w:rsidRDefault="00C85381">
      <w:pPr>
        <w:rPr>
          <w:rFonts w:ascii="Times New Roman" w:eastAsia="Times New Roman" w:hAnsi="Times New Roman" w:cs="Times New Roman"/>
          <w:sz w:val="24"/>
          <w:szCs w:val="24"/>
          <w:vertAlign w:val="superscript"/>
        </w:rPr>
      </w:pPr>
    </w:p>
    <w:p w14:paraId="0000000F"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Stage-structured feeding, food webs, freshwater, aquatic insects, fish</w:t>
      </w:r>
    </w:p>
    <w:p w14:paraId="00000010" w14:textId="77777777" w:rsidR="00C85381" w:rsidRDefault="00C85381">
      <w:pPr>
        <w:spacing w:after="0" w:line="480" w:lineRule="auto"/>
        <w:rPr>
          <w:rFonts w:ascii="Times New Roman" w:eastAsia="Times New Roman" w:hAnsi="Times New Roman" w:cs="Times New Roman"/>
          <w:sz w:val="24"/>
          <w:szCs w:val="24"/>
        </w:rPr>
      </w:pPr>
    </w:p>
    <w:p w14:paraId="00000011"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2"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3"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4"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5"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6"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7"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8"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9"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A"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B"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C" w14:textId="77777777" w:rsidR="00C85381" w:rsidRDefault="00C85381">
      <w:pPr>
        <w:rPr>
          <w:rFonts w:ascii="Times New Roman" w:eastAsia="Times New Roman" w:hAnsi="Times New Roman" w:cs="Times New Roman"/>
          <w:b/>
          <w:sz w:val="24"/>
          <w:szCs w:val="24"/>
        </w:rPr>
      </w:pPr>
    </w:p>
    <w:p w14:paraId="0000001D"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3BA7E59F" w14:textId="70D58C33" w:rsidR="00BE6D6A" w:rsidRDefault="004D08DC" w:rsidP="00BE6D6A">
      <w:pPr>
        <w:spacing w:line="480" w:lineRule="auto"/>
      </w:pPr>
      <w:r>
        <w:rPr>
          <w:rFonts w:ascii="Times New Roman" w:eastAsia="Times New Roman" w:hAnsi="Times New Roman" w:cs="Times New Roman"/>
          <w:sz w:val="24"/>
          <w:szCs w:val="24"/>
        </w:rPr>
        <w:tab/>
      </w:r>
      <w:r w:rsidR="00BE6D6A" w:rsidRPr="00BE6D6A">
        <w:rPr>
          <w:rFonts w:ascii="Times New Roman" w:hAnsi="Times New Roman" w:cs="Times New Roman"/>
          <w:color w:val="333333"/>
          <w:sz w:val="24"/>
          <w:szCs w:val="24"/>
          <w:shd w:val="clear" w:color="auto" w:fill="FFFFFF"/>
        </w:rPr>
        <w:t>Fish are often top predators in freshwater ecosystems, yet a substantial proportion of their prey can come from non-aquatic sources (e.g., terrestrial subsidies)</w:t>
      </w:r>
      <w:ins w:id="2" w:author="Kanz, Abraham" w:date="2021-07-20T20:01:00Z">
        <w:r w:rsidR="005A6669">
          <w:rPr>
            <w:rFonts w:ascii="Times New Roman" w:hAnsi="Times New Roman" w:cs="Times New Roman"/>
            <w:color w:val="333333"/>
            <w:sz w:val="24"/>
            <w:szCs w:val="24"/>
            <w:shd w:val="clear" w:color="auto" w:fill="FFFFFF"/>
          </w:rPr>
          <w:t>.</w:t>
        </w:r>
      </w:ins>
      <w:del w:id="3" w:author="Kanz, Abraham" w:date="2021-07-20T20:01:00Z">
        <w:r w:rsidR="00BE6D6A" w:rsidRPr="00BE6D6A" w:rsidDel="005A6669">
          <w:rPr>
            <w:rFonts w:ascii="Times New Roman" w:hAnsi="Times New Roman" w:cs="Times New Roman"/>
            <w:color w:val="333333"/>
            <w:sz w:val="24"/>
            <w:szCs w:val="24"/>
            <w:shd w:val="clear" w:color="auto" w:fill="FFFFFF"/>
          </w:rPr>
          <w:delText>,</w:delText>
        </w:r>
      </w:del>
      <w:r w:rsidR="00BE6D6A" w:rsidRPr="00BE6D6A">
        <w:rPr>
          <w:rFonts w:ascii="Times New Roman" w:hAnsi="Times New Roman" w:cs="Times New Roman"/>
          <w:color w:val="333333"/>
          <w:sz w:val="24"/>
          <w:szCs w:val="24"/>
          <w:shd w:val="clear" w:color="auto" w:fill="FFFFFF"/>
        </w:rPr>
        <w:t xml:space="preserve"> </w:t>
      </w:r>
      <w:ins w:id="4" w:author="Kanz, Abraham" w:date="2021-07-20T20:01:00Z">
        <w:r w:rsidR="005A6669">
          <w:rPr>
            <w:rFonts w:ascii="Times New Roman" w:hAnsi="Times New Roman" w:cs="Times New Roman"/>
            <w:color w:val="333333"/>
            <w:sz w:val="24"/>
            <w:szCs w:val="24"/>
            <w:shd w:val="clear" w:color="auto" w:fill="FFFFFF"/>
          </w:rPr>
          <w:t>T</w:t>
        </w:r>
      </w:ins>
      <w:del w:id="5" w:author="Kanz, Abraham" w:date="2021-07-20T20:01:00Z">
        <w:r w:rsidR="00BE6D6A" w:rsidRPr="00BE6D6A" w:rsidDel="005A6669">
          <w:rPr>
            <w:rFonts w:ascii="Times New Roman" w:hAnsi="Times New Roman" w:cs="Times New Roman"/>
            <w:color w:val="333333"/>
            <w:sz w:val="24"/>
            <w:szCs w:val="24"/>
            <w:shd w:val="clear" w:color="auto" w:fill="FFFFFF"/>
          </w:rPr>
          <w:delText>t</w:delText>
        </w:r>
      </w:del>
      <w:r w:rsidR="00BE6D6A" w:rsidRPr="00BE6D6A">
        <w:rPr>
          <w:rFonts w:ascii="Times New Roman" w:hAnsi="Times New Roman" w:cs="Times New Roman"/>
          <w:color w:val="333333"/>
          <w:sz w:val="24"/>
          <w:szCs w:val="24"/>
          <w:shd w:val="clear" w:color="auto" w:fill="FFFFFF"/>
        </w:rPr>
        <w:t xml:space="preserve">he importance of </w:t>
      </w:r>
      <w:ins w:id="6" w:author="Kanz, Abraham" w:date="2021-07-20T20:01:00Z">
        <w:r w:rsidR="00AC69D4">
          <w:rPr>
            <w:rFonts w:ascii="Times New Roman" w:hAnsi="Times New Roman" w:cs="Times New Roman"/>
            <w:color w:val="333333"/>
            <w:sz w:val="24"/>
            <w:szCs w:val="24"/>
            <w:shd w:val="clear" w:color="auto" w:fill="FFFFFF"/>
          </w:rPr>
          <w:t>subsidies</w:t>
        </w:r>
      </w:ins>
      <w:del w:id="7" w:author="Kanz, Abraham" w:date="2021-07-20T20:01:00Z">
        <w:r w:rsidR="00BE6D6A" w:rsidRPr="00BE6D6A" w:rsidDel="00AC69D4">
          <w:rPr>
            <w:rFonts w:ascii="Times New Roman" w:hAnsi="Times New Roman" w:cs="Times New Roman"/>
            <w:color w:val="333333"/>
            <w:sz w:val="24"/>
            <w:szCs w:val="24"/>
            <w:shd w:val="clear" w:color="auto" w:fill="FFFFFF"/>
          </w:rPr>
          <w:delText>which</w:delText>
        </w:r>
      </w:del>
      <w:r w:rsidR="00BE6D6A" w:rsidRPr="00BE6D6A">
        <w:rPr>
          <w:rFonts w:ascii="Times New Roman" w:hAnsi="Times New Roman" w:cs="Times New Roman"/>
          <w:color w:val="333333"/>
          <w:sz w:val="24"/>
          <w:szCs w:val="24"/>
          <w:shd w:val="clear" w:color="auto" w:fill="FFFFFF"/>
        </w:rPr>
        <w:t xml:space="preserve"> is tied to fish foraging domain and behavior. </w:t>
      </w:r>
      <w:bookmarkStart w:id="8" w:name="_Hlk77703632"/>
      <w:r w:rsidR="00BE6D6A" w:rsidRPr="00BE6D6A">
        <w:rPr>
          <w:rFonts w:ascii="Times New Roman" w:hAnsi="Times New Roman" w:cs="Times New Roman"/>
          <w:color w:val="333333"/>
          <w:sz w:val="24"/>
          <w:szCs w:val="24"/>
          <w:shd w:val="clear" w:color="auto" w:fill="FFFFFF"/>
        </w:rPr>
        <w:t xml:space="preserve">These fish traits (e.g., propensity for surface feeding), may also alter </w:t>
      </w:r>
      <w:ins w:id="9" w:author="Kanz, Abraham" w:date="2021-07-20T19:59:00Z">
        <w:r w:rsidR="005A6669">
          <w:rPr>
            <w:rFonts w:ascii="Times New Roman" w:hAnsi="Times New Roman" w:cs="Times New Roman"/>
            <w:color w:val="333333"/>
            <w:sz w:val="24"/>
            <w:szCs w:val="24"/>
            <w:shd w:val="clear" w:color="auto" w:fill="FFFFFF"/>
          </w:rPr>
          <w:t xml:space="preserve">fish consumption of </w:t>
        </w:r>
      </w:ins>
      <w:del w:id="10" w:author="Kanz, Abraham" w:date="2021-07-20T19:59:00Z">
        <w:r w:rsidR="00BE6D6A" w:rsidRPr="00BE6D6A" w:rsidDel="005A6669">
          <w:rPr>
            <w:rFonts w:ascii="Times New Roman" w:hAnsi="Times New Roman" w:cs="Times New Roman"/>
            <w:color w:val="333333"/>
            <w:sz w:val="24"/>
            <w:szCs w:val="24"/>
            <w:shd w:val="clear" w:color="auto" w:fill="FFFFFF"/>
          </w:rPr>
          <w:delText xml:space="preserve">how fish consume </w:delText>
        </w:r>
      </w:del>
      <w:r w:rsidR="00BE6D6A" w:rsidRPr="00BE6D6A">
        <w:rPr>
          <w:rFonts w:ascii="Times New Roman" w:hAnsi="Times New Roman" w:cs="Times New Roman"/>
          <w:color w:val="333333"/>
          <w:sz w:val="24"/>
          <w:szCs w:val="24"/>
          <w:shd w:val="clear" w:color="auto" w:fill="FFFFFF"/>
        </w:rPr>
        <w:t xml:space="preserve">the remaining </w:t>
      </w:r>
      <w:bookmarkEnd w:id="8"/>
      <w:r w:rsidR="00BE6D6A" w:rsidRPr="00BE6D6A">
        <w:rPr>
          <w:rFonts w:ascii="Times New Roman" w:hAnsi="Times New Roman" w:cs="Times New Roman"/>
          <w:color w:val="333333"/>
          <w:sz w:val="24"/>
          <w:szCs w:val="24"/>
          <w:shd w:val="clear" w:color="auto" w:fill="FFFFFF"/>
        </w:rPr>
        <w:t xml:space="preserve">fraction of aquatic prey, such as the life-stages of consumed aquatic insects. </w:t>
      </w:r>
      <w:del w:id="11" w:author="Kanz, Abraham" w:date="2021-07-20T20:04:00Z">
        <w:r w:rsidR="00BE6D6A" w:rsidRPr="00BE6D6A" w:rsidDel="00D043DA">
          <w:rPr>
            <w:rFonts w:ascii="Times New Roman" w:hAnsi="Times New Roman" w:cs="Times New Roman"/>
            <w:color w:val="333333"/>
            <w:sz w:val="24"/>
            <w:szCs w:val="24"/>
            <w:shd w:val="clear" w:color="auto" w:fill="FFFFFF"/>
          </w:rPr>
          <w:delText>This is potentially ecologically important, s</w:delText>
        </w:r>
      </w:del>
      <w:bookmarkStart w:id="12" w:name="_Hlk77781198"/>
      <w:ins w:id="13" w:author="Kanz, Abraham" w:date="2021-07-20T20:04:00Z">
        <w:r w:rsidR="00D043DA">
          <w:rPr>
            <w:rFonts w:ascii="Times New Roman" w:hAnsi="Times New Roman" w:cs="Times New Roman"/>
            <w:color w:val="333333"/>
            <w:sz w:val="24"/>
            <w:szCs w:val="24"/>
            <w:shd w:val="clear" w:color="auto" w:fill="FFFFFF"/>
          </w:rPr>
          <w:t>S</w:t>
        </w:r>
      </w:ins>
      <w:r w:rsidR="00BE6D6A" w:rsidRPr="00BE6D6A">
        <w:rPr>
          <w:rFonts w:ascii="Times New Roman" w:hAnsi="Times New Roman" w:cs="Times New Roman"/>
          <w:color w:val="333333"/>
          <w:sz w:val="24"/>
          <w:szCs w:val="24"/>
          <w:shd w:val="clear" w:color="auto" w:fill="FFFFFF"/>
        </w:rPr>
        <w:t xml:space="preserve">ince aquatic insects </w:t>
      </w:r>
      <w:ins w:id="14" w:author="Kanz, Abraham" w:date="2021-07-21T17:32:00Z">
        <w:r w:rsidR="008D3F95">
          <w:rPr>
            <w:rFonts w:ascii="Times New Roman" w:hAnsi="Times New Roman" w:cs="Times New Roman"/>
            <w:color w:val="333333"/>
            <w:sz w:val="24"/>
            <w:szCs w:val="24"/>
            <w:shd w:val="clear" w:color="auto" w:fill="FFFFFF"/>
          </w:rPr>
          <w:t xml:space="preserve">may </w:t>
        </w:r>
      </w:ins>
      <w:ins w:id="15" w:author="Kanz, Abraham" w:date="2021-07-20T20:05:00Z">
        <w:r w:rsidR="00D043DA">
          <w:rPr>
            <w:rFonts w:ascii="Times New Roman" w:hAnsi="Times New Roman" w:cs="Times New Roman"/>
            <w:color w:val="333333"/>
            <w:sz w:val="24"/>
            <w:szCs w:val="24"/>
            <w:shd w:val="clear" w:color="auto" w:fill="FFFFFF"/>
          </w:rPr>
          <w:t>al</w:t>
        </w:r>
      </w:ins>
      <w:ins w:id="16" w:author="Kanz, Abraham" w:date="2021-07-20T20:06:00Z">
        <w:r w:rsidR="00D043DA">
          <w:rPr>
            <w:rFonts w:ascii="Times New Roman" w:hAnsi="Times New Roman" w:cs="Times New Roman"/>
            <w:color w:val="333333"/>
            <w:sz w:val="24"/>
            <w:szCs w:val="24"/>
            <w:shd w:val="clear" w:color="auto" w:fill="FFFFFF"/>
          </w:rPr>
          <w:t>ter their</w:t>
        </w:r>
      </w:ins>
      <w:del w:id="17" w:author="Kanz, Abraham" w:date="2021-07-20T20:05:00Z">
        <w:r w:rsidR="00BE6D6A" w:rsidRPr="00BE6D6A" w:rsidDel="00D043DA">
          <w:rPr>
            <w:rFonts w:ascii="Times New Roman" w:hAnsi="Times New Roman" w:cs="Times New Roman"/>
            <w:color w:val="333333"/>
            <w:sz w:val="24"/>
            <w:szCs w:val="24"/>
            <w:shd w:val="clear" w:color="auto" w:fill="FFFFFF"/>
          </w:rPr>
          <w:delText>stop</w:delText>
        </w:r>
      </w:del>
      <w:r w:rsidR="00BE6D6A" w:rsidRPr="00BE6D6A">
        <w:rPr>
          <w:rFonts w:ascii="Times New Roman" w:hAnsi="Times New Roman" w:cs="Times New Roman"/>
          <w:color w:val="333333"/>
          <w:sz w:val="24"/>
          <w:szCs w:val="24"/>
          <w:shd w:val="clear" w:color="auto" w:fill="FFFFFF"/>
        </w:rPr>
        <w:t xml:space="preserve"> feeding at later developmental stages (</w:t>
      </w:r>
      <w:ins w:id="18" w:author="Kanz, Abraham" w:date="2021-07-21T17:32:00Z">
        <w:r w:rsidR="008D3F95">
          <w:rPr>
            <w:rFonts w:ascii="Times New Roman" w:hAnsi="Times New Roman" w:cs="Times New Roman"/>
            <w:color w:val="333333"/>
            <w:sz w:val="24"/>
            <w:szCs w:val="24"/>
            <w:shd w:val="clear" w:color="auto" w:fill="FFFFFF"/>
          </w:rPr>
          <w:t xml:space="preserve">i.e. </w:t>
        </w:r>
      </w:ins>
      <w:r w:rsidR="00BE6D6A" w:rsidRPr="00BE6D6A">
        <w:rPr>
          <w:rFonts w:ascii="Times New Roman" w:hAnsi="Times New Roman" w:cs="Times New Roman"/>
          <w:color w:val="333333"/>
          <w:sz w:val="24"/>
          <w:szCs w:val="24"/>
          <w:shd w:val="clear" w:color="auto" w:fill="FFFFFF"/>
        </w:rPr>
        <w:t>pupa</w:t>
      </w:r>
      <w:ins w:id="19" w:author="Kanz, Abraham" w:date="2021-07-21T17:32:00Z">
        <w:r w:rsidR="008D3F95">
          <w:rPr>
            <w:rFonts w:ascii="Times New Roman" w:hAnsi="Times New Roman" w:cs="Times New Roman"/>
            <w:color w:val="333333"/>
            <w:sz w:val="24"/>
            <w:szCs w:val="24"/>
            <w:shd w:val="clear" w:color="auto" w:fill="FFFFFF"/>
          </w:rPr>
          <w:t>l</w:t>
        </w:r>
      </w:ins>
      <w:del w:id="20" w:author="Kanz, Abraham" w:date="2021-07-21T17:32:00Z">
        <w:r w:rsidR="00BE6D6A" w:rsidRPr="00BE6D6A" w:rsidDel="008D3F95">
          <w:rPr>
            <w:rFonts w:ascii="Times New Roman" w:hAnsi="Times New Roman" w:cs="Times New Roman"/>
            <w:color w:val="333333"/>
            <w:sz w:val="24"/>
            <w:szCs w:val="24"/>
            <w:shd w:val="clear" w:color="auto" w:fill="FFFFFF"/>
          </w:rPr>
          <w:delText>e</w:delText>
        </w:r>
      </w:del>
      <w:r w:rsidR="00BE6D6A" w:rsidRPr="00BE6D6A">
        <w:rPr>
          <w:rFonts w:ascii="Times New Roman" w:hAnsi="Times New Roman" w:cs="Times New Roman"/>
          <w:color w:val="333333"/>
          <w:sz w:val="24"/>
          <w:szCs w:val="24"/>
          <w:shd w:val="clear" w:color="auto" w:fill="FFFFFF"/>
        </w:rPr>
        <w:t xml:space="preserve"> and adult</w:t>
      </w:r>
      <w:del w:id="21" w:author="Kanz, Abraham" w:date="2021-07-21T17:32:00Z">
        <w:r w:rsidR="00BE6D6A" w:rsidRPr="00BE6D6A" w:rsidDel="008D3F95">
          <w:rPr>
            <w:rFonts w:ascii="Times New Roman" w:hAnsi="Times New Roman" w:cs="Times New Roman"/>
            <w:color w:val="333333"/>
            <w:sz w:val="24"/>
            <w:szCs w:val="24"/>
            <w:shd w:val="clear" w:color="auto" w:fill="FFFFFF"/>
          </w:rPr>
          <w:delText>s</w:delText>
        </w:r>
      </w:del>
      <w:ins w:id="22" w:author="Kanz, Abraham" w:date="2021-07-21T17:32:00Z">
        <w:r w:rsidR="008D3F95">
          <w:rPr>
            <w:rFonts w:ascii="Times New Roman" w:hAnsi="Times New Roman" w:cs="Times New Roman"/>
            <w:color w:val="333333"/>
            <w:sz w:val="24"/>
            <w:szCs w:val="24"/>
            <w:shd w:val="clear" w:color="auto" w:fill="FFFFFF"/>
          </w:rPr>
          <w:t xml:space="preserve"> chironomids</w:t>
        </w:r>
      </w:ins>
      <w:r w:rsidR="00BE6D6A" w:rsidRPr="00BE6D6A">
        <w:rPr>
          <w:rFonts w:ascii="Times New Roman" w:hAnsi="Times New Roman" w:cs="Times New Roman"/>
          <w:color w:val="333333"/>
          <w:sz w:val="24"/>
          <w:szCs w:val="24"/>
          <w:shd w:val="clear" w:color="auto" w:fill="FFFFFF"/>
        </w:rPr>
        <w:t>)</w:t>
      </w:r>
      <w:ins w:id="23" w:author="Kanz, Abraham" w:date="2021-07-20T20:09:00Z">
        <w:r w:rsidR="003D2551">
          <w:rPr>
            <w:rFonts w:ascii="Times New Roman" w:hAnsi="Times New Roman" w:cs="Times New Roman"/>
            <w:color w:val="333333"/>
            <w:sz w:val="24"/>
            <w:szCs w:val="24"/>
            <w:shd w:val="clear" w:color="auto" w:fill="FFFFFF"/>
          </w:rPr>
          <w:t xml:space="preserve">, </w:t>
        </w:r>
      </w:ins>
      <w:ins w:id="24" w:author="Kanz, Abraham" w:date="2021-07-20T20:10:00Z">
        <w:r w:rsidR="003D2551">
          <w:rPr>
            <w:rFonts w:ascii="Times New Roman" w:hAnsi="Times New Roman" w:cs="Times New Roman"/>
            <w:color w:val="333333"/>
            <w:sz w:val="24"/>
            <w:szCs w:val="24"/>
            <w:shd w:val="clear" w:color="auto" w:fill="FFFFFF"/>
          </w:rPr>
          <w:t>their consumption at differing life stages may have ecological relevance</w:t>
        </w:r>
      </w:ins>
      <w:r w:rsidR="00BE6D6A" w:rsidRPr="00BE6D6A">
        <w:rPr>
          <w:rFonts w:ascii="Times New Roman" w:hAnsi="Times New Roman" w:cs="Times New Roman"/>
          <w:color w:val="333333"/>
          <w:sz w:val="24"/>
          <w:szCs w:val="24"/>
          <w:shd w:val="clear" w:color="auto" w:fill="FFFFFF"/>
        </w:rPr>
        <w:t xml:space="preserve">. </w:t>
      </w:r>
      <w:bookmarkEnd w:id="12"/>
      <w:r w:rsidR="00BE6D6A" w:rsidRPr="00BE6D6A">
        <w:rPr>
          <w:rFonts w:ascii="Times New Roman" w:hAnsi="Times New Roman" w:cs="Times New Roman"/>
          <w:color w:val="333333"/>
          <w:sz w:val="24"/>
          <w:szCs w:val="24"/>
          <w:shd w:val="clear" w:color="auto" w:fill="FFFFFF"/>
        </w:rPr>
        <w:t xml:space="preserve">We hypothesized that fish foraging domain </w:t>
      </w:r>
      <w:ins w:id="25" w:author="Kanz, Abraham" w:date="2021-07-20T19:22:00Z">
        <w:r w:rsidR="00BA1A16" w:rsidRPr="00BE6D6A">
          <w:rPr>
            <w:rFonts w:ascii="Times New Roman" w:hAnsi="Times New Roman" w:cs="Times New Roman"/>
            <w:color w:val="333333"/>
            <w:sz w:val="24"/>
            <w:szCs w:val="24"/>
            <w:shd w:val="clear" w:color="auto" w:fill="FFFFFF"/>
          </w:rPr>
          <w:t xml:space="preserve">– </w:t>
        </w:r>
      </w:ins>
      <w:del w:id="26" w:author="Kanz, Abraham" w:date="2021-07-20T19:22:00Z">
        <w:r w:rsidR="00BE6D6A" w:rsidRPr="00BE6D6A" w:rsidDel="00BA1A16">
          <w:rPr>
            <w:rFonts w:ascii="Times New Roman" w:hAnsi="Times New Roman" w:cs="Times New Roman"/>
            <w:color w:val="333333"/>
            <w:sz w:val="24"/>
            <w:szCs w:val="24"/>
            <w:shd w:val="clear" w:color="auto" w:fill="FFFFFF"/>
          </w:rPr>
          <w:delText>-</w:delText>
        </w:r>
      </w:del>
      <w:r w:rsidR="00BE6D6A" w:rsidRPr="00BE6D6A">
        <w:rPr>
          <w:rFonts w:ascii="Times New Roman" w:hAnsi="Times New Roman" w:cs="Times New Roman"/>
          <w:color w:val="333333"/>
          <w:sz w:val="24"/>
          <w:szCs w:val="24"/>
          <w:shd w:val="clear" w:color="auto" w:fill="FFFFFF"/>
        </w:rPr>
        <w:t> vertical microhabitat used for feeding – would be associated with fraction of </w:t>
      </w:r>
      <w:ins w:id="27" w:author="Kanz, Abraham" w:date="2021-07-21T17:34:00Z">
        <w:r w:rsidR="008D3F95" w:rsidRPr="00BE6D6A">
          <w:rPr>
            <w:rFonts w:ascii="Times New Roman" w:hAnsi="Times New Roman" w:cs="Times New Roman"/>
            <w:color w:val="333333"/>
            <w:sz w:val="24"/>
            <w:szCs w:val="24"/>
            <w:shd w:val="clear" w:color="auto" w:fill="FFFFFF"/>
          </w:rPr>
          <w:t xml:space="preserve">non-consumer life-stages </w:t>
        </w:r>
        <w:r w:rsidR="008D3F95">
          <w:rPr>
            <w:rFonts w:ascii="Times New Roman" w:hAnsi="Times New Roman" w:cs="Times New Roman"/>
            <w:color w:val="333333"/>
            <w:sz w:val="24"/>
            <w:szCs w:val="24"/>
            <w:shd w:val="clear" w:color="auto" w:fill="FFFFFF"/>
          </w:rPr>
          <w:t xml:space="preserve">of </w:t>
        </w:r>
      </w:ins>
      <w:r w:rsidR="00BE6D6A" w:rsidRPr="00BE6D6A">
        <w:rPr>
          <w:rFonts w:ascii="Times New Roman" w:hAnsi="Times New Roman" w:cs="Times New Roman"/>
          <w:color w:val="333333"/>
          <w:sz w:val="24"/>
          <w:szCs w:val="24"/>
          <w:shd w:val="clear" w:color="auto" w:fill="FFFFFF"/>
        </w:rPr>
        <w:t xml:space="preserve">terrestrial and aquatic prey </w:t>
      </w:r>
      <w:ins w:id="28" w:author="Kanz, Abraham" w:date="2021-07-21T17:34:00Z">
        <w:r w:rsidR="008D3F95">
          <w:rPr>
            <w:rFonts w:ascii="Times New Roman" w:hAnsi="Times New Roman" w:cs="Times New Roman"/>
            <w:color w:val="333333"/>
            <w:sz w:val="24"/>
            <w:szCs w:val="24"/>
            <w:shd w:val="clear" w:color="auto" w:fill="FFFFFF"/>
          </w:rPr>
          <w:t>that are consumed</w:t>
        </w:r>
      </w:ins>
      <w:del w:id="29" w:author="Kanz, Abraham" w:date="2021-07-21T17:34:00Z">
        <w:r w:rsidR="00BE6D6A" w:rsidRPr="00BE6D6A" w:rsidDel="008D3F95">
          <w:rPr>
            <w:rFonts w:ascii="Times New Roman" w:hAnsi="Times New Roman" w:cs="Times New Roman"/>
            <w:color w:val="333333"/>
            <w:sz w:val="24"/>
            <w:szCs w:val="24"/>
            <w:shd w:val="clear" w:color="auto" w:fill="FFFFFF"/>
          </w:rPr>
          <w:delText>eaten in non-consumer life-stages</w:delText>
        </w:r>
      </w:del>
      <w:r w:rsidR="00BE6D6A" w:rsidRPr="00BE6D6A">
        <w:rPr>
          <w:rFonts w:ascii="Times New Roman" w:hAnsi="Times New Roman" w:cs="Times New Roman"/>
          <w:color w:val="333333"/>
          <w:sz w:val="24"/>
          <w:szCs w:val="24"/>
          <w:shd w:val="clear" w:color="auto" w:fill="FFFFFF"/>
        </w:rPr>
        <w:t xml:space="preserve">. Fish diets (n=606 diet samples, 22 species) </w:t>
      </w:r>
      <w:bookmarkStart w:id="30" w:name="_Hlk77702558"/>
      <w:r w:rsidR="00BE6D6A" w:rsidRPr="00BE6D6A">
        <w:rPr>
          <w:rFonts w:ascii="Times New Roman" w:hAnsi="Times New Roman" w:cs="Times New Roman"/>
          <w:color w:val="333333"/>
          <w:sz w:val="24"/>
          <w:szCs w:val="24"/>
          <w:shd w:val="clear" w:color="auto" w:fill="FFFFFF"/>
        </w:rPr>
        <w:t xml:space="preserve">were collected from two backwater and two stream sites </w:t>
      </w:r>
      <w:ins w:id="31" w:author="Kanz, Abraham" w:date="2021-07-20T19:41:00Z">
        <w:r w:rsidR="004D3E99">
          <w:rPr>
            <w:rFonts w:ascii="Times New Roman" w:hAnsi="Times New Roman" w:cs="Times New Roman"/>
            <w:color w:val="333333"/>
            <w:sz w:val="24"/>
            <w:szCs w:val="24"/>
            <w:shd w:val="clear" w:color="auto" w:fill="FFFFFF"/>
          </w:rPr>
          <w:t>weekly</w:t>
        </w:r>
      </w:ins>
      <w:del w:id="32" w:author="Kanz, Abraham" w:date="2021-07-20T19:41:00Z">
        <w:r w:rsidR="00BE6D6A" w:rsidRPr="00BE6D6A" w:rsidDel="004D3E99">
          <w:rPr>
            <w:rFonts w:ascii="Times New Roman" w:hAnsi="Times New Roman" w:cs="Times New Roman"/>
            <w:color w:val="333333"/>
            <w:sz w:val="24"/>
            <w:szCs w:val="24"/>
            <w:shd w:val="clear" w:color="auto" w:fill="FFFFFF"/>
          </w:rPr>
          <w:delText>repeatedly</w:delText>
        </w:r>
      </w:del>
      <w:r w:rsidR="00BE6D6A" w:rsidRPr="00BE6D6A">
        <w:rPr>
          <w:rFonts w:ascii="Times New Roman" w:hAnsi="Times New Roman" w:cs="Times New Roman"/>
          <w:color w:val="333333"/>
          <w:sz w:val="24"/>
          <w:szCs w:val="24"/>
          <w:shd w:val="clear" w:color="auto" w:fill="FFFFFF"/>
        </w:rPr>
        <w:t xml:space="preserve"> over two months </w:t>
      </w:r>
      <w:ins w:id="33" w:author="Kanz, Abraham" w:date="2021-07-20T20:07:00Z">
        <w:r w:rsidR="00D043DA">
          <w:rPr>
            <w:rFonts w:ascii="Times New Roman" w:hAnsi="Times New Roman" w:cs="Times New Roman"/>
            <w:color w:val="333333"/>
            <w:sz w:val="24"/>
            <w:szCs w:val="24"/>
            <w:shd w:val="clear" w:color="auto" w:fill="FFFFFF"/>
          </w:rPr>
          <w:t xml:space="preserve">of </w:t>
        </w:r>
      </w:ins>
      <w:del w:id="34" w:author="Kanz, Abraham" w:date="2021-07-20T20:07:00Z">
        <w:r w:rsidR="00BE6D6A" w:rsidRPr="00BE6D6A" w:rsidDel="00D043DA">
          <w:rPr>
            <w:rFonts w:ascii="Times New Roman" w:hAnsi="Times New Roman" w:cs="Times New Roman"/>
            <w:color w:val="333333"/>
            <w:sz w:val="24"/>
            <w:szCs w:val="24"/>
            <w:shd w:val="clear" w:color="auto" w:fill="FFFFFF"/>
          </w:rPr>
          <w:delText xml:space="preserve">during </w:delText>
        </w:r>
      </w:del>
      <w:ins w:id="35" w:author="Kanz, Abraham" w:date="2021-07-20T19:41:00Z">
        <w:r w:rsidR="004D3E99">
          <w:rPr>
            <w:rFonts w:ascii="Times New Roman" w:hAnsi="Times New Roman" w:cs="Times New Roman"/>
            <w:color w:val="333333"/>
            <w:sz w:val="24"/>
            <w:szCs w:val="24"/>
            <w:shd w:val="clear" w:color="auto" w:fill="FFFFFF"/>
          </w:rPr>
          <w:t xml:space="preserve">one </w:t>
        </w:r>
      </w:ins>
      <w:r w:rsidR="00BE6D6A" w:rsidRPr="00BE6D6A">
        <w:rPr>
          <w:rFonts w:ascii="Times New Roman" w:hAnsi="Times New Roman" w:cs="Times New Roman"/>
          <w:color w:val="333333"/>
          <w:sz w:val="24"/>
          <w:szCs w:val="24"/>
          <w:shd w:val="clear" w:color="auto" w:fill="FFFFFF"/>
        </w:rPr>
        <w:t>summer</w:t>
      </w:r>
      <w:bookmarkEnd w:id="30"/>
      <w:r w:rsidR="00BE6D6A" w:rsidRPr="00BE6D6A">
        <w:rPr>
          <w:rFonts w:ascii="Times New Roman" w:hAnsi="Times New Roman" w:cs="Times New Roman"/>
          <w:color w:val="333333"/>
          <w:sz w:val="24"/>
          <w:szCs w:val="24"/>
          <w:shd w:val="clear" w:color="auto" w:fill="FFFFFF"/>
        </w:rPr>
        <w:t xml:space="preserve">. </w:t>
      </w:r>
      <w:del w:id="36" w:author="Kanz, Abraham" w:date="2021-07-21T17:36:00Z">
        <w:r w:rsidR="00BE6D6A" w:rsidRPr="00BE6D6A" w:rsidDel="00EF470E">
          <w:rPr>
            <w:rFonts w:ascii="Times New Roman" w:hAnsi="Times New Roman" w:cs="Times New Roman"/>
            <w:color w:val="333333"/>
            <w:sz w:val="24"/>
            <w:szCs w:val="24"/>
            <w:shd w:val="clear" w:color="auto" w:fill="FFFFFF"/>
          </w:rPr>
          <w:delText>Fish pre-classified as surface and intermediate feeders averaged ~12-14% (dry mass) of their prey as terrestrial (i</w:delText>
        </w:r>
      </w:del>
      <w:ins w:id="37" w:author="Kanz, Abraham" w:date="2021-07-21T17:36:00Z">
        <w:r w:rsidR="00EF470E">
          <w:rPr>
            <w:rFonts w:ascii="Times New Roman" w:hAnsi="Times New Roman" w:cs="Times New Roman"/>
            <w:color w:val="333333"/>
            <w:sz w:val="24"/>
            <w:szCs w:val="24"/>
            <w:shd w:val="clear" w:color="auto" w:fill="FFFFFF"/>
          </w:rPr>
          <w:t xml:space="preserve">Consumption of </w:t>
        </w:r>
      </w:ins>
      <w:ins w:id="38" w:author="Kanz, Abraham" w:date="2021-07-21T17:37:00Z">
        <w:r w:rsidR="00EF470E">
          <w:rPr>
            <w:rFonts w:ascii="Times New Roman" w:hAnsi="Times New Roman" w:cs="Times New Roman"/>
            <w:color w:val="333333"/>
            <w:sz w:val="24"/>
            <w:szCs w:val="24"/>
            <w:shd w:val="clear" w:color="auto" w:fill="FFFFFF"/>
          </w:rPr>
          <w:t>adult and pupal prey within i</w:t>
        </w:r>
      </w:ins>
      <w:r w:rsidR="00BE6D6A" w:rsidRPr="00BE6D6A">
        <w:rPr>
          <w:rFonts w:ascii="Times New Roman" w:hAnsi="Times New Roman" w:cs="Times New Roman"/>
          <w:color w:val="333333"/>
          <w:sz w:val="24"/>
          <w:szCs w:val="24"/>
          <w:shd w:val="clear" w:color="auto" w:fill="FFFFFF"/>
        </w:rPr>
        <w:t>ndividual species rang</w:t>
      </w:r>
      <w:ins w:id="39" w:author="Kanz, Abraham" w:date="2021-07-21T17:37:00Z">
        <w:r w:rsidR="00EF470E">
          <w:rPr>
            <w:rFonts w:ascii="Times New Roman" w:hAnsi="Times New Roman" w:cs="Times New Roman"/>
            <w:color w:val="333333"/>
            <w:sz w:val="24"/>
            <w:szCs w:val="24"/>
            <w:shd w:val="clear" w:color="auto" w:fill="FFFFFF"/>
          </w:rPr>
          <w:t>ed</w:t>
        </w:r>
      </w:ins>
      <w:del w:id="40" w:author="Kanz, Abraham" w:date="2021-07-21T17:37:00Z">
        <w:r w:rsidR="00BE6D6A" w:rsidRPr="00BE6D6A" w:rsidDel="00EF470E">
          <w:rPr>
            <w:rFonts w:ascii="Times New Roman" w:hAnsi="Times New Roman" w:cs="Times New Roman"/>
            <w:color w:val="333333"/>
            <w:sz w:val="24"/>
            <w:szCs w:val="24"/>
            <w:shd w:val="clear" w:color="auto" w:fill="FFFFFF"/>
          </w:rPr>
          <w:delText>ing to</w:delText>
        </w:r>
      </w:del>
      <w:ins w:id="41" w:author="Kanz, Abraham" w:date="2021-07-21T17:37:00Z">
        <w:r w:rsidR="00EF470E">
          <w:rPr>
            <w:rFonts w:ascii="Times New Roman" w:hAnsi="Times New Roman" w:cs="Times New Roman"/>
            <w:color w:val="333333"/>
            <w:sz w:val="24"/>
            <w:szCs w:val="24"/>
            <w:shd w:val="clear" w:color="auto" w:fill="FFFFFF"/>
          </w:rPr>
          <w:t xml:space="preserve"> from</w:t>
        </w:r>
      </w:ins>
      <w:ins w:id="42" w:author="Kanz, Abraham" w:date="2021-07-21T17:38:00Z">
        <w:r w:rsidR="00EF470E">
          <w:rPr>
            <w:rFonts w:ascii="Times New Roman" w:hAnsi="Times New Roman" w:cs="Times New Roman"/>
            <w:color w:val="333333"/>
            <w:sz w:val="24"/>
            <w:szCs w:val="24"/>
            <w:shd w:val="clear" w:color="auto" w:fill="FFFFFF"/>
          </w:rPr>
          <w:t xml:space="preserve"> </w:t>
        </w:r>
      </w:ins>
      <w:ins w:id="43" w:author="Kanz, Abraham" w:date="2021-07-22T19:46:00Z">
        <w:r w:rsidR="006B78E7">
          <w:rPr>
            <w:rFonts w:ascii="Times New Roman" w:hAnsi="Times New Roman" w:cs="Times New Roman"/>
            <w:color w:val="333333"/>
            <w:sz w:val="24"/>
            <w:szCs w:val="24"/>
            <w:shd w:val="clear" w:color="auto" w:fill="FFFFFF"/>
          </w:rPr>
          <w:t>~</w:t>
        </w:r>
      </w:ins>
      <w:ins w:id="44" w:author="Kanz, Abraham" w:date="2021-07-21T17:38:00Z">
        <w:r w:rsidR="00EF470E">
          <w:rPr>
            <w:rFonts w:ascii="Times New Roman" w:hAnsi="Times New Roman" w:cs="Times New Roman"/>
            <w:color w:val="333333"/>
            <w:sz w:val="24"/>
            <w:szCs w:val="24"/>
            <w:shd w:val="clear" w:color="auto" w:fill="FFFFFF"/>
          </w:rPr>
          <w:t>1% to</w:t>
        </w:r>
      </w:ins>
      <w:r w:rsidR="00BE6D6A" w:rsidRPr="00BE6D6A">
        <w:rPr>
          <w:rFonts w:ascii="Times New Roman" w:hAnsi="Times New Roman" w:cs="Times New Roman"/>
          <w:color w:val="333333"/>
          <w:sz w:val="24"/>
          <w:szCs w:val="24"/>
          <w:shd w:val="clear" w:color="auto" w:fill="FFFFFF"/>
        </w:rPr>
        <w:t xml:space="preserve"> 44%</w:t>
      </w:r>
      <w:del w:id="45" w:author="Kanz, Abraham" w:date="2021-07-21T17:37:00Z">
        <w:r w:rsidR="00BE6D6A" w:rsidRPr="00BE6D6A" w:rsidDel="00EF470E">
          <w:rPr>
            <w:rFonts w:ascii="Times New Roman" w:hAnsi="Times New Roman" w:cs="Times New Roman"/>
            <w:color w:val="333333"/>
            <w:sz w:val="24"/>
            <w:szCs w:val="24"/>
            <w:shd w:val="clear" w:color="auto" w:fill="FFFFFF"/>
          </w:rPr>
          <w:delText>)</w:delText>
        </w:r>
      </w:del>
      <w:ins w:id="46" w:author="Kanz, Abraham" w:date="2021-07-21T17:37:00Z">
        <w:r w:rsidR="00EF470E">
          <w:rPr>
            <w:rFonts w:ascii="Times New Roman" w:hAnsi="Times New Roman" w:cs="Times New Roman"/>
            <w:color w:val="333333"/>
            <w:sz w:val="24"/>
            <w:szCs w:val="24"/>
            <w:shd w:val="clear" w:color="auto" w:fill="FFFFFF"/>
          </w:rPr>
          <w:t xml:space="preserve"> of total dry mass</w:t>
        </w:r>
      </w:ins>
      <w:del w:id="47" w:author="Kanz, Abraham" w:date="2021-07-21T17:38:00Z">
        <w:r w:rsidR="00BE6D6A" w:rsidRPr="00BE6D6A" w:rsidDel="00EF470E">
          <w:rPr>
            <w:rFonts w:ascii="Times New Roman" w:hAnsi="Times New Roman" w:cs="Times New Roman"/>
            <w:color w:val="333333"/>
            <w:sz w:val="24"/>
            <w:szCs w:val="24"/>
            <w:shd w:val="clear" w:color="auto" w:fill="FFFFFF"/>
          </w:rPr>
          <w:delText xml:space="preserve"> while b</w:delText>
        </w:r>
      </w:del>
      <w:del w:id="48" w:author="Kanz, Abraham" w:date="2021-07-21T17:37:00Z">
        <w:r w:rsidR="00BE6D6A" w:rsidRPr="00BE6D6A" w:rsidDel="00EF470E">
          <w:rPr>
            <w:rFonts w:ascii="Times New Roman" w:hAnsi="Times New Roman" w:cs="Times New Roman"/>
            <w:color w:val="333333"/>
            <w:sz w:val="24"/>
            <w:szCs w:val="24"/>
            <w:shd w:val="clear" w:color="auto" w:fill="FFFFFF"/>
          </w:rPr>
          <w:delText>enthic feeders averaged 3%.</w:delText>
        </w:r>
      </w:del>
      <w:del w:id="49" w:author="Kanz, Abraham" w:date="2021-07-21T17:38:00Z">
        <w:r w:rsidR="00BE6D6A" w:rsidRPr="00BE6D6A" w:rsidDel="00EF470E">
          <w:rPr>
            <w:rFonts w:ascii="Times New Roman" w:hAnsi="Times New Roman" w:cs="Times New Roman"/>
            <w:color w:val="333333"/>
            <w:sz w:val="24"/>
            <w:szCs w:val="24"/>
            <w:shd w:val="clear" w:color="auto" w:fill="FFFFFF"/>
          </w:rPr>
          <w:delText xml:space="preserve"> </w:delText>
        </w:r>
      </w:del>
      <w:del w:id="50" w:author="Kanz, Abraham" w:date="2021-07-21T17:36:00Z">
        <w:r w:rsidR="00BE6D6A" w:rsidRPr="00BE6D6A" w:rsidDel="00EF470E">
          <w:rPr>
            <w:rFonts w:ascii="Times New Roman" w:hAnsi="Times New Roman" w:cs="Times New Roman"/>
            <w:color w:val="333333"/>
            <w:sz w:val="24"/>
            <w:szCs w:val="24"/>
            <w:shd w:val="clear" w:color="auto" w:fill="FFFFFF"/>
          </w:rPr>
          <w:delText xml:space="preserve">For the remaining aquatic fraction, intermediate and surface-feeding fishes ate non-consumer life-stages at </w:delText>
        </w:r>
      </w:del>
      <w:del w:id="51" w:author="Kanz, Abraham" w:date="2021-07-20T19:45:00Z">
        <w:r w:rsidR="00BE6D6A" w:rsidRPr="00BE6D6A" w:rsidDel="004D3E99">
          <w:rPr>
            <w:rFonts w:ascii="Times New Roman" w:hAnsi="Times New Roman" w:cs="Times New Roman"/>
            <w:color w:val="333333"/>
            <w:sz w:val="24"/>
            <w:szCs w:val="24"/>
            <w:shd w:val="clear" w:color="auto" w:fill="FFFFFF"/>
          </w:rPr>
          <w:delText>an (8-10% of aquatic prey) </w:delText>
        </w:r>
      </w:del>
      <w:del w:id="52" w:author="Kanz, Abraham" w:date="2021-07-21T17:36:00Z">
        <w:r w:rsidR="00BE6D6A" w:rsidRPr="00BE6D6A" w:rsidDel="00EF470E">
          <w:rPr>
            <w:rFonts w:ascii="Times New Roman" w:hAnsi="Times New Roman" w:cs="Times New Roman"/>
            <w:color w:val="333333"/>
            <w:sz w:val="24"/>
            <w:szCs w:val="24"/>
            <w:shd w:val="clear" w:color="auto" w:fill="FFFFFF"/>
          </w:rPr>
          <w:delText xml:space="preserve">~8-10 times higher rate than benthic fishes (~1%). </w:delText>
        </w:r>
      </w:del>
      <w:ins w:id="53" w:author="Kanz, Abraham" w:date="2021-07-21T17:38:00Z">
        <w:r w:rsidR="00EF470E">
          <w:rPr>
            <w:rFonts w:ascii="Times New Roman" w:hAnsi="Times New Roman" w:cs="Times New Roman"/>
            <w:color w:val="333333"/>
            <w:sz w:val="24"/>
            <w:szCs w:val="24"/>
            <w:shd w:val="clear" w:color="auto" w:fill="FFFFFF"/>
          </w:rPr>
          <w:t xml:space="preserve">. </w:t>
        </w:r>
      </w:ins>
      <w:r w:rsidR="00BE6D6A" w:rsidRPr="00BE6D6A">
        <w:rPr>
          <w:rFonts w:ascii="Times New Roman" w:hAnsi="Times New Roman" w:cs="Times New Roman"/>
          <w:color w:val="333333"/>
          <w:sz w:val="24"/>
          <w:szCs w:val="24"/>
          <w:shd w:val="clear" w:color="auto" w:fill="FFFFFF"/>
        </w:rPr>
        <w:t xml:space="preserve">These results indicate stage-structured feeding </w:t>
      </w:r>
      <w:ins w:id="54" w:author="Kanz, Abraham" w:date="2021-07-20T19:43:00Z">
        <w:r w:rsidR="004D3E99">
          <w:rPr>
            <w:rFonts w:ascii="Times New Roman" w:hAnsi="Times New Roman" w:cs="Times New Roman"/>
            <w:color w:val="333333"/>
            <w:sz w:val="24"/>
            <w:szCs w:val="24"/>
            <w:shd w:val="clear" w:color="auto" w:fill="FFFFFF"/>
          </w:rPr>
          <w:t>occurs</w:t>
        </w:r>
      </w:ins>
      <w:del w:id="55" w:author="Kanz, Abraham" w:date="2021-07-20T19:43:00Z">
        <w:r w:rsidR="00BE6D6A" w:rsidRPr="00BE6D6A" w:rsidDel="004D3E99">
          <w:rPr>
            <w:rFonts w:ascii="Times New Roman" w:hAnsi="Times New Roman" w:cs="Times New Roman"/>
            <w:color w:val="333333"/>
            <w:sz w:val="24"/>
            <w:szCs w:val="24"/>
            <w:shd w:val="clear" w:color="auto" w:fill="FFFFFF"/>
          </w:rPr>
          <w:delText>may be common</w:delText>
        </w:r>
      </w:del>
      <w:r w:rsidR="00BE6D6A" w:rsidRPr="00BE6D6A">
        <w:rPr>
          <w:rFonts w:ascii="Times New Roman" w:hAnsi="Times New Roman" w:cs="Times New Roman"/>
          <w:color w:val="333333"/>
          <w:sz w:val="24"/>
          <w:szCs w:val="24"/>
          <w:shd w:val="clear" w:color="auto" w:fill="FFFFFF"/>
        </w:rPr>
        <w:t xml:space="preserve"> in freshwater food webs and varies</w:t>
      </w:r>
      <w:ins w:id="56" w:author="Kanz, Abraham" w:date="2021-07-21T17:39:00Z">
        <w:r w:rsidR="00EF470E">
          <w:rPr>
            <w:rFonts w:ascii="Times New Roman" w:hAnsi="Times New Roman" w:cs="Times New Roman"/>
            <w:color w:val="333333"/>
            <w:sz w:val="24"/>
            <w:szCs w:val="24"/>
            <w:shd w:val="clear" w:color="auto" w:fill="FFFFFF"/>
          </w:rPr>
          <w:t xml:space="preserve"> by species</w:t>
        </w:r>
      </w:ins>
      <w:del w:id="57" w:author="Kanz, Abraham" w:date="2021-07-21T17:39:00Z">
        <w:r w:rsidR="00BE6D6A" w:rsidRPr="00BE6D6A" w:rsidDel="00EF470E">
          <w:rPr>
            <w:rFonts w:ascii="Times New Roman" w:hAnsi="Times New Roman" w:cs="Times New Roman"/>
            <w:color w:val="333333"/>
            <w:sz w:val="24"/>
            <w:szCs w:val="24"/>
            <w:shd w:val="clear" w:color="auto" w:fill="FFFFFF"/>
          </w:rPr>
          <w:delText xml:space="preserve"> predictably by fish foraging domain</w:delText>
        </w:r>
      </w:del>
      <w:r w:rsidR="00BE6D6A">
        <w:rPr>
          <w:rFonts w:ascii="Arial" w:hAnsi="Arial" w:cs="Arial"/>
          <w:color w:val="333333"/>
          <w:sz w:val="20"/>
          <w:szCs w:val="20"/>
          <w:shd w:val="clear" w:color="auto" w:fill="FFFFFF"/>
        </w:rPr>
        <w:t>. </w:t>
      </w:r>
    </w:p>
    <w:p w14:paraId="0000001E" w14:textId="3320D0E4"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F"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6F4BEF8" w14:textId="7B3E3C51" w:rsidR="00A01730" w:rsidDel="008532DD" w:rsidRDefault="004D08DC" w:rsidP="00CC562D">
      <w:pPr>
        <w:spacing w:after="0" w:line="480" w:lineRule="auto"/>
        <w:rPr>
          <w:del w:id="58" w:author="Kanz, Abraham" w:date="2021-07-20T19:48:00Z"/>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59" w:name="_Hlk48637343"/>
      <w:moveFromRangeStart w:id="60" w:author="Kanz, Abraham" w:date="2021-07-20T19:51:00Z" w:name="move77703077"/>
      <w:moveFrom w:id="61" w:author="Kanz, Abraham" w:date="2021-07-20T19:51:00Z">
        <w:r w:rsidR="00CF2B33" w:rsidDel="008532DD">
          <w:rPr>
            <w:rFonts w:ascii="Times New Roman" w:eastAsia="Times New Roman" w:hAnsi="Times New Roman" w:cs="Times New Roman"/>
            <w:sz w:val="24"/>
            <w:szCs w:val="24"/>
          </w:rPr>
          <w:t xml:space="preserve">Approximately </w:t>
        </w:r>
        <w:r w:rsidR="00EA156E" w:rsidDel="008532DD">
          <w:rPr>
            <w:rFonts w:ascii="Times New Roman" w:eastAsia="Times New Roman" w:hAnsi="Times New Roman" w:cs="Times New Roman"/>
            <w:sz w:val="24"/>
            <w:szCs w:val="24"/>
          </w:rPr>
          <w:t>40% of freshwater fish species are at risk of extinction or are already extinct (Jelks et al. 2008, Darwall and Freyhoff 2016).</w:t>
        </w:r>
        <w:r w:rsidR="0077473D" w:rsidDel="008532DD">
          <w:rPr>
            <w:rFonts w:ascii="Times New Roman" w:eastAsia="Times New Roman" w:hAnsi="Times New Roman" w:cs="Times New Roman"/>
            <w:sz w:val="24"/>
            <w:szCs w:val="24"/>
          </w:rPr>
          <w:t xml:space="preserve"> Because of the importance of fishes in freshwater ecosystem functioning, this loss has the potential to alter </w:t>
        </w:r>
        <w:r w:rsidR="002C4AFA" w:rsidDel="008532DD">
          <w:rPr>
            <w:rFonts w:ascii="Times New Roman" w:eastAsia="Times New Roman" w:hAnsi="Times New Roman" w:cs="Times New Roman"/>
            <w:sz w:val="24"/>
            <w:szCs w:val="24"/>
          </w:rPr>
          <w:t>freshwater food webs</w:t>
        </w:r>
        <w:r w:rsidR="00A4064A" w:rsidDel="008532DD">
          <w:rPr>
            <w:rFonts w:ascii="Times New Roman" w:eastAsia="Times New Roman" w:hAnsi="Times New Roman" w:cs="Times New Roman"/>
            <w:sz w:val="24"/>
            <w:szCs w:val="24"/>
          </w:rPr>
          <w:t xml:space="preserve"> (Hargrave 2009, Vanni 2010) in addition to linked riparian food webs (Baxter et al. 2005, Wesner 2012). In particular, changes in fish composition can alter the top-down control of invertebrate prey in freshwater food webs through direct prey consumption (Power et al. 1990, Nakano et al. 1999, Baxter et al. 2004). </w:t>
        </w:r>
      </w:moveFrom>
      <w:moveFromRangeEnd w:id="60"/>
      <w:del w:id="62" w:author="Kanz, Abraham" w:date="2021-07-21T17:32:00Z">
        <w:r w:rsidR="00A4064A" w:rsidDel="00695B1C">
          <w:rPr>
            <w:rFonts w:ascii="Times New Roman" w:eastAsia="Times New Roman" w:hAnsi="Times New Roman" w:cs="Times New Roman"/>
            <w:sz w:val="24"/>
            <w:szCs w:val="24"/>
          </w:rPr>
          <w:delText>However, d</w:delText>
        </w:r>
      </w:del>
      <w:ins w:id="63" w:author="Kanz, Abraham" w:date="2021-07-21T17:32:00Z">
        <w:r w:rsidR="00695B1C">
          <w:rPr>
            <w:rFonts w:ascii="Times New Roman" w:eastAsia="Times New Roman" w:hAnsi="Times New Roman" w:cs="Times New Roman"/>
            <w:sz w:val="24"/>
            <w:szCs w:val="24"/>
          </w:rPr>
          <w:t>D</w:t>
        </w:r>
      </w:ins>
      <w:r w:rsidR="00A4064A">
        <w:rPr>
          <w:rFonts w:ascii="Times New Roman" w:eastAsia="Times New Roman" w:hAnsi="Times New Roman" w:cs="Times New Roman"/>
          <w:sz w:val="24"/>
          <w:szCs w:val="24"/>
        </w:rPr>
        <w:t>espite the near ubiquity of fish-insect interactions in freshwater food webs, evidence for consistent top-down control of invertebrates by fish is mixed (Matthews 1998, Dahl and Greenberg 1996, Wesner 201</w:t>
      </w:r>
      <w:r w:rsidR="00410A5C">
        <w:rPr>
          <w:rFonts w:ascii="Times New Roman" w:eastAsia="Times New Roman" w:hAnsi="Times New Roman" w:cs="Times New Roman"/>
          <w:sz w:val="24"/>
          <w:szCs w:val="24"/>
        </w:rPr>
        <w:t>9</w:t>
      </w:r>
      <w:r w:rsidR="00A4064A">
        <w:rPr>
          <w:rFonts w:ascii="Times New Roman" w:eastAsia="Times New Roman" w:hAnsi="Times New Roman" w:cs="Times New Roman"/>
          <w:sz w:val="24"/>
          <w:szCs w:val="24"/>
        </w:rPr>
        <w:t>).</w:t>
      </w:r>
      <w:del w:id="64" w:author="Kanz, Abraham" w:date="2021-07-20T19:48:00Z">
        <w:r w:rsidR="00977347" w:rsidDel="008532DD">
          <w:rPr>
            <w:rFonts w:ascii="Times New Roman" w:eastAsia="Times New Roman" w:hAnsi="Times New Roman" w:cs="Times New Roman"/>
            <w:sz w:val="24"/>
            <w:szCs w:val="24"/>
          </w:rPr>
          <w:delText xml:space="preserve"> </w:delText>
        </w:r>
      </w:del>
    </w:p>
    <w:p w14:paraId="3220ADFE" w14:textId="345F527F" w:rsidR="00977347" w:rsidRDefault="00A01730">
      <w:pPr>
        <w:spacing w:after="0" w:line="480" w:lineRule="auto"/>
        <w:rPr>
          <w:rFonts w:ascii="Times New Roman" w:eastAsia="Times New Roman" w:hAnsi="Times New Roman" w:cs="Times New Roman"/>
          <w:sz w:val="24"/>
          <w:szCs w:val="24"/>
        </w:rPr>
        <w:pPrChange w:id="65" w:author="Kanz, Abraham" w:date="2021-07-20T19:48:00Z">
          <w:pPr>
            <w:spacing w:after="0" w:line="480" w:lineRule="auto"/>
            <w:ind w:firstLine="720"/>
          </w:pPr>
        </w:pPrChange>
      </w:pPr>
      <w:r>
        <w:rPr>
          <w:rFonts w:ascii="Times New Roman" w:eastAsia="Times New Roman" w:hAnsi="Times New Roman" w:cs="Times New Roman"/>
          <w:sz w:val="24"/>
          <w:szCs w:val="24"/>
        </w:rPr>
        <w:t xml:space="preserve">A proposed explanation for </w:t>
      </w:r>
      <w:r w:rsidR="00D87A6D">
        <w:rPr>
          <w:rFonts w:ascii="Times New Roman" w:eastAsia="Times New Roman" w:hAnsi="Times New Roman" w:cs="Times New Roman"/>
          <w:sz w:val="24"/>
          <w:szCs w:val="24"/>
        </w:rPr>
        <w:t xml:space="preserve">mixed effects of fish predation is that some </w:t>
      </w:r>
      <w:r>
        <w:rPr>
          <w:rFonts w:ascii="Times New Roman" w:eastAsia="Times New Roman" w:hAnsi="Times New Roman" w:cs="Times New Roman"/>
          <w:sz w:val="24"/>
          <w:szCs w:val="24"/>
        </w:rPr>
        <w:t xml:space="preserve">fishes feed more heavily </w:t>
      </w:r>
      <w:r w:rsidR="005C01A6">
        <w:rPr>
          <w:rFonts w:ascii="Times New Roman" w:eastAsia="Times New Roman" w:hAnsi="Times New Roman" w:cs="Times New Roman"/>
          <w:sz w:val="24"/>
          <w:szCs w:val="24"/>
        </w:rPr>
        <w:t xml:space="preserve">on drift and/or </w:t>
      </w:r>
      <w:r w:rsidR="00977347">
        <w:rPr>
          <w:rFonts w:ascii="Times New Roman" w:eastAsia="Times New Roman" w:hAnsi="Times New Roman" w:cs="Times New Roman"/>
          <w:sz w:val="24"/>
          <w:szCs w:val="24"/>
        </w:rPr>
        <w:t>are subsidized by terrestrial prey, thereby reducing direct consumption of benthic invertebrates (</w:t>
      </w:r>
      <w:r w:rsidR="007D6506">
        <w:rPr>
          <w:rFonts w:ascii="Times New Roman" w:eastAsia="Times New Roman" w:hAnsi="Times New Roman" w:cs="Times New Roman"/>
          <w:sz w:val="24"/>
          <w:szCs w:val="24"/>
        </w:rPr>
        <w:t>Garman 19</w:t>
      </w:r>
      <w:r w:rsidR="00C77791">
        <w:rPr>
          <w:rFonts w:ascii="Times New Roman" w:eastAsia="Times New Roman" w:hAnsi="Times New Roman" w:cs="Times New Roman"/>
          <w:sz w:val="24"/>
          <w:szCs w:val="24"/>
        </w:rPr>
        <w:t>9</w:t>
      </w:r>
      <w:r w:rsidR="007D6506">
        <w:rPr>
          <w:rFonts w:ascii="Times New Roman" w:eastAsia="Times New Roman" w:hAnsi="Times New Roman" w:cs="Times New Roman"/>
          <w:sz w:val="24"/>
          <w:szCs w:val="24"/>
        </w:rPr>
        <w:t>1</w:t>
      </w:r>
      <w:r w:rsidR="005C01A6">
        <w:rPr>
          <w:rFonts w:ascii="Times New Roman" w:eastAsia="Times New Roman" w:hAnsi="Times New Roman" w:cs="Times New Roman"/>
          <w:sz w:val="24"/>
          <w:szCs w:val="24"/>
        </w:rPr>
        <w:t>, Nakano et al. 1999, Baxter et al. 2004</w:t>
      </w:r>
      <w:r w:rsidR="00AD532B">
        <w:rPr>
          <w:rFonts w:ascii="Times New Roman" w:eastAsia="Times New Roman" w:hAnsi="Times New Roman" w:cs="Times New Roman"/>
          <w:sz w:val="24"/>
          <w:szCs w:val="24"/>
        </w:rPr>
        <w:t xml:space="preserve">, Pusey </w:t>
      </w:r>
      <w:r w:rsidR="003024FC">
        <w:rPr>
          <w:rFonts w:ascii="Times New Roman" w:eastAsia="Times New Roman" w:hAnsi="Times New Roman" w:cs="Times New Roman"/>
          <w:sz w:val="24"/>
          <w:szCs w:val="24"/>
        </w:rPr>
        <w:t>and Arthington 2003</w:t>
      </w:r>
      <w:r w:rsidR="005C01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A6A13">
        <w:rPr>
          <w:rFonts w:ascii="Times New Roman" w:eastAsia="Times New Roman" w:hAnsi="Times New Roman" w:cs="Times New Roman"/>
          <w:sz w:val="24"/>
          <w:szCs w:val="24"/>
        </w:rPr>
        <w:t>Propensity for drift feeding or terrestrial feeding may also be associated with f</w:t>
      </w:r>
      <w:r w:rsidR="008F2C72">
        <w:rPr>
          <w:rFonts w:ascii="Times New Roman" w:eastAsia="Times New Roman" w:hAnsi="Times New Roman" w:cs="Times New Roman"/>
          <w:sz w:val="24"/>
          <w:szCs w:val="24"/>
        </w:rPr>
        <w:t xml:space="preserve">ish </w:t>
      </w:r>
      <w:r w:rsidR="004A6A13">
        <w:rPr>
          <w:rFonts w:ascii="Times New Roman" w:eastAsia="Times New Roman" w:hAnsi="Times New Roman" w:cs="Times New Roman"/>
          <w:sz w:val="24"/>
          <w:szCs w:val="24"/>
        </w:rPr>
        <w:t xml:space="preserve">feeding </w:t>
      </w:r>
      <w:r w:rsidR="008F2C72">
        <w:rPr>
          <w:rFonts w:ascii="Times New Roman" w:eastAsia="Times New Roman" w:hAnsi="Times New Roman" w:cs="Times New Roman"/>
          <w:sz w:val="24"/>
          <w:szCs w:val="24"/>
        </w:rPr>
        <w:t xml:space="preserve">traits, such as morphological or behavioral adaptations for </w:t>
      </w:r>
      <w:r w:rsidR="008F2C72">
        <w:rPr>
          <w:rFonts w:ascii="Times New Roman" w:eastAsia="Times New Roman" w:hAnsi="Times New Roman" w:cs="Times New Roman"/>
          <w:sz w:val="24"/>
          <w:szCs w:val="24"/>
        </w:rPr>
        <w:lastRenderedPageBreak/>
        <w:t xml:space="preserve">benthic-feeding versus feeding at the surface or middle of the water column (Dahl and Greenberg 1996, Wagner et al. 2012, Ross 2013). </w:t>
      </w:r>
      <w:r w:rsidR="005C01A6">
        <w:rPr>
          <w:rFonts w:ascii="Times New Roman" w:eastAsia="Times New Roman" w:hAnsi="Times New Roman" w:cs="Times New Roman"/>
          <w:sz w:val="24"/>
          <w:szCs w:val="24"/>
        </w:rPr>
        <w:t xml:space="preserve">A complementary, but less well-studied, explanation </w:t>
      </w:r>
      <w:r w:rsidR="004A6A13">
        <w:rPr>
          <w:rFonts w:ascii="Times New Roman" w:eastAsia="Times New Roman" w:hAnsi="Times New Roman" w:cs="Times New Roman"/>
          <w:sz w:val="24"/>
          <w:szCs w:val="24"/>
        </w:rPr>
        <w:t xml:space="preserve">for weak effects of some fishes </w:t>
      </w:r>
      <w:r w:rsidR="005C01A6">
        <w:rPr>
          <w:rFonts w:ascii="Times New Roman" w:eastAsia="Times New Roman" w:hAnsi="Times New Roman" w:cs="Times New Roman"/>
          <w:sz w:val="24"/>
          <w:szCs w:val="24"/>
        </w:rPr>
        <w:t xml:space="preserve">is that </w:t>
      </w:r>
      <w:r w:rsidR="004A6A13">
        <w:rPr>
          <w:rFonts w:ascii="Times New Roman" w:eastAsia="Times New Roman" w:hAnsi="Times New Roman" w:cs="Times New Roman"/>
          <w:sz w:val="24"/>
          <w:szCs w:val="24"/>
        </w:rPr>
        <w:t>they</w:t>
      </w:r>
      <w:r w:rsidR="005C01A6">
        <w:rPr>
          <w:rFonts w:ascii="Times New Roman" w:eastAsia="Times New Roman" w:hAnsi="Times New Roman" w:cs="Times New Roman"/>
          <w:sz w:val="24"/>
          <w:szCs w:val="24"/>
        </w:rPr>
        <w:t xml:space="preserve"> may also target later-developing stages of aquatic insects, such as pupae (Wagner et al. 2012, Warmbold and Wesner 2018)</w:t>
      </w:r>
      <w:r w:rsidR="004A6A13">
        <w:rPr>
          <w:rFonts w:ascii="Times New Roman" w:eastAsia="Times New Roman" w:hAnsi="Times New Roman" w:cs="Times New Roman"/>
          <w:sz w:val="24"/>
          <w:szCs w:val="24"/>
        </w:rPr>
        <w:t xml:space="preserve">. </w:t>
      </w:r>
      <w:ins w:id="66" w:author="Kanz, Abraham" w:date="2021-07-20T19:53:00Z">
        <w:r w:rsidR="007415E4">
          <w:rPr>
            <w:rFonts w:ascii="Times New Roman" w:hAnsi="Times New Roman" w:cs="Times New Roman"/>
            <w:sz w:val="24"/>
            <w:szCs w:val="24"/>
          </w:rPr>
          <w:t>Preferential consumption of insect pupae and adults</w:t>
        </w:r>
      </w:ins>
      <w:del w:id="67" w:author="Kanz, Abraham" w:date="2021-07-20T19:53:00Z">
        <w:r w:rsidR="00287FD9" w:rsidDel="007415E4">
          <w:rPr>
            <w:rFonts w:ascii="Times New Roman" w:eastAsia="Times New Roman" w:hAnsi="Times New Roman" w:cs="Times New Roman"/>
            <w:sz w:val="24"/>
            <w:szCs w:val="24"/>
          </w:rPr>
          <w:delText>Such feeding</w:delText>
        </w:r>
      </w:del>
      <w:r w:rsidR="00287FD9">
        <w:rPr>
          <w:rFonts w:ascii="Times New Roman" w:eastAsia="Times New Roman" w:hAnsi="Times New Roman" w:cs="Times New Roman"/>
          <w:sz w:val="24"/>
          <w:szCs w:val="24"/>
        </w:rPr>
        <w:t xml:space="preserve"> may be ecologically important</w:t>
      </w:r>
      <w:del w:id="68" w:author="Kanz, Abraham" w:date="2021-07-21T17:30:00Z">
        <w:r w:rsidR="00287FD9" w:rsidDel="00695B1C">
          <w:rPr>
            <w:rFonts w:ascii="Times New Roman" w:eastAsia="Times New Roman" w:hAnsi="Times New Roman" w:cs="Times New Roman"/>
            <w:sz w:val="24"/>
            <w:szCs w:val="24"/>
          </w:rPr>
          <w:delText>,</w:delText>
        </w:r>
      </w:del>
      <w:r w:rsidR="00287FD9">
        <w:rPr>
          <w:rFonts w:ascii="Times New Roman" w:eastAsia="Times New Roman" w:hAnsi="Times New Roman" w:cs="Times New Roman"/>
          <w:sz w:val="24"/>
          <w:szCs w:val="24"/>
        </w:rPr>
        <w:t xml:space="preserve"> because</w:t>
      </w:r>
      <w:r w:rsidR="004A6A13">
        <w:rPr>
          <w:rFonts w:ascii="Times New Roman" w:eastAsia="Times New Roman" w:hAnsi="Times New Roman" w:cs="Times New Roman"/>
          <w:sz w:val="24"/>
          <w:szCs w:val="24"/>
        </w:rPr>
        <w:t xml:space="preserve"> </w:t>
      </w:r>
      <w:ins w:id="69" w:author="Kanz, Abraham" w:date="2021-07-21T17:31:00Z">
        <w:r w:rsidR="00695B1C">
          <w:rPr>
            <w:rFonts w:ascii="Times New Roman" w:eastAsia="Times New Roman" w:hAnsi="Times New Roman" w:cs="Times New Roman"/>
            <w:sz w:val="24"/>
            <w:szCs w:val="24"/>
          </w:rPr>
          <w:t xml:space="preserve">some </w:t>
        </w:r>
      </w:ins>
      <w:r w:rsidR="004A6A13">
        <w:rPr>
          <w:rFonts w:ascii="Times New Roman" w:eastAsia="Times New Roman" w:hAnsi="Times New Roman" w:cs="Times New Roman"/>
          <w:sz w:val="24"/>
          <w:szCs w:val="24"/>
        </w:rPr>
        <w:t>pupa</w:t>
      </w:r>
      <w:ins w:id="70" w:author="Kanz, Abraham" w:date="2021-07-21T17:30:00Z">
        <w:r w:rsidR="00695B1C">
          <w:rPr>
            <w:rFonts w:ascii="Times New Roman" w:eastAsia="Times New Roman" w:hAnsi="Times New Roman" w:cs="Times New Roman"/>
            <w:sz w:val="24"/>
            <w:szCs w:val="24"/>
          </w:rPr>
          <w:t>l</w:t>
        </w:r>
      </w:ins>
      <w:del w:id="71" w:author="Kanz, Abraham" w:date="2021-07-21T17:30:00Z">
        <w:r w:rsidR="004A6A13" w:rsidDel="00695B1C">
          <w:rPr>
            <w:rFonts w:ascii="Times New Roman" w:eastAsia="Times New Roman" w:hAnsi="Times New Roman" w:cs="Times New Roman"/>
            <w:sz w:val="24"/>
            <w:szCs w:val="24"/>
          </w:rPr>
          <w:delText>e</w:delText>
        </w:r>
      </w:del>
      <w:r w:rsidR="004A6A13">
        <w:rPr>
          <w:rFonts w:ascii="Times New Roman" w:eastAsia="Times New Roman" w:hAnsi="Times New Roman" w:cs="Times New Roman"/>
          <w:sz w:val="24"/>
          <w:szCs w:val="24"/>
        </w:rPr>
        <w:t xml:space="preserve"> and adult insects </w:t>
      </w:r>
      <w:ins w:id="72" w:author="Kanz, Abraham" w:date="2021-07-21T17:31:00Z">
        <w:r w:rsidR="00695B1C">
          <w:rPr>
            <w:rFonts w:ascii="Times New Roman" w:eastAsia="Times New Roman" w:hAnsi="Times New Roman" w:cs="Times New Roman"/>
            <w:sz w:val="24"/>
            <w:szCs w:val="24"/>
          </w:rPr>
          <w:t xml:space="preserve">(i.e. chironomids which we focused on for this study) </w:t>
        </w:r>
      </w:ins>
      <w:r w:rsidR="004A6A13">
        <w:rPr>
          <w:rFonts w:ascii="Times New Roman" w:eastAsia="Times New Roman" w:hAnsi="Times New Roman" w:cs="Times New Roman"/>
          <w:sz w:val="24"/>
          <w:szCs w:val="24"/>
        </w:rPr>
        <w:t>are f</w:t>
      </w:r>
      <w:r w:rsidR="005C01A6">
        <w:rPr>
          <w:rFonts w:ascii="Times New Roman" w:eastAsia="Times New Roman" w:hAnsi="Times New Roman" w:cs="Times New Roman"/>
          <w:sz w:val="24"/>
          <w:szCs w:val="24"/>
        </w:rPr>
        <w:t>unctionally identical to terrestrial insects in the sense that</w:t>
      </w:r>
      <w:r w:rsidR="004A6A13">
        <w:rPr>
          <w:rFonts w:ascii="Times New Roman" w:eastAsia="Times New Roman" w:hAnsi="Times New Roman" w:cs="Times New Roman"/>
          <w:sz w:val="24"/>
          <w:szCs w:val="24"/>
        </w:rPr>
        <w:t xml:space="preserve"> both life stages</w:t>
      </w:r>
      <w:r w:rsidR="005C01A6">
        <w:rPr>
          <w:rFonts w:ascii="Times New Roman" w:eastAsia="Times New Roman" w:hAnsi="Times New Roman" w:cs="Times New Roman"/>
          <w:sz w:val="24"/>
          <w:szCs w:val="24"/>
        </w:rPr>
        <w:t xml:space="preserve"> have stopped feeding and are </w:t>
      </w:r>
      <w:r w:rsidR="008F2C72">
        <w:rPr>
          <w:rFonts w:ascii="Times New Roman" w:eastAsia="Times New Roman" w:hAnsi="Times New Roman" w:cs="Times New Roman"/>
          <w:sz w:val="24"/>
          <w:szCs w:val="24"/>
        </w:rPr>
        <w:t xml:space="preserve">no longer consumers in </w:t>
      </w:r>
      <w:r w:rsidR="005C01A6">
        <w:rPr>
          <w:rFonts w:ascii="Times New Roman" w:eastAsia="Times New Roman" w:hAnsi="Times New Roman" w:cs="Times New Roman"/>
          <w:sz w:val="24"/>
          <w:szCs w:val="24"/>
        </w:rPr>
        <w:t xml:space="preserve">aquatic food webs (Figure 1). </w:t>
      </w:r>
      <w:r w:rsidR="00287FD9">
        <w:rPr>
          <w:rFonts w:ascii="Times New Roman" w:eastAsia="Times New Roman" w:hAnsi="Times New Roman" w:cs="Times New Roman"/>
          <w:sz w:val="24"/>
          <w:szCs w:val="24"/>
        </w:rPr>
        <w:t xml:space="preserve">Not only </w:t>
      </w:r>
      <w:r w:rsidR="007D6506">
        <w:rPr>
          <w:rFonts w:ascii="Times New Roman" w:eastAsia="Times New Roman" w:hAnsi="Times New Roman" w:cs="Times New Roman"/>
          <w:sz w:val="24"/>
          <w:szCs w:val="24"/>
        </w:rPr>
        <w:t>may this</w:t>
      </w:r>
      <w:r w:rsidR="004A6A13">
        <w:rPr>
          <w:rFonts w:ascii="Times New Roman" w:eastAsia="Times New Roman" w:hAnsi="Times New Roman" w:cs="Times New Roman"/>
          <w:sz w:val="24"/>
          <w:szCs w:val="24"/>
        </w:rPr>
        <w:t xml:space="preserve"> help to explain the consistently strong effects of fishes on emerging aquatic insects, even when effects on larval insect densities are weak (Warmbold and Wesner 2018)</w:t>
      </w:r>
      <w:r w:rsidR="00287FD9">
        <w:rPr>
          <w:rFonts w:ascii="Times New Roman" w:eastAsia="Times New Roman" w:hAnsi="Times New Roman" w:cs="Times New Roman"/>
          <w:sz w:val="24"/>
          <w:szCs w:val="24"/>
        </w:rPr>
        <w:t xml:space="preserve">, but it is also likely to go undetected in many diet studies. For example, isotopes change little across insect life stages </w:t>
      </w:r>
      <w:r w:rsidR="005C01A6">
        <w:rPr>
          <w:rFonts w:ascii="Times New Roman" w:eastAsia="Times New Roman" w:hAnsi="Times New Roman" w:cs="Times New Roman"/>
          <w:sz w:val="24"/>
          <w:szCs w:val="24"/>
        </w:rPr>
        <w:t xml:space="preserve">(Kraus et al. 2014), </w:t>
      </w:r>
      <w:r w:rsidR="00287FD9">
        <w:rPr>
          <w:rFonts w:ascii="Times New Roman" w:eastAsia="Times New Roman" w:hAnsi="Times New Roman" w:cs="Times New Roman"/>
          <w:sz w:val="24"/>
          <w:szCs w:val="24"/>
        </w:rPr>
        <w:t>so</w:t>
      </w:r>
      <w:r w:rsidR="0015444C">
        <w:rPr>
          <w:rFonts w:ascii="Times New Roman" w:eastAsia="Times New Roman" w:hAnsi="Times New Roman" w:cs="Times New Roman"/>
          <w:sz w:val="24"/>
          <w:szCs w:val="24"/>
        </w:rPr>
        <w:t xml:space="preserve"> it</w:t>
      </w:r>
      <w:r w:rsidR="005C01A6">
        <w:rPr>
          <w:rFonts w:ascii="Times New Roman" w:eastAsia="Times New Roman" w:hAnsi="Times New Roman" w:cs="Times New Roman"/>
          <w:sz w:val="24"/>
          <w:szCs w:val="24"/>
        </w:rPr>
        <w:t xml:space="preserve"> is not possible to quantify </w:t>
      </w:r>
      <w:r w:rsidR="00287FD9">
        <w:rPr>
          <w:rFonts w:ascii="Times New Roman" w:eastAsia="Times New Roman" w:hAnsi="Times New Roman" w:cs="Times New Roman"/>
          <w:sz w:val="24"/>
          <w:szCs w:val="24"/>
        </w:rPr>
        <w:t xml:space="preserve">stage-specific feeding in </w:t>
      </w:r>
      <w:r w:rsidR="005C01A6">
        <w:rPr>
          <w:rFonts w:ascii="Times New Roman" w:eastAsia="Times New Roman" w:hAnsi="Times New Roman" w:cs="Times New Roman"/>
          <w:sz w:val="24"/>
          <w:szCs w:val="24"/>
        </w:rPr>
        <w:t xml:space="preserve">fish diets with </w:t>
      </w:r>
      <w:r w:rsidR="003F0BA9">
        <w:rPr>
          <w:rFonts w:ascii="Times New Roman" w:eastAsia="Times New Roman" w:hAnsi="Times New Roman" w:cs="Times New Roman"/>
          <w:sz w:val="24"/>
          <w:szCs w:val="24"/>
        </w:rPr>
        <w:t xml:space="preserve">stable isotopes, nor is it possible if prey are only categorized taxonomically. </w:t>
      </w:r>
    </w:p>
    <w:p w14:paraId="00000021" w14:textId="3B526130" w:rsidR="00C85381" w:rsidRPr="00FB511E" w:rsidRDefault="005C01A6" w:rsidP="00765F7E">
      <w:pPr>
        <w:spacing w:after="0" w:line="480" w:lineRule="auto"/>
        <w:ind w:firstLine="720"/>
        <w:rPr>
          <w:rFonts w:ascii="Times New Roman" w:eastAsia="Times New Roman" w:hAnsi="Times New Roman" w:cs="Times New Roman"/>
          <w:sz w:val="24"/>
          <w:szCs w:val="24"/>
        </w:rPr>
      </w:pPr>
      <w:bookmarkStart w:id="73" w:name="_Hlk48641726"/>
      <w:bookmarkEnd w:id="59"/>
      <w:r>
        <w:rPr>
          <w:rFonts w:ascii="Times New Roman" w:eastAsia="Times New Roman" w:hAnsi="Times New Roman" w:cs="Times New Roman"/>
          <w:sz w:val="24"/>
          <w:szCs w:val="24"/>
        </w:rPr>
        <w:t>We refer to this type of feeding as stage-structured predation</w:t>
      </w:r>
      <w:r w:rsidR="0032697B">
        <w:rPr>
          <w:rFonts w:ascii="Times New Roman" w:eastAsia="Times New Roman" w:hAnsi="Times New Roman" w:cs="Times New Roman"/>
          <w:sz w:val="24"/>
          <w:szCs w:val="24"/>
        </w:rPr>
        <w:t xml:space="preserve">, in which </w:t>
      </w:r>
      <w:r>
        <w:rPr>
          <w:rFonts w:ascii="Times New Roman" w:eastAsia="Times New Roman" w:hAnsi="Times New Roman" w:cs="Times New Roman"/>
          <w:sz w:val="24"/>
          <w:szCs w:val="24"/>
        </w:rPr>
        <w:t>predators target different life-stages of the same prey species</w:t>
      </w:r>
      <w:r w:rsidR="008F2C72">
        <w:rPr>
          <w:rFonts w:ascii="Times New Roman" w:eastAsia="Times New Roman" w:hAnsi="Times New Roman" w:cs="Times New Roman"/>
          <w:sz w:val="24"/>
          <w:szCs w:val="24"/>
        </w:rPr>
        <w:t xml:space="preserve"> (De </w:t>
      </w:r>
      <w:proofErr w:type="spellStart"/>
      <w:r w:rsidR="008F2C72">
        <w:rPr>
          <w:rFonts w:ascii="Times New Roman" w:eastAsia="Times New Roman" w:hAnsi="Times New Roman" w:cs="Times New Roman"/>
          <w:sz w:val="24"/>
          <w:szCs w:val="24"/>
        </w:rPr>
        <w:t>Roos</w:t>
      </w:r>
      <w:proofErr w:type="spellEnd"/>
      <w:r w:rsidR="008F2C72">
        <w:rPr>
          <w:rFonts w:ascii="Times New Roman" w:eastAsia="Times New Roman" w:hAnsi="Times New Roman" w:cs="Times New Roman"/>
          <w:sz w:val="24"/>
          <w:szCs w:val="24"/>
        </w:rPr>
        <w:t xml:space="preserve"> et al. 2008, Miller and Rudolph 2011)</w:t>
      </w:r>
      <w:r>
        <w:rPr>
          <w:rFonts w:ascii="Times New Roman" w:eastAsia="Times New Roman" w:hAnsi="Times New Roman" w:cs="Times New Roman"/>
          <w:sz w:val="24"/>
          <w:szCs w:val="24"/>
        </w:rPr>
        <w:t>. While e</w:t>
      </w:r>
      <w:r w:rsidR="00CC562D">
        <w:rPr>
          <w:rFonts w:ascii="Times New Roman" w:eastAsia="Times New Roman" w:hAnsi="Times New Roman" w:cs="Times New Roman"/>
          <w:sz w:val="24"/>
          <w:szCs w:val="24"/>
        </w:rPr>
        <w:t xml:space="preserve">cologists have been aware of stage-structured feeding within food webs for decades (Hardy 1924, Hutchinson 1959, Werner and Gilliam 1984, Werner 1984), </w:t>
      </w:r>
      <w:r w:rsidR="004A6A13">
        <w:rPr>
          <w:rFonts w:ascii="Times New Roman" w:eastAsia="Times New Roman" w:hAnsi="Times New Roman" w:cs="Times New Roman"/>
          <w:sz w:val="24"/>
          <w:szCs w:val="24"/>
        </w:rPr>
        <w:t>it is</w:t>
      </w:r>
      <w:r w:rsidR="00CC562D">
        <w:rPr>
          <w:rFonts w:ascii="Times New Roman" w:eastAsia="Times New Roman" w:hAnsi="Times New Roman" w:cs="Times New Roman"/>
          <w:sz w:val="24"/>
          <w:szCs w:val="24"/>
        </w:rPr>
        <w:t xml:space="preserve"> often disregarded in classical ecological theory (</w:t>
      </w:r>
      <w:proofErr w:type="spellStart"/>
      <w:r w:rsidR="00CC562D">
        <w:rPr>
          <w:rFonts w:ascii="Times New Roman" w:eastAsia="Times New Roman" w:hAnsi="Times New Roman" w:cs="Times New Roman"/>
          <w:sz w:val="24"/>
          <w:szCs w:val="24"/>
        </w:rPr>
        <w:t>Bolnick</w:t>
      </w:r>
      <w:proofErr w:type="spellEnd"/>
      <w:r w:rsidR="00CC562D">
        <w:rPr>
          <w:rFonts w:ascii="Times New Roman" w:eastAsia="Times New Roman" w:hAnsi="Times New Roman" w:cs="Times New Roman"/>
          <w:sz w:val="24"/>
          <w:szCs w:val="24"/>
        </w:rPr>
        <w:t xml:space="preserve"> et al 2011, </w:t>
      </w:r>
      <w:proofErr w:type="spellStart"/>
      <w:r w:rsidR="00CC562D">
        <w:rPr>
          <w:rFonts w:ascii="Times New Roman" w:eastAsia="Times New Roman" w:hAnsi="Times New Roman" w:cs="Times New Roman"/>
          <w:sz w:val="24"/>
          <w:szCs w:val="24"/>
        </w:rPr>
        <w:t>Violle</w:t>
      </w:r>
      <w:proofErr w:type="spellEnd"/>
      <w:r w:rsidR="00CC562D">
        <w:rPr>
          <w:rFonts w:ascii="Times New Roman" w:eastAsia="Times New Roman" w:hAnsi="Times New Roman" w:cs="Times New Roman"/>
          <w:sz w:val="24"/>
          <w:szCs w:val="24"/>
        </w:rPr>
        <w:t xml:space="preserve"> et al 2012, Nilsson et al 2018). </w:t>
      </w:r>
      <w:bookmarkEnd w:id="73"/>
      <w:r w:rsidR="00C747AB">
        <w:rPr>
          <w:rFonts w:ascii="Times New Roman" w:eastAsia="Times New Roman" w:hAnsi="Times New Roman" w:cs="Times New Roman"/>
          <w:sz w:val="24"/>
          <w:szCs w:val="24"/>
        </w:rPr>
        <w:t xml:space="preserve">Yet </w:t>
      </w:r>
      <w:r w:rsidR="00CC562D">
        <w:rPr>
          <w:rFonts w:ascii="Times New Roman" w:eastAsia="Times New Roman" w:hAnsi="Times New Roman" w:cs="Times New Roman"/>
          <w:sz w:val="24"/>
          <w:szCs w:val="24"/>
        </w:rPr>
        <w:t xml:space="preserve">stage-structured feeding can </w:t>
      </w:r>
      <w:r w:rsidR="00C747AB">
        <w:rPr>
          <w:rFonts w:ascii="Times New Roman" w:eastAsia="Times New Roman" w:hAnsi="Times New Roman" w:cs="Times New Roman"/>
          <w:sz w:val="24"/>
          <w:szCs w:val="24"/>
        </w:rPr>
        <w:t>explain important</w:t>
      </w:r>
      <w:r w:rsidR="00CC562D">
        <w:rPr>
          <w:rFonts w:ascii="Times New Roman" w:eastAsia="Times New Roman" w:hAnsi="Times New Roman" w:cs="Times New Roman"/>
          <w:sz w:val="24"/>
          <w:szCs w:val="24"/>
        </w:rPr>
        <w:t xml:space="preserve"> ecological phenomena such as coexistence of predators </w:t>
      </w:r>
      <w:r w:rsidR="00C747AB">
        <w:rPr>
          <w:rFonts w:ascii="Times New Roman" w:eastAsia="Times New Roman" w:hAnsi="Times New Roman" w:cs="Times New Roman"/>
          <w:sz w:val="24"/>
          <w:szCs w:val="24"/>
        </w:rPr>
        <w:t>on shared prey taxa</w:t>
      </w:r>
      <w:r w:rsidR="00CC562D">
        <w:rPr>
          <w:rFonts w:ascii="Times New Roman" w:eastAsia="Times New Roman" w:hAnsi="Times New Roman" w:cs="Times New Roman"/>
          <w:sz w:val="24"/>
          <w:szCs w:val="24"/>
        </w:rPr>
        <w:t xml:space="preserve"> (</w:t>
      </w:r>
      <w:r w:rsidR="00CC562D">
        <w:rPr>
          <w:rFonts w:ascii="Times New Roman" w:eastAsia="Times New Roman" w:hAnsi="Times New Roman" w:cs="Times New Roman"/>
          <w:color w:val="212121"/>
          <w:sz w:val="24"/>
          <w:szCs w:val="24"/>
        </w:rPr>
        <w:t xml:space="preserve">De </w:t>
      </w:r>
      <w:proofErr w:type="spellStart"/>
      <w:r w:rsidR="00CC562D">
        <w:rPr>
          <w:rFonts w:ascii="Times New Roman" w:eastAsia="Times New Roman" w:hAnsi="Times New Roman" w:cs="Times New Roman"/>
          <w:color w:val="212121"/>
          <w:sz w:val="24"/>
          <w:szCs w:val="24"/>
        </w:rPr>
        <w:t>Roos</w:t>
      </w:r>
      <w:proofErr w:type="spellEnd"/>
      <w:r w:rsidR="00CC562D">
        <w:rPr>
          <w:rFonts w:ascii="Times New Roman" w:eastAsia="Times New Roman" w:hAnsi="Times New Roman" w:cs="Times New Roman"/>
          <w:color w:val="212121"/>
          <w:sz w:val="24"/>
          <w:szCs w:val="24"/>
        </w:rPr>
        <w:t xml:space="preserve"> et al. 2008), </w:t>
      </w:r>
      <w:r w:rsidR="00D1226E">
        <w:rPr>
          <w:rFonts w:ascii="Times New Roman" w:eastAsia="Times New Roman" w:hAnsi="Times New Roman" w:cs="Times New Roman"/>
          <w:color w:val="212121"/>
          <w:sz w:val="24"/>
          <w:szCs w:val="24"/>
        </w:rPr>
        <w:t>biomass overcompensation</w:t>
      </w:r>
      <w:r w:rsidR="00CC562D">
        <w:rPr>
          <w:rFonts w:ascii="Times New Roman" w:eastAsia="Times New Roman" w:hAnsi="Times New Roman" w:cs="Times New Roman"/>
          <w:color w:val="212121"/>
          <w:sz w:val="24"/>
          <w:szCs w:val="24"/>
        </w:rPr>
        <w:t xml:space="preserve"> (Miller and Rudolph 2011), and </w:t>
      </w:r>
      <w:r w:rsidR="008F2C72">
        <w:rPr>
          <w:rFonts w:ascii="Times New Roman" w:eastAsia="Times New Roman" w:hAnsi="Times New Roman" w:cs="Times New Roman"/>
          <w:color w:val="212121"/>
          <w:sz w:val="24"/>
          <w:szCs w:val="24"/>
        </w:rPr>
        <w:t>regulation of aquatic-terrestrial subsidies</w:t>
      </w:r>
      <w:r w:rsidR="00CC562D">
        <w:rPr>
          <w:rFonts w:ascii="Times New Roman" w:eastAsia="Times New Roman" w:hAnsi="Times New Roman" w:cs="Times New Roman"/>
          <w:sz w:val="24"/>
          <w:szCs w:val="24"/>
        </w:rPr>
        <w:t xml:space="preserve"> (</w:t>
      </w:r>
      <w:r w:rsidR="00A85DA0">
        <w:rPr>
          <w:rFonts w:ascii="Times New Roman" w:eastAsia="Times New Roman" w:hAnsi="Times New Roman" w:cs="Times New Roman"/>
          <w:sz w:val="24"/>
          <w:szCs w:val="24"/>
        </w:rPr>
        <w:t>Wesner</w:t>
      </w:r>
      <w:r w:rsidR="00654C04">
        <w:rPr>
          <w:rFonts w:ascii="Times New Roman" w:eastAsia="Times New Roman" w:hAnsi="Times New Roman" w:cs="Times New Roman"/>
          <w:sz w:val="24"/>
          <w:szCs w:val="24"/>
        </w:rPr>
        <w:t xml:space="preserve"> 201</w:t>
      </w:r>
      <w:r w:rsidR="00297F48">
        <w:rPr>
          <w:rFonts w:ascii="Times New Roman" w:eastAsia="Times New Roman" w:hAnsi="Times New Roman" w:cs="Times New Roman"/>
          <w:sz w:val="24"/>
          <w:szCs w:val="24"/>
        </w:rPr>
        <w:t>7</w:t>
      </w:r>
      <w:r w:rsidR="00654C04">
        <w:rPr>
          <w:rFonts w:ascii="Times New Roman" w:eastAsia="Times New Roman" w:hAnsi="Times New Roman" w:cs="Times New Roman"/>
          <w:sz w:val="24"/>
          <w:szCs w:val="24"/>
        </w:rPr>
        <w:t xml:space="preserve">, </w:t>
      </w:r>
      <w:r w:rsidR="00CC562D">
        <w:rPr>
          <w:rFonts w:ascii="Times New Roman" w:eastAsia="Times New Roman" w:hAnsi="Times New Roman" w:cs="Times New Roman"/>
          <w:sz w:val="24"/>
          <w:szCs w:val="24"/>
        </w:rPr>
        <w:t>Clegg et al</w:t>
      </w:r>
      <w:r w:rsidR="007D6506">
        <w:rPr>
          <w:rFonts w:ascii="Times New Roman" w:eastAsia="Times New Roman" w:hAnsi="Times New Roman" w:cs="Times New Roman"/>
          <w:sz w:val="24"/>
          <w:szCs w:val="24"/>
        </w:rPr>
        <w:t>.</w:t>
      </w:r>
      <w:r w:rsidR="00CC562D">
        <w:rPr>
          <w:rFonts w:ascii="Times New Roman" w:eastAsia="Times New Roman" w:hAnsi="Times New Roman" w:cs="Times New Roman"/>
          <w:sz w:val="24"/>
          <w:szCs w:val="24"/>
        </w:rPr>
        <w:t xml:space="preserve"> 2018).</w:t>
      </w:r>
      <w:r w:rsidR="00250C2D">
        <w:rPr>
          <w:rFonts w:ascii="Times New Roman" w:eastAsia="Times New Roman" w:hAnsi="Times New Roman" w:cs="Times New Roman"/>
          <w:sz w:val="24"/>
          <w:szCs w:val="24"/>
        </w:rPr>
        <w:t xml:space="preserve"> </w:t>
      </w:r>
    </w:p>
    <w:p w14:paraId="00000024" w14:textId="3559A011" w:rsidR="00C85381" w:rsidRDefault="004A6A13">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study was to </w:t>
      </w:r>
      <w:r w:rsidR="001F774D">
        <w:rPr>
          <w:rFonts w:ascii="Times New Roman" w:eastAsia="Times New Roman" w:hAnsi="Times New Roman" w:cs="Times New Roman"/>
          <w:sz w:val="24"/>
          <w:szCs w:val="24"/>
        </w:rPr>
        <w:t>quantif</w:t>
      </w:r>
      <w:r>
        <w:rPr>
          <w:rFonts w:ascii="Times New Roman" w:eastAsia="Times New Roman" w:hAnsi="Times New Roman" w:cs="Times New Roman"/>
          <w:sz w:val="24"/>
          <w:szCs w:val="24"/>
        </w:rPr>
        <w:t>y natural variation in</w:t>
      </w:r>
      <w:r w:rsidR="007D6506">
        <w:rPr>
          <w:rFonts w:ascii="Times New Roman" w:eastAsia="Times New Roman" w:hAnsi="Times New Roman" w:cs="Times New Roman"/>
          <w:sz w:val="24"/>
          <w:szCs w:val="24"/>
        </w:rPr>
        <w:t xml:space="preserve"> terrestrial and</w:t>
      </w:r>
      <w:r w:rsidR="001F774D">
        <w:rPr>
          <w:rFonts w:ascii="Times New Roman" w:eastAsia="Times New Roman" w:hAnsi="Times New Roman" w:cs="Times New Roman"/>
          <w:sz w:val="24"/>
          <w:szCs w:val="24"/>
        </w:rPr>
        <w:t xml:space="preserve"> stage-structured</w:t>
      </w:r>
      <w:r w:rsidR="00FC7223">
        <w:rPr>
          <w:rFonts w:ascii="Times New Roman" w:eastAsia="Times New Roman" w:hAnsi="Times New Roman" w:cs="Times New Roman"/>
          <w:sz w:val="24"/>
          <w:szCs w:val="24"/>
        </w:rPr>
        <w:t xml:space="preserve"> feeding </w:t>
      </w:r>
      <w:r>
        <w:rPr>
          <w:rFonts w:ascii="Times New Roman" w:eastAsia="Times New Roman" w:hAnsi="Times New Roman" w:cs="Times New Roman"/>
          <w:sz w:val="24"/>
          <w:szCs w:val="24"/>
        </w:rPr>
        <w:t>by</w:t>
      </w:r>
      <w:r w:rsidR="00452967">
        <w:rPr>
          <w:rFonts w:ascii="Times New Roman" w:eastAsia="Times New Roman" w:hAnsi="Times New Roman" w:cs="Times New Roman"/>
          <w:sz w:val="24"/>
          <w:szCs w:val="24"/>
        </w:rPr>
        <w:t xml:space="preserve"> fishes.</w:t>
      </w:r>
      <w:r>
        <w:rPr>
          <w:rFonts w:ascii="Times New Roman" w:eastAsia="Times New Roman" w:hAnsi="Times New Roman" w:cs="Times New Roman"/>
          <w:sz w:val="24"/>
          <w:szCs w:val="24"/>
        </w:rPr>
        <w:t xml:space="preserve"> In particular, we </w:t>
      </w:r>
      <w:r w:rsidR="003F0BA9">
        <w:rPr>
          <w:rFonts w:ascii="Times New Roman" w:eastAsia="Times New Roman" w:hAnsi="Times New Roman" w:cs="Times New Roman"/>
          <w:sz w:val="24"/>
          <w:szCs w:val="24"/>
        </w:rPr>
        <w:t>measured</w:t>
      </w:r>
      <w:r>
        <w:rPr>
          <w:rFonts w:ascii="Times New Roman" w:eastAsia="Times New Roman" w:hAnsi="Times New Roman" w:cs="Times New Roman"/>
          <w:sz w:val="24"/>
          <w:szCs w:val="24"/>
        </w:rPr>
        <w:t xml:space="preserve"> the fraction of total</w:t>
      </w:r>
      <w:ins w:id="74" w:author="Kanz, Abraham" w:date="2021-07-22T19:34:00Z">
        <w:r w:rsidR="00124326">
          <w:rPr>
            <w:rFonts w:ascii="Times New Roman" w:eastAsia="Times New Roman" w:hAnsi="Times New Roman" w:cs="Times New Roman"/>
            <w:sz w:val="24"/>
            <w:szCs w:val="24"/>
          </w:rPr>
          <w:t xml:space="preserve"> insect</w:t>
        </w:r>
      </w:ins>
      <w:r>
        <w:rPr>
          <w:rFonts w:ascii="Times New Roman" w:eastAsia="Times New Roman" w:hAnsi="Times New Roman" w:cs="Times New Roman"/>
          <w:sz w:val="24"/>
          <w:szCs w:val="24"/>
        </w:rPr>
        <w:t xml:space="preserve"> prey in fish diets that </w:t>
      </w:r>
      <w:r>
        <w:rPr>
          <w:rFonts w:ascii="Times New Roman" w:eastAsia="Times New Roman" w:hAnsi="Times New Roman" w:cs="Times New Roman"/>
          <w:sz w:val="24"/>
          <w:szCs w:val="24"/>
        </w:rPr>
        <w:lastRenderedPageBreak/>
        <w:t>w</w:t>
      </w:r>
      <w:r w:rsidR="003F0BA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eaten </w:t>
      </w:r>
      <w:del w:id="75" w:author="Kanz, Abraham" w:date="2021-07-21T17:19:00Z">
        <w:r w:rsidR="007D6506" w:rsidDel="00416BF7">
          <w:rPr>
            <w:rFonts w:ascii="Times New Roman" w:eastAsia="Times New Roman" w:hAnsi="Times New Roman" w:cs="Times New Roman"/>
            <w:sz w:val="24"/>
            <w:szCs w:val="24"/>
          </w:rPr>
          <w:delText>either</w:delText>
        </w:r>
      </w:del>
      <w:del w:id="76" w:author="Kanz, Abraham" w:date="2021-07-22T19:35:00Z">
        <w:r w:rsidR="007D6506" w:rsidDel="00E81431">
          <w:rPr>
            <w:rFonts w:ascii="Times New Roman" w:eastAsia="Times New Roman" w:hAnsi="Times New Roman" w:cs="Times New Roman"/>
            <w:sz w:val="24"/>
            <w:szCs w:val="24"/>
          </w:rPr>
          <w:delText xml:space="preserve"> </w:delText>
        </w:r>
      </w:del>
      <w:r w:rsidR="007D6506">
        <w:rPr>
          <w:rFonts w:ascii="Times New Roman" w:eastAsia="Times New Roman" w:hAnsi="Times New Roman" w:cs="Times New Roman"/>
          <w:sz w:val="24"/>
          <w:szCs w:val="24"/>
        </w:rPr>
        <w:t xml:space="preserve">as </w:t>
      </w:r>
      <w:ins w:id="77" w:author="Kanz, Abraham" w:date="2021-07-21T17:19:00Z">
        <w:r w:rsidR="00416BF7">
          <w:rPr>
            <w:rFonts w:ascii="Times New Roman" w:eastAsia="Times New Roman" w:hAnsi="Times New Roman" w:cs="Times New Roman"/>
            <w:sz w:val="24"/>
            <w:szCs w:val="24"/>
          </w:rPr>
          <w:t>larval, pupal, or adult</w:t>
        </w:r>
      </w:ins>
      <w:del w:id="78" w:author="Kanz, Abraham" w:date="2021-07-21T17:19:00Z">
        <w:r w:rsidR="007D6506" w:rsidDel="00416BF7">
          <w:rPr>
            <w:rFonts w:ascii="Times New Roman" w:eastAsia="Times New Roman" w:hAnsi="Times New Roman" w:cs="Times New Roman"/>
            <w:sz w:val="24"/>
            <w:szCs w:val="24"/>
          </w:rPr>
          <w:delText>terrestrial</w:delText>
        </w:r>
      </w:del>
      <w:r w:rsidR="007D6506">
        <w:rPr>
          <w:rFonts w:ascii="Times New Roman" w:eastAsia="Times New Roman" w:hAnsi="Times New Roman" w:cs="Times New Roman"/>
          <w:sz w:val="24"/>
          <w:szCs w:val="24"/>
        </w:rPr>
        <w:t xml:space="preserve"> </w:t>
      </w:r>
      <w:del w:id="79" w:author="Kanz, Abraham" w:date="2021-07-21T17:20:00Z">
        <w:r w:rsidR="007D6506" w:rsidDel="00416BF7">
          <w:rPr>
            <w:rFonts w:ascii="Times New Roman" w:eastAsia="Times New Roman" w:hAnsi="Times New Roman" w:cs="Times New Roman"/>
            <w:sz w:val="24"/>
            <w:szCs w:val="24"/>
          </w:rPr>
          <w:delText xml:space="preserve">prey or as aquatic prey in </w:delText>
        </w:r>
        <w:r w:rsidDel="00416BF7">
          <w:rPr>
            <w:rFonts w:ascii="Times New Roman" w:eastAsia="Times New Roman" w:hAnsi="Times New Roman" w:cs="Times New Roman"/>
            <w:sz w:val="24"/>
            <w:szCs w:val="24"/>
          </w:rPr>
          <w:delText xml:space="preserve">“non-consumer” </w:delText>
        </w:r>
      </w:del>
      <w:r>
        <w:rPr>
          <w:rFonts w:ascii="Times New Roman" w:eastAsia="Times New Roman" w:hAnsi="Times New Roman" w:cs="Times New Roman"/>
          <w:sz w:val="24"/>
          <w:szCs w:val="24"/>
        </w:rPr>
        <w:t>life-stages (</w:t>
      </w:r>
      <w:del w:id="80" w:author="Kanz, Abraham" w:date="2021-07-21T17:19:00Z">
        <w:r w:rsidR="003F0BA9" w:rsidDel="00416BF7">
          <w:rPr>
            <w:rFonts w:ascii="Times New Roman" w:eastAsia="Times New Roman" w:hAnsi="Times New Roman" w:cs="Times New Roman"/>
            <w:sz w:val="24"/>
            <w:szCs w:val="24"/>
          </w:rPr>
          <w:delText xml:space="preserve">e.g., pupae or larvae; </w:delText>
        </w:r>
      </w:del>
      <w:r>
        <w:rPr>
          <w:rFonts w:ascii="Times New Roman" w:eastAsia="Times New Roman" w:hAnsi="Times New Roman" w:cs="Times New Roman"/>
          <w:sz w:val="24"/>
          <w:szCs w:val="24"/>
        </w:rPr>
        <w:t>Figure 1).</w:t>
      </w:r>
      <w:r w:rsidR="00F760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hypothesized that</w:t>
      </w:r>
      <w:r w:rsidR="007D6506">
        <w:rPr>
          <w:rFonts w:ascii="Times New Roman" w:eastAsia="Times New Roman" w:hAnsi="Times New Roman" w:cs="Times New Roman"/>
          <w:sz w:val="24"/>
          <w:szCs w:val="24"/>
        </w:rPr>
        <w:t xml:space="preserve"> </w:t>
      </w:r>
      <w:ins w:id="81" w:author="Kanz, Abraham" w:date="2021-07-21T17:20:00Z">
        <w:r w:rsidR="00416BF7">
          <w:rPr>
            <w:rFonts w:ascii="Times New Roman" w:eastAsia="Times New Roman" w:hAnsi="Times New Roman" w:cs="Times New Roman"/>
            <w:sz w:val="24"/>
            <w:szCs w:val="24"/>
          </w:rPr>
          <w:t>all</w:t>
        </w:r>
      </w:ins>
      <w:del w:id="82" w:author="Kanz, Abraham" w:date="2021-07-21T17:20:00Z">
        <w:r w:rsidR="007D6506" w:rsidDel="00416BF7">
          <w:rPr>
            <w:rFonts w:ascii="Times New Roman" w:eastAsia="Times New Roman" w:hAnsi="Times New Roman" w:cs="Times New Roman"/>
            <w:sz w:val="24"/>
            <w:szCs w:val="24"/>
          </w:rPr>
          <w:delText>both</w:delText>
        </w:r>
      </w:del>
      <w:r>
        <w:rPr>
          <w:rFonts w:ascii="Times New Roman" w:eastAsia="Times New Roman" w:hAnsi="Times New Roman" w:cs="Times New Roman"/>
          <w:sz w:val="24"/>
          <w:szCs w:val="24"/>
        </w:rPr>
        <w:t xml:space="preserve"> fraction</w:t>
      </w:r>
      <w:r w:rsidR="007D650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would </w:t>
      </w:r>
      <w:r w:rsidR="007D6506">
        <w:rPr>
          <w:rFonts w:ascii="Times New Roman" w:eastAsia="Times New Roman" w:hAnsi="Times New Roman" w:cs="Times New Roman"/>
          <w:sz w:val="24"/>
          <w:szCs w:val="24"/>
        </w:rPr>
        <w:t xml:space="preserve">be substantial, </w:t>
      </w:r>
      <w:ins w:id="83" w:author="Kanz, Abraham" w:date="2021-07-21T17:22:00Z">
        <w:r w:rsidR="005B2DF0">
          <w:rPr>
            <w:rFonts w:ascii="Times New Roman" w:eastAsia="Times New Roman" w:hAnsi="Times New Roman" w:cs="Times New Roman"/>
            <w:sz w:val="24"/>
            <w:szCs w:val="24"/>
          </w:rPr>
          <w:t xml:space="preserve">but </w:t>
        </w:r>
      </w:ins>
      <w:ins w:id="84" w:author="Kanz, Abraham" w:date="2021-07-21T17:24:00Z">
        <w:r w:rsidR="005B2DF0">
          <w:rPr>
            <w:rFonts w:ascii="Times New Roman" w:eastAsia="Times New Roman" w:hAnsi="Times New Roman" w:cs="Times New Roman"/>
            <w:sz w:val="24"/>
            <w:szCs w:val="24"/>
          </w:rPr>
          <w:t xml:space="preserve">that </w:t>
        </w:r>
      </w:ins>
      <w:ins w:id="85" w:author="Kanz, Abraham" w:date="2021-07-21T17:22:00Z">
        <w:r w:rsidR="005B2DF0">
          <w:rPr>
            <w:rFonts w:ascii="Times New Roman" w:eastAsia="Times New Roman" w:hAnsi="Times New Roman" w:cs="Times New Roman"/>
            <w:sz w:val="24"/>
            <w:szCs w:val="24"/>
          </w:rPr>
          <w:t>some species would show preference for consumption of pupal and adult pre</w:t>
        </w:r>
      </w:ins>
      <w:ins w:id="86" w:author="Kanz, Abraham" w:date="2021-07-21T17:23:00Z">
        <w:r w:rsidR="005B2DF0">
          <w:rPr>
            <w:rFonts w:ascii="Times New Roman" w:eastAsia="Times New Roman" w:hAnsi="Times New Roman" w:cs="Times New Roman"/>
            <w:sz w:val="24"/>
            <w:szCs w:val="24"/>
          </w:rPr>
          <w:t>y while others w</w:t>
        </w:r>
      </w:ins>
      <w:ins w:id="87" w:author="Kanz, Abraham" w:date="2021-07-21T17:24:00Z">
        <w:r w:rsidR="005B2DF0">
          <w:rPr>
            <w:rFonts w:ascii="Times New Roman" w:eastAsia="Times New Roman" w:hAnsi="Times New Roman" w:cs="Times New Roman"/>
            <w:sz w:val="24"/>
            <w:szCs w:val="24"/>
          </w:rPr>
          <w:t xml:space="preserve">ould be </w:t>
        </w:r>
      </w:ins>
      <w:ins w:id="88" w:author="Kanz, Abraham" w:date="2021-07-21T17:23:00Z">
        <w:r w:rsidR="005B2DF0">
          <w:rPr>
            <w:rFonts w:ascii="Times New Roman" w:eastAsia="Times New Roman" w:hAnsi="Times New Roman" w:cs="Times New Roman"/>
            <w:sz w:val="24"/>
            <w:szCs w:val="24"/>
          </w:rPr>
          <w:t>more likely to primarily access larval prey.</w:t>
        </w:r>
      </w:ins>
      <w:del w:id="89" w:author="Kanz, Abraham" w:date="2021-07-21T17:22:00Z">
        <w:r w:rsidR="007D6506" w:rsidDel="005B2DF0">
          <w:rPr>
            <w:rFonts w:ascii="Times New Roman" w:eastAsia="Times New Roman" w:hAnsi="Times New Roman" w:cs="Times New Roman"/>
            <w:sz w:val="24"/>
            <w:szCs w:val="24"/>
          </w:rPr>
          <w:delText xml:space="preserve">with the </w:delText>
        </w:r>
      </w:del>
      <w:del w:id="90" w:author="Kanz, Abraham" w:date="2021-07-21T17:20:00Z">
        <w:r w:rsidR="007D6506" w:rsidDel="00416BF7">
          <w:rPr>
            <w:rFonts w:ascii="Times New Roman" w:eastAsia="Times New Roman" w:hAnsi="Times New Roman" w:cs="Times New Roman"/>
            <w:sz w:val="24"/>
            <w:szCs w:val="24"/>
          </w:rPr>
          <w:delText>latter</w:delText>
        </w:r>
      </w:del>
      <w:del w:id="91" w:author="Kanz, Abraham" w:date="2021-07-21T17:22:00Z">
        <w:r w:rsidR="007D6506" w:rsidDel="005B2DF0">
          <w:rPr>
            <w:rFonts w:ascii="Times New Roman" w:eastAsia="Times New Roman" w:hAnsi="Times New Roman" w:cs="Times New Roman"/>
            <w:sz w:val="24"/>
            <w:szCs w:val="24"/>
          </w:rPr>
          <w:delText xml:space="preserve"> fraction</w:delText>
        </w:r>
      </w:del>
      <w:del w:id="92" w:author="Kanz, Abraham" w:date="2021-07-21T17:21:00Z">
        <w:r w:rsidR="007D6506" w:rsidDel="00416BF7">
          <w:rPr>
            <w:rFonts w:ascii="Times New Roman" w:eastAsia="Times New Roman" w:hAnsi="Times New Roman" w:cs="Times New Roman"/>
            <w:sz w:val="24"/>
            <w:szCs w:val="24"/>
          </w:rPr>
          <w:delText xml:space="preserve"> (% non-consumers)</w:delText>
        </w:r>
      </w:del>
      <w:del w:id="93" w:author="Kanz, Abraham" w:date="2021-07-21T17:22:00Z">
        <w:r w:rsidR="007D6506" w:rsidDel="005B2DF0">
          <w:rPr>
            <w:rFonts w:ascii="Times New Roman" w:eastAsia="Times New Roman" w:hAnsi="Times New Roman" w:cs="Times New Roman"/>
            <w:sz w:val="24"/>
            <w:szCs w:val="24"/>
          </w:rPr>
          <w:delText xml:space="preserve"> increasing</w:delText>
        </w:r>
        <w:r w:rsidDel="005B2DF0">
          <w:rPr>
            <w:rFonts w:ascii="Times New Roman" w:eastAsia="Times New Roman" w:hAnsi="Times New Roman" w:cs="Times New Roman"/>
            <w:sz w:val="24"/>
            <w:szCs w:val="24"/>
          </w:rPr>
          <w:delText xml:space="preserve"> during periods of high insect emergence</w:delText>
        </w:r>
        <w:r w:rsidR="0032697B" w:rsidDel="005B2DF0">
          <w:rPr>
            <w:rFonts w:ascii="Times New Roman" w:eastAsia="Times New Roman" w:hAnsi="Times New Roman" w:cs="Times New Roman"/>
            <w:sz w:val="24"/>
            <w:szCs w:val="24"/>
          </w:rPr>
          <w:delText>. We also</w:delText>
        </w:r>
        <w:r w:rsidDel="005B2DF0">
          <w:rPr>
            <w:rFonts w:ascii="Times New Roman" w:eastAsia="Times New Roman" w:hAnsi="Times New Roman" w:cs="Times New Roman"/>
            <w:sz w:val="24"/>
            <w:szCs w:val="24"/>
          </w:rPr>
          <w:delText xml:space="preserve"> </w:delText>
        </w:r>
        <w:r w:rsidR="003F0BA9" w:rsidDel="005B2DF0">
          <w:rPr>
            <w:rFonts w:ascii="Times New Roman" w:eastAsia="Times New Roman" w:hAnsi="Times New Roman" w:cs="Times New Roman"/>
            <w:sz w:val="24"/>
            <w:szCs w:val="24"/>
          </w:rPr>
          <w:delText>predicted</w:delText>
        </w:r>
        <w:r w:rsidR="00F760C7" w:rsidDel="005B2DF0">
          <w:rPr>
            <w:rFonts w:ascii="Times New Roman" w:eastAsia="Times New Roman" w:hAnsi="Times New Roman" w:cs="Times New Roman"/>
            <w:sz w:val="24"/>
            <w:szCs w:val="24"/>
          </w:rPr>
          <w:delText xml:space="preserve"> that the fraction of total fish diets </w:delText>
        </w:r>
        <w:r w:rsidR="0074793C" w:rsidDel="005B2DF0">
          <w:rPr>
            <w:rFonts w:ascii="Times New Roman" w:eastAsia="Times New Roman" w:hAnsi="Times New Roman" w:cs="Times New Roman"/>
            <w:sz w:val="24"/>
            <w:szCs w:val="24"/>
          </w:rPr>
          <w:delText>containing</w:delText>
        </w:r>
        <w:r w:rsidR="007D6506" w:rsidDel="005B2DF0">
          <w:rPr>
            <w:rFonts w:ascii="Times New Roman" w:eastAsia="Times New Roman" w:hAnsi="Times New Roman" w:cs="Times New Roman"/>
            <w:sz w:val="24"/>
            <w:szCs w:val="24"/>
          </w:rPr>
          <w:delText xml:space="preserve"> </w:delText>
        </w:r>
      </w:del>
      <w:del w:id="94" w:author="Kanz, Abraham" w:date="2021-07-21T17:21:00Z">
        <w:r w:rsidR="007D6506" w:rsidDel="005B2DF0">
          <w:rPr>
            <w:rFonts w:ascii="Times New Roman" w:eastAsia="Times New Roman" w:hAnsi="Times New Roman" w:cs="Times New Roman"/>
            <w:sz w:val="24"/>
            <w:szCs w:val="24"/>
          </w:rPr>
          <w:delText>terrestrial or</w:delText>
        </w:r>
        <w:r w:rsidR="00F760C7" w:rsidDel="005B2DF0">
          <w:rPr>
            <w:rFonts w:ascii="Times New Roman" w:eastAsia="Times New Roman" w:hAnsi="Times New Roman" w:cs="Times New Roman"/>
            <w:sz w:val="24"/>
            <w:szCs w:val="24"/>
          </w:rPr>
          <w:delText xml:space="preserve"> non-consumer prey </w:delText>
        </w:r>
      </w:del>
      <w:del w:id="95" w:author="Kanz, Abraham" w:date="2021-07-21T17:22:00Z">
        <w:r w:rsidR="00F760C7" w:rsidDel="005B2DF0">
          <w:rPr>
            <w:rFonts w:ascii="Times New Roman" w:eastAsia="Times New Roman" w:hAnsi="Times New Roman" w:cs="Times New Roman"/>
            <w:sz w:val="24"/>
            <w:szCs w:val="24"/>
          </w:rPr>
          <w:delText>would be lowest in benthic-feeding fish</w:delText>
        </w:r>
        <w:r w:rsidDel="005B2DF0">
          <w:rPr>
            <w:rFonts w:ascii="Times New Roman" w:eastAsia="Times New Roman" w:hAnsi="Times New Roman" w:cs="Times New Roman"/>
            <w:sz w:val="24"/>
            <w:szCs w:val="24"/>
          </w:rPr>
          <w:delText xml:space="preserve">, </w:delText>
        </w:r>
        <w:r w:rsidR="00F760C7" w:rsidDel="005B2DF0">
          <w:rPr>
            <w:rFonts w:ascii="Times New Roman" w:eastAsia="Times New Roman" w:hAnsi="Times New Roman" w:cs="Times New Roman"/>
            <w:sz w:val="24"/>
            <w:szCs w:val="24"/>
          </w:rPr>
          <w:delText>highest in surface-feeding fish</w:delText>
        </w:r>
        <w:r w:rsidDel="005B2DF0">
          <w:rPr>
            <w:rFonts w:ascii="Times New Roman" w:eastAsia="Times New Roman" w:hAnsi="Times New Roman" w:cs="Times New Roman"/>
            <w:sz w:val="24"/>
            <w:szCs w:val="24"/>
          </w:rPr>
          <w:delText>, and intermediate in fishes that feed at all levels of the water column (intermediate feeders)</w:delText>
        </w:r>
        <w:r w:rsidR="00F760C7" w:rsidDel="005B2DF0">
          <w:rPr>
            <w:rFonts w:ascii="Times New Roman" w:eastAsia="Times New Roman" w:hAnsi="Times New Roman" w:cs="Times New Roman"/>
            <w:sz w:val="24"/>
            <w:szCs w:val="24"/>
          </w:rPr>
          <w:delText xml:space="preserve">. </w:delText>
        </w:r>
      </w:del>
    </w:p>
    <w:p w14:paraId="00000025"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Sampling Methods</w:t>
      </w:r>
    </w:p>
    <w:p w14:paraId="732CF626" w14:textId="5CFDCDC4" w:rsidR="009D0C37" w:rsidRDefault="004D08DC" w:rsidP="009D0C37">
      <w:pPr>
        <w:spacing w:after="0" w:line="480" w:lineRule="auto"/>
        <w:ind w:firstLine="720"/>
        <w:rPr>
          <w:rFonts w:ascii="Times New Roman" w:eastAsia="Times New Roman" w:hAnsi="Times New Roman" w:cs="Times New Roman"/>
          <w:sz w:val="24"/>
          <w:szCs w:val="24"/>
        </w:rPr>
      </w:pPr>
      <w:bookmarkStart w:id="96" w:name="_Hlk48637263"/>
      <w:r>
        <w:rPr>
          <w:rFonts w:ascii="Times New Roman" w:eastAsia="Times New Roman" w:hAnsi="Times New Roman" w:cs="Times New Roman"/>
          <w:sz w:val="24"/>
          <w:szCs w:val="24"/>
        </w:rPr>
        <w:t xml:space="preserve">Four sites, two backwaters and two </w:t>
      </w:r>
      <w:r w:rsidR="00BA566A">
        <w:rPr>
          <w:rFonts w:ascii="Times New Roman" w:eastAsia="Times New Roman" w:hAnsi="Times New Roman" w:cs="Times New Roman"/>
          <w:sz w:val="24"/>
          <w:szCs w:val="24"/>
        </w:rPr>
        <w:t xml:space="preserve">sites within one </w:t>
      </w:r>
      <w:r>
        <w:rPr>
          <w:rFonts w:ascii="Times New Roman" w:eastAsia="Times New Roman" w:hAnsi="Times New Roman" w:cs="Times New Roman"/>
          <w:sz w:val="24"/>
          <w:szCs w:val="24"/>
        </w:rPr>
        <w:t>stream, were sampl</w:t>
      </w:r>
      <w:r w:rsidR="00D700A7">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during</w:t>
      </w:r>
      <w:r w:rsidR="00D700A7">
        <w:rPr>
          <w:rFonts w:ascii="Times New Roman" w:eastAsia="Times New Roman" w:hAnsi="Times New Roman" w:cs="Times New Roman"/>
          <w:sz w:val="24"/>
          <w:szCs w:val="24"/>
        </w:rPr>
        <w:t xml:space="preserve"> the summer for</w:t>
      </w:r>
      <w:r>
        <w:rPr>
          <w:rFonts w:ascii="Times New Roman" w:eastAsia="Times New Roman" w:hAnsi="Times New Roman" w:cs="Times New Roman"/>
          <w:sz w:val="24"/>
          <w:szCs w:val="24"/>
        </w:rPr>
        <w:t xml:space="preserve"> this study. </w:t>
      </w:r>
      <w:bookmarkEnd w:id="96"/>
      <w:r>
        <w:rPr>
          <w:rFonts w:ascii="Times New Roman" w:eastAsia="Times New Roman" w:hAnsi="Times New Roman" w:cs="Times New Roman"/>
          <w:sz w:val="24"/>
          <w:szCs w:val="24"/>
        </w:rPr>
        <w:t xml:space="preserve">Sites were chosen to increase the breadth of fish species sampled. The backwater sites were connected to the main channel of the Missouri River. The two backwater sites were Burbank beach (latitude: 42°40'11.88"N, longitude: 96°47'22.82"W) and Gunderson backwater (latitude: 42°44'56.56"N, longitude: 96°57'12.08"W). Stream sites were at different locations along the same ephemeral stream system, a first order tributary of the Vermillion </w:t>
      </w:r>
      <w:ins w:id="97" w:author="Kanz, Abraham" w:date="2021-07-20T19:23:00Z">
        <w:r w:rsidR="00BA1A16">
          <w:rPr>
            <w:rFonts w:ascii="Times New Roman" w:eastAsia="Times New Roman" w:hAnsi="Times New Roman" w:cs="Times New Roman"/>
            <w:sz w:val="24"/>
            <w:szCs w:val="24"/>
          </w:rPr>
          <w:t>R</w:t>
        </w:r>
      </w:ins>
      <w:del w:id="98" w:author="Kanz, Abraham" w:date="2021-07-20T19:23:00Z">
        <w:r w:rsidDel="00BA1A16">
          <w:rPr>
            <w:rFonts w:ascii="Times New Roman" w:eastAsia="Times New Roman" w:hAnsi="Times New Roman" w:cs="Times New Roman"/>
            <w:sz w:val="24"/>
            <w:szCs w:val="24"/>
          </w:rPr>
          <w:delText>r</w:delText>
        </w:r>
      </w:del>
      <w:r>
        <w:rPr>
          <w:rFonts w:ascii="Times New Roman" w:eastAsia="Times New Roman" w:hAnsi="Times New Roman" w:cs="Times New Roman"/>
          <w:sz w:val="24"/>
          <w:szCs w:val="24"/>
        </w:rPr>
        <w:t>iver called Spirit Mound Creek, with a width less than 3m and a depth of ~1m (fluctuating with precipitation). The stream sites were upstream (latitude: 42°52'4.29"N, longitude: 96°57'16.25"W) and downstream (latitude: 42°51'7.39"N, longitude: 96°56'39.28"W)</w:t>
      </w:r>
      <w:ins w:id="99" w:author="Kanz, Abraham" w:date="2021-07-20T19:55:00Z">
        <w:r w:rsidR="006B44BD">
          <w:rPr>
            <w:rFonts w:ascii="Times New Roman" w:eastAsia="Times New Roman" w:hAnsi="Times New Roman" w:cs="Times New Roman"/>
            <w:sz w:val="24"/>
            <w:szCs w:val="24"/>
          </w:rPr>
          <w:t xml:space="preserve"> within the s</w:t>
        </w:r>
      </w:ins>
      <w:ins w:id="100" w:author="Kanz, Abraham" w:date="2021-07-20T19:56:00Z">
        <w:r w:rsidR="006B44BD">
          <w:rPr>
            <w:rFonts w:ascii="Times New Roman" w:eastAsia="Times New Roman" w:hAnsi="Times New Roman" w:cs="Times New Roman"/>
            <w:sz w:val="24"/>
            <w:szCs w:val="24"/>
          </w:rPr>
          <w:t>ame stream system</w:t>
        </w:r>
      </w:ins>
      <w:r>
        <w:rPr>
          <w:rFonts w:ascii="Times New Roman" w:eastAsia="Times New Roman" w:hAnsi="Times New Roman" w:cs="Times New Roman"/>
          <w:sz w:val="24"/>
          <w:szCs w:val="24"/>
        </w:rPr>
        <w:t>.</w:t>
      </w:r>
      <w:r w:rsidR="00AD561A">
        <w:rPr>
          <w:rFonts w:ascii="Times New Roman" w:eastAsia="Times New Roman" w:hAnsi="Times New Roman" w:cs="Times New Roman"/>
          <w:sz w:val="24"/>
          <w:szCs w:val="24"/>
        </w:rPr>
        <w:t xml:space="preserve"> </w:t>
      </w:r>
      <w:bookmarkStart w:id="101" w:name="_Hlk48638551"/>
      <w:r w:rsidR="00AD561A">
        <w:rPr>
          <w:rFonts w:ascii="Times New Roman" w:eastAsia="Times New Roman" w:hAnsi="Times New Roman" w:cs="Times New Roman"/>
          <w:sz w:val="24"/>
          <w:szCs w:val="24"/>
        </w:rPr>
        <w:t xml:space="preserve">All sites </w:t>
      </w:r>
      <w:r w:rsidR="006A165A">
        <w:rPr>
          <w:rFonts w:ascii="Times New Roman" w:eastAsia="Times New Roman" w:hAnsi="Times New Roman" w:cs="Times New Roman"/>
          <w:sz w:val="24"/>
          <w:szCs w:val="24"/>
        </w:rPr>
        <w:t>are in</w:t>
      </w:r>
      <w:r w:rsidR="00AD561A">
        <w:rPr>
          <w:rFonts w:ascii="Times New Roman" w:eastAsia="Times New Roman" w:hAnsi="Times New Roman" w:cs="Times New Roman"/>
          <w:sz w:val="24"/>
          <w:szCs w:val="24"/>
        </w:rPr>
        <w:t xml:space="preserve"> SE South Dakota, </w:t>
      </w:r>
      <w:r w:rsidR="0067717F">
        <w:rPr>
          <w:rFonts w:ascii="Times New Roman" w:eastAsia="Times New Roman" w:hAnsi="Times New Roman" w:cs="Times New Roman"/>
          <w:sz w:val="24"/>
          <w:szCs w:val="24"/>
        </w:rPr>
        <w:t>USA</w:t>
      </w:r>
      <w:r w:rsidR="00AD561A">
        <w:rPr>
          <w:rFonts w:ascii="Times New Roman" w:eastAsia="Times New Roman" w:hAnsi="Times New Roman" w:cs="Times New Roman"/>
          <w:sz w:val="24"/>
          <w:szCs w:val="24"/>
        </w:rPr>
        <w:t xml:space="preserve">. </w:t>
      </w:r>
      <w:bookmarkEnd w:id="101"/>
    </w:p>
    <w:p w14:paraId="6C40A1D8" w14:textId="3CC3A4EB" w:rsidR="00614FA1" w:rsidRDefault="009D0C37" w:rsidP="009D0C37">
      <w:pPr>
        <w:spacing w:after="0" w:line="480" w:lineRule="auto"/>
        <w:ind w:firstLine="720"/>
        <w:rPr>
          <w:rFonts w:ascii="Times New Roman" w:hAnsi="Times New Roman" w:cs="Times New Roman"/>
          <w:sz w:val="24"/>
          <w:szCs w:val="24"/>
        </w:rPr>
      </w:pPr>
      <w:r w:rsidRPr="00063AE2">
        <w:rPr>
          <w:rFonts w:ascii="Times New Roman" w:hAnsi="Times New Roman" w:cs="Times New Roman"/>
          <w:sz w:val="24"/>
          <w:szCs w:val="24"/>
        </w:rPr>
        <w:t xml:space="preserve">Weekly </w:t>
      </w:r>
      <w:ins w:id="102" w:author="Kanz, Abraham" w:date="2021-07-20T19:38:00Z">
        <w:r w:rsidR="00D952C1">
          <w:rPr>
            <w:rFonts w:ascii="Times New Roman" w:hAnsi="Times New Roman" w:cs="Times New Roman"/>
            <w:sz w:val="24"/>
            <w:szCs w:val="24"/>
          </w:rPr>
          <w:t>diet</w:t>
        </w:r>
      </w:ins>
      <w:del w:id="103" w:author="Kanz, Abraham" w:date="2021-07-20T19:38:00Z">
        <w:r w:rsidRPr="00063AE2" w:rsidDel="00D952C1">
          <w:rPr>
            <w:rFonts w:ascii="Times New Roman" w:hAnsi="Times New Roman" w:cs="Times New Roman"/>
            <w:sz w:val="24"/>
            <w:szCs w:val="24"/>
          </w:rPr>
          <w:delText>gut</w:delText>
        </w:r>
      </w:del>
      <w:r w:rsidRPr="00063AE2">
        <w:rPr>
          <w:rFonts w:ascii="Times New Roman" w:hAnsi="Times New Roman" w:cs="Times New Roman"/>
          <w:sz w:val="24"/>
          <w:szCs w:val="24"/>
        </w:rPr>
        <w:t xml:space="preserve"> sampling of fish was conducted </w:t>
      </w:r>
      <w:ins w:id="104" w:author="Kanz, Abraham" w:date="2021-07-21T18:30:00Z">
        <w:r w:rsidR="00A45D41">
          <w:rPr>
            <w:rFonts w:ascii="Times New Roman" w:hAnsi="Times New Roman" w:cs="Times New Roman"/>
            <w:sz w:val="24"/>
            <w:szCs w:val="24"/>
          </w:rPr>
          <w:t xml:space="preserve">in the mornings (between 6 am and 12 pm) </w:t>
        </w:r>
      </w:ins>
      <w:r w:rsidRPr="00063AE2">
        <w:rPr>
          <w:rFonts w:ascii="Times New Roman" w:hAnsi="Times New Roman" w:cs="Times New Roman"/>
          <w:sz w:val="24"/>
          <w:szCs w:val="24"/>
        </w:rPr>
        <w:t>at each of the four study sites</w:t>
      </w:r>
      <w:r w:rsidR="001D1238">
        <w:rPr>
          <w:rFonts w:ascii="Times New Roman" w:hAnsi="Times New Roman" w:cs="Times New Roman"/>
          <w:sz w:val="24"/>
          <w:szCs w:val="24"/>
        </w:rPr>
        <w:t xml:space="preserve"> starting on June 6, 2019</w:t>
      </w:r>
      <w:ins w:id="105" w:author="Kanz, Abraham" w:date="2021-07-21T18:24:00Z">
        <w:r w:rsidR="00C7320C">
          <w:rPr>
            <w:rFonts w:ascii="Times New Roman" w:hAnsi="Times New Roman" w:cs="Times New Roman"/>
            <w:sz w:val="24"/>
            <w:szCs w:val="24"/>
          </w:rPr>
          <w:t xml:space="preserve"> and ending on</w:t>
        </w:r>
      </w:ins>
      <w:ins w:id="106" w:author="Kanz, Abraham" w:date="2021-07-21T18:28:00Z">
        <w:r w:rsidR="00C7320C">
          <w:rPr>
            <w:rFonts w:ascii="Times New Roman" w:hAnsi="Times New Roman" w:cs="Times New Roman"/>
            <w:sz w:val="24"/>
            <w:szCs w:val="24"/>
          </w:rPr>
          <w:t xml:space="preserve"> July 25</w:t>
        </w:r>
      </w:ins>
      <w:ins w:id="107" w:author="Kanz, Abraham" w:date="2021-07-21T18:25:00Z">
        <w:r w:rsidR="00C7320C">
          <w:rPr>
            <w:rFonts w:ascii="Times New Roman" w:hAnsi="Times New Roman" w:cs="Times New Roman"/>
            <w:sz w:val="24"/>
            <w:szCs w:val="24"/>
          </w:rPr>
          <w:t>, 2019</w:t>
        </w:r>
      </w:ins>
      <w:r w:rsidRPr="00063AE2">
        <w:rPr>
          <w:rFonts w:ascii="Times New Roman" w:hAnsi="Times New Roman" w:cs="Times New Roman"/>
          <w:sz w:val="24"/>
          <w:szCs w:val="24"/>
        </w:rPr>
        <w:t>. First, fish were collected via seine net and put into a 5-gallon bucket containing fresh water.</w:t>
      </w:r>
      <w:r w:rsidR="00C2792B">
        <w:rPr>
          <w:rFonts w:ascii="Times New Roman" w:hAnsi="Times New Roman" w:cs="Times New Roman"/>
          <w:sz w:val="24"/>
          <w:szCs w:val="24"/>
        </w:rPr>
        <w:t xml:space="preserve"> To ensure that we sampled a variety of fishes,</w:t>
      </w:r>
      <w:r w:rsidR="0067717F">
        <w:rPr>
          <w:rFonts w:ascii="Times New Roman" w:hAnsi="Times New Roman" w:cs="Times New Roman"/>
          <w:sz w:val="24"/>
          <w:szCs w:val="24"/>
        </w:rPr>
        <w:t xml:space="preserve"> </w:t>
      </w:r>
      <w:r w:rsidR="00C2792B">
        <w:rPr>
          <w:rFonts w:ascii="Times New Roman" w:hAnsi="Times New Roman" w:cs="Times New Roman"/>
          <w:sz w:val="24"/>
          <w:szCs w:val="24"/>
        </w:rPr>
        <w:t>various seining techniques</w:t>
      </w:r>
      <w:r w:rsidR="0067717F">
        <w:rPr>
          <w:rFonts w:ascii="Times New Roman" w:hAnsi="Times New Roman" w:cs="Times New Roman"/>
          <w:sz w:val="24"/>
          <w:szCs w:val="24"/>
        </w:rPr>
        <w:t xml:space="preserve"> were used</w:t>
      </w:r>
      <w:r w:rsidR="00C2792B">
        <w:rPr>
          <w:rFonts w:ascii="Times New Roman" w:hAnsi="Times New Roman" w:cs="Times New Roman"/>
          <w:sz w:val="24"/>
          <w:szCs w:val="24"/>
        </w:rPr>
        <w:t xml:space="preserve"> at each site, including kick-seining for benthic fishes, </w:t>
      </w:r>
      <w:r w:rsidR="00394F3E">
        <w:rPr>
          <w:rFonts w:ascii="Times New Roman" w:hAnsi="Times New Roman" w:cs="Times New Roman"/>
          <w:sz w:val="24"/>
          <w:szCs w:val="24"/>
        </w:rPr>
        <w:t>seining around vegetation, short seine-hauls,</w:t>
      </w:r>
      <w:r w:rsidR="00E76467">
        <w:rPr>
          <w:rFonts w:ascii="Times New Roman" w:hAnsi="Times New Roman" w:cs="Times New Roman"/>
          <w:sz w:val="24"/>
          <w:szCs w:val="24"/>
        </w:rPr>
        <w:t xml:space="preserve"> </w:t>
      </w:r>
      <w:r w:rsidR="00A723BD">
        <w:rPr>
          <w:rFonts w:ascii="Times New Roman" w:hAnsi="Times New Roman" w:cs="Times New Roman"/>
          <w:sz w:val="24"/>
          <w:szCs w:val="24"/>
        </w:rPr>
        <w:t xml:space="preserve">and </w:t>
      </w:r>
      <w:r w:rsidR="00394F3E">
        <w:rPr>
          <w:rFonts w:ascii="Times New Roman" w:hAnsi="Times New Roman" w:cs="Times New Roman"/>
          <w:sz w:val="24"/>
          <w:szCs w:val="24"/>
        </w:rPr>
        <w:t>long seine-hauls</w:t>
      </w:r>
      <w:r w:rsidR="002A13FA">
        <w:rPr>
          <w:rFonts w:ascii="Times New Roman" w:hAnsi="Times New Roman" w:cs="Times New Roman"/>
          <w:sz w:val="24"/>
          <w:szCs w:val="24"/>
        </w:rPr>
        <w:t>.</w:t>
      </w:r>
      <w:r w:rsidR="00E76467">
        <w:rPr>
          <w:rFonts w:ascii="Times New Roman" w:hAnsi="Times New Roman" w:cs="Times New Roman"/>
          <w:sz w:val="24"/>
          <w:szCs w:val="24"/>
        </w:rPr>
        <w:t xml:space="preserve"> </w:t>
      </w:r>
      <w:r w:rsidRPr="00063AE2">
        <w:rPr>
          <w:rFonts w:ascii="Times New Roman" w:hAnsi="Times New Roman" w:cs="Times New Roman"/>
          <w:sz w:val="24"/>
          <w:szCs w:val="24"/>
        </w:rPr>
        <w:t xml:space="preserve">Fish were then identified and moved from the holding tank to the anesthetizing tank (a 5-gallon bucket containing water and a dilute MS-222 solution). Once the fish were immobilized by the MS-222 solution, they </w:t>
      </w:r>
      <w:r w:rsidR="0067717F">
        <w:rPr>
          <w:rFonts w:ascii="Times New Roman" w:hAnsi="Times New Roman" w:cs="Times New Roman"/>
          <w:sz w:val="24"/>
          <w:szCs w:val="24"/>
        </w:rPr>
        <w:t>were</w:t>
      </w:r>
      <w:r w:rsidRPr="00063AE2">
        <w:rPr>
          <w:rFonts w:ascii="Times New Roman" w:hAnsi="Times New Roman" w:cs="Times New Roman"/>
          <w:sz w:val="24"/>
          <w:szCs w:val="24"/>
        </w:rPr>
        <w:t xml:space="preserve"> measured for standard length</w:t>
      </w:r>
      <w:r w:rsidR="0067717F">
        <w:rPr>
          <w:rFonts w:ascii="Times New Roman" w:hAnsi="Times New Roman" w:cs="Times New Roman"/>
          <w:sz w:val="24"/>
          <w:szCs w:val="24"/>
        </w:rPr>
        <w:t xml:space="preserve"> and gut contents were extracted with gastric lavage</w:t>
      </w:r>
      <w:r w:rsidRPr="00063AE2">
        <w:rPr>
          <w:rFonts w:ascii="Times New Roman" w:hAnsi="Times New Roman" w:cs="Times New Roman"/>
          <w:sz w:val="24"/>
          <w:szCs w:val="24"/>
        </w:rPr>
        <w:t xml:space="preserve"> (</w:t>
      </w:r>
      <w:proofErr w:type="spellStart"/>
      <w:r w:rsidRPr="00063AE2">
        <w:rPr>
          <w:rFonts w:ascii="Times New Roman" w:hAnsi="Times New Roman" w:cs="Times New Roman"/>
          <w:sz w:val="24"/>
          <w:szCs w:val="24"/>
        </w:rPr>
        <w:t>Kamler</w:t>
      </w:r>
      <w:proofErr w:type="spellEnd"/>
      <w:r w:rsidRPr="00063AE2">
        <w:rPr>
          <w:rFonts w:ascii="Times New Roman" w:hAnsi="Times New Roman" w:cs="Times New Roman"/>
          <w:sz w:val="24"/>
          <w:szCs w:val="24"/>
        </w:rPr>
        <w:t xml:space="preserve"> and Pope 2001). </w:t>
      </w:r>
      <w:r w:rsidR="0067717F">
        <w:rPr>
          <w:rFonts w:ascii="Times New Roman" w:hAnsi="Times New Roman" w:cs="Times New Roman"/>
          <w:sz w:val="24"/>
          <w:szCs w:val="24"/>
        </w:rPr>
        <w:t>To do this, a</w:t>
      </w:r>
      <w:r w:rsidRPr="00063AE2">
        <w:rPr>
          <w:rFonts w:ascii="Times New Roman" w:hAnsi="Times New Roman" w:cs="Times New Roman"/>
          <w:sz w:val="24"/>
          <w:szCs w:val="24"/>
        </w:rPr>
        <w:t xml:space="preserve"> garden sprayer (acting as a pump for this </w:t>
      </w:r>
      <w:r w:rsidRPr="00063AE2">
        <w:rPr>
          <w:rFonts w:ascii="Times New Roman" w:hAnsi="Times New Roman" w:cs="Times New Roman"/>
          <w:sz w:val="24"/>
          <w:szCs w:val="24"/>
        </w:rPr>
        <w:lastRenderedPageBreak/>
        <w:t xml:space="preserve">procedure) with an appropriately sized tube for the mouth of the fish (≥ 3.2 mm inner diameter) was fed into the gut. Water was then pumped through the gut of the fish and any dislodged stomach contents were collected in a 250 µm sieve and preserved in 95% ethanol. The fish was then placed into a recovery tank (a 5-gallon bucket containing fresh water) and monitored for recovery. </w:t>
      </w:r>
      <w:r w:rsidR="002C4AFA">
        <w:rPr>
          <w:rFonts w:ascii="Times New Roman" w:hAnsi="Times New Roman" w:cs="Times New Roman"/>
          <w:sz w:val="24"/>
          <w:szCs w:val="24"/>
        </w:rPr>
        <w:t>F</w:t>
      </w:r>
      <w:r w:rsidRPr="00063AE2">
        <w:rPr>
          <w:rFonts w:ascii="Times New Roman" w:hAnsi="Times New Roman" w:cs="Times New Roman"/>
          <w:sz w:val="24"/>
          <w:szCs w:val="24"/>
        </w:rPr>
        <w:t>ish were</w:t>
      </w:r>
      <w:r w:rsidR="002C4AFA">
        <w:rPr>
          <w:rFonts w:ascii="Times New Roman" w:hAnsi="Times New Roman" w:cs="Times New Roman"/>
          <w:sz w:val="24"/>
          <w:szCs w:val="24"/>
        </w:rPr>
        <w:t xml:space="preserve"> then</w:t>
      </w:r>
      <w:r w:rsidRPr="00063AE2">
        <w:rPr>
          <w:rFonts w:ascii="Times New Roman" w:hAnsi="Times New Roman" w:cs="Times New Roman"/>
          <w:sz w:val="24"/>
          <w:szCs w:val="24"/>
        </w:rPr>
        <w:t xml:space="preserve"> released</w:t>
      </w:r>
      <w:r w:rsidRPr="003259A2">
        <w:rPr>
          <w:rFonts w:ascii="Times New Roman" w:hAnsi="Times New Roman" w:cs="Times New Roman"/>
          <w:sz w:val="24"/>
          <w:szCs w:val="24"/>
        </w:rPr>
        <w:t xml:space="preserve">. </w:t>
      </w:r>
      <w:r w:rsidR="00614FA1">
        <w:rPr>
          <w:rFonts w:ascii="Times New Roman" w:hAnsi="Times New Roman" w:cs="Times New Roman"/>
          <w:sz w:val="24"/>
          <w:szCs w:val="24"/>
        </w:rPr>
        <w:t>Fish</w:t>
      </w:r>
      <w:r w:rsidR="00614FA1" w:rsidRPr="00063AE2">
        <w:rPr>
          <w:rFonts w:ascii="Times New Roman" w:hAnsi="Times New Roman" w:cs="Times New Roman"/>
          <w:sz w:val="24"/>
          <w:szCs w:val="24"/>
        </w:rPr>
        <w:t xml:space="preserve"> </w:t>
      </w:r>
      <w:r w:rsidR="002C4AFA">
        <w:rPr>
          <w:rFonts w:ascii="Times New Roman" w:hAnsi="Times New Roman" w:cs="Times New Roman"/>
          <w:sz w:val="24"/>
          <w:szCs w:val="24"/>
        </w:rPr>
        <w:t>species</w:t>
      </w:r>
      <w:ins w:id="108" w:author="Kanz, Abraham" w:date="2021-07-22T19:36:00Z">
        <w:r w:rsidR="00A814DA">
          <w:rPr>
            <w:rFonts w:ascii="Times New Roman" w:hAnsi="Times New Roman" w:cs="Times New Roman"/>
            <w:sz w:val="24"/>
            <w:szCs w:val="24"/>
          </w:rPr>
          <w:t xml:space="preserve"> and </w:t>
        </w:r>
      </w:ins>
      <w:del w:id="109" w:author="Kanz, Abraham" w:date="2021-07-22T19:36:00Z">
        <w:r w:rsidR="00614FA1" w:rsidRPr="00063AE2" w:rsidDel="00A814DA">
          <w:rPr>
            <w:rFonts w:ascii="Times New Roman" w:hAnsi="Times New Roman" w:cs="Times New Roman"/>
            <w:sz w:val="24"/>
            <w:szCs w:val="24"/>
          </w:rPr>
          <w:delText>,</w:delText>
        </w:r>
        <w:r w:rsidR="002C4AFA" w:rsidDel="00A814DA">
          <w:rPr>
            <w:rFonts w:ascii="Times New Roman" w:hAnsi="Times New Roman" w:cs="Times New Roman"/>
            <w:sz w:val="24"/>
            <w:szCs w:val="24"/>
          </w:rPr>
          <w:delText xml:space="preserve"> </w:delText>
        </w:r>
      </w:del>
      <w:r w:rsidR="002C4AFA">
        <w:rPr>
          <w:rFonts w:ascii="Times New Roman" w:hAnsi="Times New Roman" w:cs="Times New Roman"/>
          <w:sz w:val="24"/>
          <w:szCs w:val="24"/>
        </w:rPr>
        <w:t>the</w:t>
      </w:r>
      <w:r w:rsidR="00614FA1" w:rsidRPr="00063AE2">
        <w:rPr>
          <w:rFonts w:ascii="Times New Roman" w:hAnsi="Times New Roman" w:cs="Times New Roman"/>
          <w:sz w:val="24"/>
          <w:szCs w:val="24"/>
        </w:rPr>
        <w:t xml:space="preserve"> number of individuals sampled</w:t>
      </w:r>
      <w:del w:id="110" w:author="Kanz, Abraham" w:date="2021-07-22T19:36:00Z">
        <w:r w:rsidR="00614FA1" w:rsidRPr="00063AE2" w:rsidDel="00A814DA">
          <w:rPr>
            <w:rFonts w:ascii="Times New Roman" w:hAnsi="Times New Roman" w:cs="Times New Roman"/>
            <w:sz w:val="24"/>
            <w:szCs w:val="24"/>
          </w:rPr>
          <w:delText>, and the</w:delText>
        </w:r>
        <w:r w:rsidR="002C4AFA" w:rsidDel="00A814DA">
          <w:rPr>
            <w:rFonts w:ascii="Times New Roman" w:hAnsi="Times New Roman" w:cs="Times New Roman"/>
            <w:sz w:val="24"/>
            <w:szCs w:val="24"/>
          </w:rPr>
          <w:delText>ir</w:delText>
        </w:r>
        <w:r w:rsidR="00614FA1" w:rsidRPr="00063AE2" w:rsidDel="00A814DA">
          <w:rPr>
            <w:rFonts w:ascii="Times New Roman" w:hAnsi="Times New Roman" w:cs="Times New Roman"/>
            <w:sz w:val="24"/>
            <w:szCs w:val="24"/>
          </w:rPr>
          <w:delText xml:space="preserve"> </w:delText>
        </w:r>
        <w:r w:rsidR="00077F15" w:rsidDel="00A814DA">
          <w:rPr>
            <w:rFonts w:ascii="Times New Roman" w:hAnsi="Times New Roman" w:cs="Times New Roman"/>
            <w:sz w:val="24"/>
            <w:szCs w:val="24"/>
          </w:rPr>
          <w:delText>forag</w:delText>
        </w:r>
        <w:r w:rsidR="00614FA1" w:rsidRPr="00063AE2" w:rsidDel="00A814DA">
          <w:rPr>
            <w:rFonts w:ascii="Times New Roman" w:hAnsi="Times New Roman" w:cs="Times New Roman"/>
            <w:sz w:val="24"/>
            <w:szCs w:val="24"/>
          </w:rPr>
          <w:delText>ing domains</w:delText>
        </w:r>
      </w:del>
      <w:r w:rsidR="00614FA1" w:rsidRPr="00063AE2">
        <w:rPr>
          <w:rFonts w:ascii="Times New Roman" w:hAnsi="Times New Roman" w:cs="Times New Roman"/>
          <w:sz w:val="24"/>
          <w:szCs w:val="24"/>
        </w:rPr>
        <w:t xml:space="preserve"> </w:t>
      </w:r>
      <w:r w:rsidR="00AB163C">
        <w:rPr>
          <w:rFonts w:ascii="Times New Roman" w:hAnsi="Times New Roman" w:cs="Times New Roman"/>
          <w:sz w:val="24"/>
          <w:szCs w:val="24"/>
        </w:rPr>
        <w:t xml:space="preserve">are </w:t>
      </w:r>
      <w:r w:rsidR="002C4AFA">
        <w:rPr>
          <w:rFonts w:ascii="Times New Roman" w:hAnsi="Times New Roman" w:cs="Times New Roman"/>
          <w:sz w:val="24"/>
          <w:szCs w:val="24"/>
        </w:rPr>
        <w:t xml:space="preserve">summarized </w:t>
      </w:r>
      <w:r w:rsidR="00614FA1" w:rsidRPr="00063AE2">
        <w:rPr>
          <w:rFonts w:ascii="Times New Roman" w:hAnsi="Times New Roman" w:cs="Times New Roman"/>
          <w:sz w:val="24"/>
          <w:szCs w:val="24"/>
        </w:rPr>
        <w:t>i</w:t>
      </w:r>
      <w:r w:rsidR="00614FA1">
        <w:rPr>
          <w:rFonts w:ascii="Times New Roman" w:hAnsi="Times New Roman" w:cs="Times New Roman"/>
          <w:sz w:val="24"/>
          <w:szCs w:val="24"/>
        </w:rPr>
        <w:t xml:space="preserve">n </w:t>
      </w:r>
      <w:ins w:id="111" w:author="Kanz, Abraham" w:date="2021-07-20T19:39:00Z">
        <w:r w:rsidR="00D952C1">
          <w:rPr>
            <w:rFonts w:ascii="Times New Roman" w:hAnsi="Times New Roman" w:cs="Times New Roman"/>
            <w:sz w:val="24"/>
            <w:szCs w:val="24"/>
          </w:rPr>
          <w:t>Table</w:t>
        </w:r>
      </w:ins>
      <w:del w:id="112" w:author="Kanz, Abraham" w:date="2021-07-20T19:39:00Z">
        <w:r w:rsidR="00614FA1" w:rsidRPr="00063AE2" w:rsidDel="00D952C1">
          <w:rPr>
            <w:rFonts w:ascii="Times New Roman" w:hAnsi="Times New Roman" w:cs="Times New Roman"/>
            <w:sz w:val="24"/>
            <w:szCs w:val="24"/>
          </w:rPr>
          <w:delText>Fig.</w:delText>
        </w:r>
      </w:del>
      <w:r w:rsidR="00614FA1" w:rsidRPr="00063AE2">
        <w:rPr>
          <w:rFonts w:ascii="Times New Roman" w:hAnsi="Times New Roman" w:cs="Times New Roman"/>
          <w:sz w:val="24"/>
          <w:szCs w:val="24"/>
        </w:rPr>
        <w:t xml:space="preserve"> 1.</w:t>
      </w:r>
    </w:p>
    <w:p w14:paraId="3D0E9312" w14:textId="40C3C657" w:rsidR="009D0C37" w:rsidRPr="009D0C37" w:rsidRDefault="009F1D71" w:rsidP="009D0C37">
      <w:pPr>
        <w:spacing w:after="0" w:line="480" w:lineRule="auto"/>
        <w:ind w:firstLine="720"/>
        <w:rPr>
          <w:rFonts w:ascii="Times New Roman" w:hAnsi="Times New Roman" w:cs="Times New Roman"/>
          <w:sz w:val="24"/>
          <w:szCs w:val="24"/>
        </w:rPr>
      </w:pPr>
      <w:r w:rsidRPr="003259A2">
        <w:rPr>
          <w:rFonts w:ascii="Times New Roman" w:hAnsi="Times New Roman" w:cs="Times New Roman"/>
          <w:sz w:val="24"/>
          <w:szCs w:val="24"/>
        </w:rPr>
        <w:t>Prey items from the diet</w:t>
      </w:r>
      <w:r w:rsidR="009D0C37" w:rsidRPr="003259A2">
        <w:rPr>
          <w:rFonts w:ascii="Times New Roman" w:hAnsi="Times New Roman" w:cs="Times New Roman"/>
          <w:sz w:val="24"/>
          <w:szCs w:val="24"/>
        </w:rPr>
        <w:t xml:space="preserve"> samples were identified to family or order and life stage</w:t>
      </w:r>
      <w:r w:rsidR="0047764A" w:rsidRPr="003259A2">
        <w:rPr>
          <w:rFonts w:ascii="Times New Roman" w:hAnsi="Times New Roman" w:cs="Times New Roman"/>
          <w:sz w:val="24"/>
          <w:szCs w:val="24"/>
        </w:rPr>
        <w:t xml:space="preserve"> using Merritt</w:t>
      </w:r>
      <w:r w:rsidR="00084667">
        <w:rPr>
          <w:rFonts w:ascii="Times New Roman" w:hAnsi="Times New Roman" w:cs="Times New Roman"/>
          <w:sz w:val="24"/>
          <w:szCs w:val="24"/>
        </w:rPr>
        <w:t xml:space="preserve"> et al. (2008</w:t>
      </w:r>
      <w:r w:rsidR="0047764A" w:rsidRPr="003259A2">
        <w:rPr>
          <w:rFonts w:ascii="Times New Roman" w:hAnsi="Times New Roman" w:cs="Times New Roman"/>
          <w:sz w:val="24"/>
          <w:szCs w:val="24"/>
        </w:rPr>
        <w:t>)</w:t>
      </w:r>
      <w:r w:rsidR="009D0C37" w:rsidRPr="003259A2">
        <w:rPr>
          <w:rFonts w:ascii="Times New Roman" w:hAnsi="Times New Roman" w:cs="Times New Roman"/>
          <w:sz w:val="24"/>
          <w:szCs w:val="24"/>
        </w:rPr>
        <w:t>.</w:t>
      </w:r>
      <w:r w:rsidR="009D0C37" w:rsidRPr="00063AE2">
        <w:rPr>
          <w:rFonts w:ascii="Times New Roman" w:hAnsi="Times New Roman" w:cs="Times New Roman"/>
          <w:sz w:val="24"/>
          <w:szCs w:val="24"/>
        </w:rPr>
        <w:t xml:space="preserve"> </w:t>
      </w:r>
      <w:r w:rsidR="00614FA1">
        <w:rPr>
          <w:rFonts w:ascii="Times New Roman" w:hAnsi="Times New Roman" w:cs="Times New Roman"/>
          <w:sz w:val="24"/>
          <w:szCs w:val="24"/>
        </w:rPr>
        <w:t>Prey were further classified as aquatic or terrestrial (based on their larval habitat) and as either a consumer or non-consumer, indicating their trophic status in aquatic food webs. Pupae and adult stages of aquatic insects along with all terrestrial insects were classified as non-consumers, while aquatic larvae were classified as consumers.</w:t>
      </w:r>
      <w:r w:rsidR="002C4AFA">
        <w:rPr>
          <w:rFonts w:ascii="Times New Roman" w:hAnsi="Times New Roman" w:cs="Times New Roman"/>
          <w:sz w:val="24"/>
          <w:szCs w:val="24"/>
        </w:rPr>
        <w:t xml:space="preserve"> </w:t>
      </w:r>
      <w:r w:rsidR="00D86B30">
        <w:rPr>
          <w:rFonts w:ascii="Times New Roman" w:hAnsi="Times New Roman" w:cs="Times New Roman"/>
          <w:sz w:val="24"/>
          <w:szCs w:val="24"/>
        </w:rPr>
        <w:t>All p</w:t>
      </w:r>
      <w:r w:rsidR="002C4AFA">
        <w:rPr>
          <w:rFonts w:ascii="Times New Roman" w:hAnsi="Times New Roman" w:cs="Times New Roman"/>
          <w:sz w:val="24"/>
          <w:szCs w:val="24"/>
        </w:rPr>
        <w:t>rey</w:t>
      </w:r>
      <w:r w:rsidR="00D86B30">
        <w:rPr>
          <w:rFonts w:ascii="Times New Roman" w:hAnsi="Times New Roman" w:cs="Times New Roman"/>
          <w:sz w:val="24"/>
          <w:szCs w:val="24"/>
        </w:rPr>
        <w:t xml:space="preserve"> in a sample</w:t>
      </w:r>
      <w:r w:rsidR="002C4AFA">
        <w:rPr>
          <w:rFonts w:ascii="Times New Roman" w:hAnsi="Times New Roman" w:cs="Times New Roman"/>
          <w:sz w:val="24"/>
          <w:szCs w:val="24"/>
        </w:rPr>
        <w:t xml:space="preserve"> were enumerated and</w:t>
      </w:r>
      <w:r w:rsidR="00D86B30">
        <w:rPr>
          <w:rFonts w:ascii="Times New Roman" w:hAnsi="Times New Roman" w:cs="Times New Roman"/>
          <w:sz w:val="24"/>
          <w:szCs w:val="24"/>
        </w:rPr>
        <w:t xml:space="preserve"> a</w:t>
      </w:r>
      <w:r w:rsidR="002C4AFA">
        <w:rPr>
          <w:rFonts w:ascii="Times New Roman" w:hAnsi="Times New Roman" w:cs="Times New Roman"/>
          <w:sz w:val="24"/>
          <w:szCs w:val="24"/>
        </w:rPr>
        <w:t xml:space="preserve"> </w:t>
      </w:r>
      <w:r w:rsidR="00D86B30">
        <w:rPr>
          <w:rFonts w:ascii="Times New Roman" w:hAnsi="Times New Roman" w:cs="Times New Roman"/>
          <w:sz w:val="24"/>
          <w:szCs w:val="24"/>
        </w:rPr>
        <w:t xml:space="preserve">subset (up to 10 individuals per sample) was </w:t>
      </w:r>
      <w:r w:rsidR="002C4AFA">
        <w:rPr>
          <w:rFonts w:ascii="Times New Roman" w:hAnsi="Times New Roman" w:cs="Times New Roman"/>
          <w:sz w:val="24"/>
          <w:szCs w:val="24"/>
        </w:rPr>
        <w:t>estimated for dry mass (mg) using length-mass regressions (</w:t>
      </w:r>
      <w:proofErr w:type="spellStart"/>
      <w:r w:rsidR="002C4AFA">
        <w:rPr>
          <w:rFonts w:ascii="Times New Roman" w:hAnsi="Times New Roman" w:cs="Times New Roman"/>
          <w:sz w:val="24"/>
          <w:szCs w:val="24"/>
        </w:rPr>
        <w:t>Benke</w:t>
      </w:r>
      <w:proofErr w:type="spellEnd"/>
      <w:r w:rsidR="002C4AFA">
        <w:rPr>
          <w:rFonts w:ascii="Times New Roman" w:hAnsi="Times New Roman" w:cs="Times New Roman"/>
          <w:sz w:val="24"/>
          <w:szCs w:val="24"/>
        </w:rPr>
        <w:t xml:space="preserve"> et al. 1999). </w:t>
      </w:r>
      <w:r w:rsidR="00D86B30">
        <w:rPr>
          <w:rFonts w:ascii="Times New Roman" w:hAnsi="Times New Roman" w:cs="Times New Roman"/>
          <w:sz w:val="24"/>
          <w:szCs w:val="24"/>
        </w:rPr>
        <w:t xml:space="preserve">For taxa that were not whole specimens, we were unable to measure lengths. In those cases, we used mass estimates from whole specimens obtained from different studies in the same region </w:t>
      </w:r>
      <w:ins w:id="113" w:author="Kanz, Abraham" w:date="2021-07-22T19:21:00Z">
        <w:r w:rsidR="00C51E7F">
          <w:rPr>
            <w:rFonts w:ascii="Times New Roman" w:hAnsi="Times New Roman" w:cs="Times New Roman"/>
            <w:sz w:val="24"/>
            <w:szCs w:val="24"/>
          </w:rPr>
          <w:t xml:space="preserve">and estimated from a distribution </w:t>
        </w:r>
      </w:ins>
      <w:r w:rsidR="00D86B30">
        <w:rPr>
          <w:rFonts w:ascii="Times New Roman" w:hAnsi="Times New Roman" w:cs="Times New Roman"/>
          <w:sz w:val="24"/>
          <w:szCs w:val="24"/>
        </w:rPr>
        <w:t xml:space="preserve">(Warmbold 2016, Wesner et al. 2020). We then multiplied the mean individual dry mass of each prey taxon by the number of individuals in a sample to generate an estimate of sample dry mass. </w:t>
      </w:r>
    </w:p>
    <w:p w14:paraId="00000028" w14:textId="2C0B6127" w:rsidR="00C85381" w:rsidRDefault="004D08D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Emergence was sampled at each site to determine </w:t>
      </w:r>
      <w:r w:rsidR="002C4AFA">
        <w:rPr>
          <w:rFonts w:ascii="Times New Roman" w:eastAsia="Times New Roman" w:hAnsi="Times New Roman" w:cs="Times New Roman"/>
          <w:sz w:val="24"/>
          <w:szCs w:val="24"/>
        </w:rPr>
        <w:t xml:space="preserve">whether </w:t>
      </w:r>
      <w:r w:rsidR="0067717F">
        <w:rPr>
          <w:rFonts w:ascii="Times New Roman" w:eastAsia="Times New Roman" w:hAnsi="Times New Roman" w:cs="Times New Roman"/>
          <w:sz w:val="24"/>
          <w:szCs w:val="24"/>
        </w:rPr>
        <w:t>stage-structured feeding varied as a function of insect emergence</w:t>
      </w:r>
      <w:r>
        <w:rPr>
          <w:rFonts w:ascii="Times New Roman" w:eastAsia="Times New Roman" w:hAnsi="Times New Roman" w:cs="Times New Roman"/>
          <w:sz w:val="24"/>
          <w:szCs w:val="24"/>
        </w:rPr>
        <w:t xml:space="preserve">. During peak emergence events, the number of pupal and adult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available for consumption increases. For this reason, we would expect consumption of adult and pupal </w:t>
      </w:r>
      <w:ins w:id="114" w:author="Kanz, Abraham" w:date="2021-07-22T19:27:00Z">
        <w:r w:rsidR="00063F8F">
          <w:rPr>
            <w:rFonts w:ascii="Times New Roman" w:eastAsia="Times New Roman" w:hAnsi="Times New Roman" w:cs="Times New Roman"/>
            <w:sz w:val="24"/>
            <w:szCs w:val="24"/>
          </w:rPr>
          <w:t>insects</w:t>
        </w:r>
      </w:ins>
      <w:del w:id="115" w:author="Kanz, Abraham" w:date="2021-07-22T19:27:00Z">
        <w:r w:rsidR="0015567A" w:rsidDel="00063F8F">
          <w:rPr>
            <w:rFonts w:ascii="Times New Roman" w:eastAsia="Times New Roman" w:hAnsi="Times New Roman" w:cs="Times New Roman"/>
            <w:sz w:val="24"/>
            <w:szCs w:val="24"/>
          </w:rPr>
          <w:delText>chironomid</w:delText>
        </w:r>
        <w:r w:rsidDel="00063F8F">
          <w:rPr>
            <w:rFonts w:ascii="Times New Roman" w:eastAsia="Times New Roman" w:hAnsi="Times New Roman" w:cs="Times New Roman"/>
            <w:sz w:val="24"/>
            <w:szCs w:val="24"/>
          </w:rPr>
          <w:delText xml:space="preserve">s </w:delText>
        </w:r>
      </w:del>
      <w:ins w:id="116" w:author="Kanz, Abraham" w:date="2021-07-22T19:27:00Z">
        <w:r w:rsidR="00063F8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to also increase. </w:t>
      </w:r>
      <w:bookmarkStart w:id="117" w:name="_Hlk48638915"/>
      <w:r>
        <w:rPr>
          <w:rFonts w:ascii="Times New Roman" w:eastAsia="Times New Roman" w:hAnsi="Times New Roman" w:cs="Times New Roman"/>
          <w:sz w:val="24"/>
          <w:szCs w:val="24"/>
        </w:rPr>
        <w:t xml:space="preserve">Three emergence traps were deployed at each site consisting of a 0.6m X 0.6m floating, pyramidal frame and a mesh covering (Cadmus et al. 2016). </w:t>
      </w:r>
      <w:bookmarkStart w:id="118" w:name="_Hlk48643523"/>
      <w:r>
        <w:rPr>
          <w:rFonts w:ascii="Times New Roman" w:eastAsia="Times New Roman" w:hAnsi="Times New Roman" w:cs="Times New Roman"/>
          <w:sz w:val="24"/>
          <w:szCs w:val="24"/>
        </w:rPr>
        <w:t xml:space="preserve">Emergence samples were collected from these </w:t>
      </w:r>
      <w:r w:rsidR="001E31A0">
        <w:rPr>
          <w:rFonts w:ascii="Times New Roman" w:eastAsia="Times New Roman" w:hAnsi="Times New Roman" w:cs="Times New Roman"/>
          <w:sz w:val="24"/>
          <w:szCs w:val="24"/>
        </w:rPr>
        <w:t>in the morning</w:t>
      </w:r>
      <w:r>
        <w:rPr>
          <w:rFonts w:ascii="Times New Roman" w:eastAsia="Times New Roman" w:hAnsi="Times New Roman" w:cs="Times New Roman"/>
          <w:sz w:val="24"/>
          <w:szCs w:val="24"/>
        </w:rPr>
        <w:t xml:space="preserve"> twice </w:t>
      </w:r>
      <w:r w:rsidR="004660C3">
        <w:rPr>
          <w:rFonts w:ascii="Times New Roman" w:eastAsia="Times New Roman" w:hAnsi="Times New Roman" w:cs="Times New Roman"/>
          <w:sz w:val="24"/>
          <w:szCs w:val="24"/>
        </w:rPr>
        <w:t xml:space="preserve">per </w:t>
      </w:r>
      <w:r>
        <w:rPr>
          <w:rFonts w:ascii="Times New Roman" w:eastAsia="Times New Roman" w:hAnsi="Times New Roman" w:cs="Times New Roman"/>
          <w:sz w:val="24"/>
          <w:szCs w:val="24"/>
        </w:rPr>
        <w:t>week</w:t>
      </w:r>
      <w:r w:rsidR="0067717F">
        <w:rPr>
          <w:rFonts w:ascii="Times New Roman" w:eastAsia="Times New Roman" w:hAnsi="Times New Roman" w:cs="Times New Roman"/>
          <w:sz w:val="24"/>
          <w:szCs w:val="24"/>
        </w:rPr>
        <w:t xml:space="preserve">, following </w:t>
      </w:r>
      <w:r w:rsidR="0067717F">
        <w:rPr>
          <w:rFonts w:ascii="Times New Roman" w:eastAsia="Times New Roman" w:hAnsi="Times New Roman" w:cs="Times New Roman"/>
          <w:sz w:val="24"/>
          <w:szCs w:val="24"/>
        </w:rPr>
        <w:lastRenderedPageBreak/>
        <w:t>3-4 nights of deployment</w:t>
      </w:r>
      <w:r w:rsidR="001E31A0">
        <w:rPr>
          <w:rFonts w:ascii="Times New Roman" w:eastAsia="Times New Roman" w:hAnsi="Times New Roman" w:cs="Times New Roman"/>
          <w:sz w:val="24"/>
          <w:szCs w:val="24"/>
        </w:rPr>
        <w:t xml:space="preserve">. </w:t>
      </w:r>
      <w:bookmarkEnd w:id="118"/>
      <w:r>
        <w:rPr>
          <w:rFonts w:ascii="Times New Roman" w:eastAsia="Times New Roman" w:hAnsi="Times New Roman" w:cs="Times New Roman"/>
          <w:sz w:val="24"/>
          <w:szCs w:val="24"/>
        </w:rPr>
        <w:t>Samples were frozen upon collection</w:t>
      </w:r>
      <w:bookmarkEnd w:id="117"/>
      <w:r w:rsidR="0067717F">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identified to family or order</w:t>
      </w:r>
      <w:r w:rsidR="002B1717">
        <w:rPr>
          <w:rFonts w:ascii="Times New Roman" w:eastAsia="Times New Roman" w:hAnsi="Times New Roman" w:cs="Times New Roman"/>
          <w:sz w:val="24"/>
          <w:szCs w:val="24"/>
        </w:rPr>
        <w:t xml:space="preserve"> using Merritt et al. (2008)</w:t>
      </w:r>
      <w:r>
        <w:rPr>
          <w:rFonts w:ascii="Times New Roman" w:eastAsia="Times New Roman" w:hAnsi="Times New Roman" w:cs="Times New Roman"/>
          <w:sz w:val="24"/>
          <w:szCs w:val="24"/>
        </w:rPr>
        <w:t xml:space="preserve">. </w:t>
      </w:r>
      <w:ins w:id="119" w:author="Kanz, Abraham" w:date="2021-07-22T19:40:00Z">
        <w:r w:rsidR="00F93505">
          <w:rPr>
            <w:rFonts w:ascii="Times New Roman" w:eastAsia="Times New Roman" w:hAnsi="Times New Roman" w:cs="Times New Roman"/>
            <w:sz w:val="24"/>
            <w:szCs w:val="24"/>
          </w:rPr>
          <w:t xml:space="preserve">Emergence estimates from these traps were averaged over the number of days they </w:t>
        </w:r>
      </w:ins>
      <w:ins w:id="120" w:author="Kanz, Abraham" w:date="2021-07-22T19:41:00Z">
        <w:r w:rsidR="00F93505">
          <w:rPr>
            <w:rFonts w:ascii="Times New Roman" w:eastAsia="Times New Roman" w:hAnsi="Times New Roman" w:cs="Times New Roman"/>
            <w:sz w:val="24"/>
            <w:szCs w:val="24"/>
          </w:rPr>
          <w:t xml:space="preserve">were deployed (3 or 4 days). </w:t>
        </w:r>
      </w:ins>
    </w:p>
    <w:p w14:paraId="00000029" w14:textId="60D74F76" w:rsidR="00C85381" w:rsidDel="00063F8F" w:rsidRDefault="00077F15">
      <w:pPr>
        <w:spacing w:after="0" w:line="480" w:lineRule="auto"/>
        <w:ind w:firstLine="720"/>
        <w:rPr>
          <w:del w:id="121" w:author="Kanz, Abraham" w:date="2021-07-22T19:27:00Z"/>
          <w:rFonts w:ascii="Times New Roman" w:eastAsia="Times New Roman" w:hAnsi="Times New Roman" w:cs="Times New Roman"/>
          <w:sz w:val="24"/>
          <w:szCs w:val="24"/>
        </w:rPr>
      </w:pPr>
      <w:del w:id="122" w:author="Kanz, Abraham" w:date="2021-07-22T19:27:00Z">
        <w:r w:rsidDel="00063F8F">
          <w:rPr>
            <w:rFonts w:ascii="Times New Roman" w:eastAsia="Times New Roman" w:hAnsi="Times New Roman" w:cs="Times New Roman"/>
            <w:sz w:val="24"/>
            <w:szCs w:val="24"/>
          </w:rPr>
          <w:delText>Forag</w:delText>
        </w:r>
        <w:r w:rsidR="000911F1" w:rsidDel="00063F8F">
          <w:rPr>
            <w:rFonts w:ascii="Times New Roman" w:eastAsia="Times New Roman" w:hAnsi="Times New Roman" w:cs="Times New Roman"/>
            <w:sz w:val="24"/>
            <w:szCs w:val="24"/>
          </w:rPr>
          <w:delText xml:space="preserve">ing domain of fishes was assigned based on previous literature studies of each species in our dataset </w:delText>
        </w:r>
        <w:r w:rsidR="004D08DC" w:rsidDel="00063F8F">
          <w:rPr>
            <w:rFonts w:ascii="Times New Roman" w:eastAsia="Times New Roman" w:hAnsi="Times New Roman" w:cs="Times New Roman"/>
            <w:sz w:val="24"/>
            <w:szCs w:val="24"/>
          </w:rPr>
          <w:delText xml:space="preserve">(Poff and Allan 1995, Ross 2013). We used three categories of </w:delText>
        </w:r>
        <w:r w:rsidDel="00063F8F">
          <w:rPr>
            <w:rFonts w:ascii="Times New Roman" w:eastAsia="Times New Roman" w:hAnsi="Times New Roman" w:cs="Times New Roman"/>
            <w:sz w:val="24"/>
            <w:szCs w:val="24"/>
          </w:rPr>
          <w:delText>forag</w:delText>
        </w:r>
        <w:r w:rsidR="004D08DC" w:rsidDel="00063F8F">
          <w:rPr>
            <w:rFonts w:ascii="Times New Roman" w:eastAsia="Times New Roman" w:hAnsi="Times New Roman" w:cs="Times New Roman"/>
            <w:sz w:val="24"/>
            <w:szCs w:val="24"/>
          </w:rPr>
          <w:delText xml:space="preserve">ing domain to classify fishes within this study: surface </w:delText>
        </w:r>
        <w:r w:rsidDel="00063F8F">
          <w:rPr>
            <w:rFonts w:ascii="Times New Roman" w:eastAsia="Times New Roman" w:hAnsi="Times New Roman" w:cs="Times New Roman"/>
            <w:sz w:val="24"/>
            <w:szCs w:val="24"/>
          </w:rPr>
          <w:delText>f</w:delText>
        </w:r>
        <w:r w:rsidR="00115D0D" w:rsidDel="00063F8F">
          <w:rPr>
            <w:rFonts w:ascii="Times New Roman" w:eastAsia="Times New Roman" w:hAnsi="Times New Roman" w:cs="Times New Roman"/>
            <w:sz w:val="24"/>
            <w:szCs w:val="24"/>
          </w:rPr>
          <w:delText>eed</w:delText>
        </w:r>
        <w:r w:rsidDel="00063F8F">
          <w:rPr>
            <w:rFonts w:ascii="Times New Roman" w:eastAsia="Times New Roman" w:hAnsi="Times New Roman" w:cs="Times New Roman"/>
            <w:sz w:val="24"/>
            <w:szCs w:val="24"/>
          </w:rPr>
          <w:delText>e</w:delText>
        </w:r>
        <w:r w:rsidR="004D08DC" w:rsidDel="00063F8F">
          <w:rPr>
            <w:rFonts w:ascii="Times New Roman" w:eastAsia="Times New Roman" w:hAnsi="Times New Roman" w:cs="Times New Roman"/>
            <w:sz w:val="24"/>
            <w:szCs w:val="24"/>
          </w:rPr>
          <w:delText xml:space="preserve">rs, intermediate </w:delText>
        </w:r>
        <w:r w:rsidDel="00063F8F">
          <w:rPr>
            <w:rFonts w:ascii="Times New Roman" w:eastAsia="Times New Roman" w:hAnsi="Times New Roman" w:cs="Times New Roman"/>
            <w:sz w:val="24"/>
            <w:szCs w:val="24"/>
          </w:rPr>
          <w:delText>f</w:delText>
        </w:r>
        <w:r w:rsidR="00115D0D" w:rsidDel="00063F8F">
          <w:rPr>
            <w:rFonts w:ascii="Times New Roman" w:eastAsia="Times New Roman" w:hAnsi="Times New Roman" w:cs="Times New Roman"/>
            <w:sz w:val="24"/>
            <w:szCs w:val="24"/>
          </w:rPr>
          <w:delText>eed</w:delText>
        </w:r>
        <w:r w:rsidDel="00063F8F">
          <w:rPr>
            <w:rFonts w:ascii="Times New Roman" w:eastAsia="Times New Roman" w:hAnsi="Times New Roman" w:cs="Times New Roman"/>
            <w:sz w:val="24"/>
            <w:szCs w:val="24"/>
          </w:rPr>
          <w:delText>er</w:delText>
        </w:r>
        <w:r w:rsidR="004D08DC" w:rsidDel="00063F8F">
          <w:rPr>
            <w:rFonts w:ascii="Times New Roman" w:eastAsia="Times New Roman" w:hAnsi="Times New Roman" w:cs="Times New Roman"/>
            <w:sz w:val="24"/>
            <w:szCs w:val="24"/>
          </w:rPr>
          <w:delText xml:space="preserve">s, and benthic </w:delText>
        </w:r>
        <w:r w:rsidDel="00063F8F">
          <w:rPr>
            <w:rFonts w:ascii="Times New Roman" w:eastAsia="Times New Roman" w:hAnsi="Times New Roman" w:cs="Times New Roman"/>
            <w:sz w:val="24"/>
            <w:szCs w:val="24"/>
          </w:rPr>
          <w:delText>f</w:delText>
        </w:r>
        <w:r w:rsidR="00115D0D" w:rsidDel="00063F8F">
          <w:rPr>
            <w:rFonts w:ascii="Times New Roman" w:eastAsia="Times New Roman" w:hAnsi="Times New Roman" w:cs="Times New Roman"/>
            <w:sz w:val="24"/>
            <w:szCs w:val="24"/>
          </w:rPr>
          <w:delText>eed</w:delText>
        </w:r>
        <w:r w:rsidR="004D08DC" w:rsidDel="00063F8F">
          <w:rPr>
            <w:rFonts w:ascii="Times New Roman" w:eastAsia="Times New Roman" w:hAnsi="Times New Roman" w:cs="Times New Roman"/>
            <w:sz w:val="24"/>
            <w:szCs w:val="24"/>
          </w:rPr>
          <w:delText xml:space="preserve">ers. Surface </w:delText>
        </w:r>
        <w:r w:rsidDel="00063F8F">
          <w:rPr>
            <w:rFonts w:ascii="Times New Roman" w:eastAsia="Times New Roman" w:hAnsi="Times New Roman" w:cs="Times New Roman"/>
            <w:sz w:val="24"/>
            <w:szCs w:val="24"/>
          </w:rPr>
          <w:delText>f</w:delText>
        </w:r>
        <w:r w:rsidR="00115D0D" w:rsidDel="00063F8F">
          <w:rPr>
            <w:rFonts w:ascii="Times New Roman" w:eastAsia="Times New Roman" w:hAnsi="Times New Roman" w:cs="Times New Roman"/>
            <w:sz w:val="24"/>
            <w:szCs w:val="24"/>
          </w:rPr>
          <w:delText>eed</w:delText>
        </w:r>
        <w:r w:rsidR="004D08DC" w:rsidDel="00063F8F">
          <w:rPr>
            <w:rFonts w:ascii="Times New Roman" w:eastAsia="Times New Roman" w:hAnsi="Times New Roman" w:cs="Times New Roman"/>
            <w:sz w:val="24"/>
            <w:szCs w:val="24"/>
          </w:rPr>
          <w:delText xml:space="preserve">ers </w:delText>
        </w:r>
        <w:r w:rsidR="00A3352C" w:rsidDel="00063F8F">
          <w:rPr>
            <w:rFonts w:ascii="Times New Roman" w:eastAsia="Times New Roman" w:hAnsi="Times New Roman" w:cs="Times New Roman"/>
            <w:sz w:val="24"/>
            <w:szCs w:val="24"/>
          </w:rPr>
          <w:delText>were</w:delText>
        </w:r>
        <w:r w:rsidR="004D08DC" w:rsidDel="00063F8F">
          <w:rPr>
            <w:rFonts w:ascii="Times New Roman" w:eastAsia="Times New Roman" w:hAnsi="Times New Roman" w:cs="Times New Roman"/>
            <w:sz w:val="24"/>
            <w:szCs w:val="24"/>
          </w:rPr>
          <w:delText xml:space="preserve"> fish that feed primarily at the surface or within approximately the top half of the water column. </w:delText>
        </w:r>
        <w:bookmarkStart w:id="123" w:name="_Hlk49157527"/>
        <w:r w:rsidR="004D08DC" w:rsidDel="00063F8F">
          <w:rPr>
            <w:rFonts w:ascii="Times New Roman" w:eastAsia="Times New Roman" w:hAnsi="Times New Roman" w:cs="Times New Roman"/>
            <w:sz w:val="24"/>
            <w:szCs w:val="24"/>
          </w:rPr>
          <w:delText xml:space="preserve">Intermediate </w:delText>
        </w:r>
        <w:r w:rsidDel="00063F8F">
          <w:rPr>
            <w:rFonts w:ascii="Times New Roman" w:eastAsia="Times New Roman" w:hAnsi="Times New Roman" w:cs="Times New Roman"/>
            <w:sz w:val="24"/>
            <w:szCs w:val="24"/>
          </w:rPr>
          <w:delText>f</w:delText>
        </w:r>
        <w:r w:rsidR="00115D0D" w:rsidDel="00063F8F">
          <w:rPr>
            <w:rFonts w:ascii="Times New Roman" w:eastAsia="Times New Roman" w:hAnsi="Times New Roman" w:cs="Times New Roman"/>
            <w:sz w:val="24"/>
            <w:szCs w:val="24"/>
          </w:rPr>
          <w:delText>eed</w:delText>
        </w:r>
        <w:r w:rsidR="004D08DC" w:rsidDel="00063F8F">
          <w:rPr>
            <w:rFonts w:ascii="Times New Roman" w:eastAsia="Times New Roman" w:hAnsi="Times New Roman" w:cs="Times New Roman"/>
            <w:sz w:val="24"/>
            <w:szCs w:val="24"/>
          </w:rPr>
          <w:delText xml:space="preserve">ers </w:delText>
        </w:r>
        <w:r w:rsidR="00A3352C" w:rsidDel="00063F8F">
          <w:rPr>
            <w:rFonts w:ascii="Times New Roman" w:eastAsia="Times New Roman" w:hAnsi="Times New Roman" w:cs="Times New Roman"/>
            <w:sz w:val="24"/>
            <w:szCs w:val="24"/>
          </w:rPr>
          <w:delText>were fish</w:delText>
        </w:r>
        <w:r w:rsidR="004D08DC" w:rsidDel="00063F8F">
          <w:rPr>
            <w:rFonts w:ascii="Times New Roman" w:eastAsia="Times New Roman" w:hAnsi="Times New Roman" w:cs="Times New Roman"/>
            <w:sz w:val="24"/>
            <w:szCs w:val="24"/>
          </w:rPr>
          <w:delText xml:space="preserve"> that will feed approximately equally between the surface, benthos, and water column</w:delText>
        </w:r>
        <w:r w:rsidR="00366574" w:rsidDel="00063F8F">
          <w:rPr>
            <w:rFonts w:ascii="Times New Roman" w:eastAsia="Times New Roman" w:hAnsi="Times New Roman" w:cs="Times New Roman"/>
            <w:sz w:val="24"/>
            <w:szCs w:val="24"/>
          </w:rPr>
          <w:delText xml:space="preserve"> (this included piscivorous species)</w:delText>
        </w:r>
        <w:r w:rsidR="004D08DC" w:rsidDel="00063F8F">
          <w:rPr>
            <w:rFonts w:ascii="Times New Roman" w:eastAsia="Times New Roman" w:hAnsi="Times New Roman" w:cs="Times New Roman"/>
            <w:sz w:val="24"/>
            <w:szCs w:val="24"/>
          </w:rPr>
          <w:delText xml:space="preserve">. </w:delText>
        </w:r>
        <w:bookmarkEnd w:id="123"/>
        <w:r w:rsidR="00A3352C" w:rsidDel="00063F8F">
          <w:rPr>
            <w:rFonts w:ascii="Times New Roman" w:eastAsia="Times New Roman" w:hAnsi="Times New Roman" w:cs="Times New Roman"/>
            <w:sz w:val="24"/>
            <w:szCs w:val="24"/>
          </w:rPr>
          <w:delText>B</w:delText>
        </w:r>
        <w:r w:rsidR="00765F7E" w:rsidDel="00063F8F">
          <w:rPr>
            <w:rFonts w:ascii="Times New Roman" w:eastAsia="Times New Roman" w:hAnsi="Times New Roman" w:cs="Times New Roman"/>
            <w:sz w:val="24"/>
            <w:szCs w:val="24"/>
          </w:rPr>
          <w:delText xml:space="preserve">enthic </w:delText>
        </w:r>
        <w:r w:rsidDel="00063F8F">
          <w:rPr>
            <w:rFonts w:ascii="Times New Roman" w:eastAsia="Times New Roman" w:hAnsi="Times New Roman" w:cs="Times New Roman"/>
            <w:sz w:val="24"/>
            <w:szCs w:val="24"/>
          </w:rPr>
          <w:delText>f</w:delText>
        </w:r>
        <w:r w:rsidR="00115D0D" w:rsidDel="00063F8F">
          <w:rPr>
            <w:rFonts w:ascii="Times New Roman" w:eastAsia="Times New Roman" w:hAnsi="Times New Roman" w:cs="Times New Roman"/>
            <w:sz w:val="24"/>
            <w:szCs w:val="24"/>
          </w:rPr>
          <w:delText>eed</w:delText>
        </w:r>
        <w:r w:rsidR="00765F7E" w:rsidDel="00063F8F">
          <w:rPr>
            <w:rFonts w:ascii="Times New Roman" w:eastAsia="Times New Roman" w:hAnsi="Times New Roman" w:cs="Times New Roman"/>
            <w:sz w:val="24"/>
            <w:szCs w:val="24"/>
          </w:rPr>
          <w:delText>ers</w:delText>
        </w:r>
        <w:r w:rsidR="00A3352C" w:rsidDel="00063F8F">
          <w:rPr>
            <w:rFonts w:ascii="Times New Roman" w:eastAsia="Times New Roman" w:hAnsi="Times New Roman" w:cs="Times New Roman"/>
            <w:sz w:val="24"/>
            <w:szCs w:val="24"/>
          </w:rPr>
          <w:delText xml:space="preserve"> were</w:delText>
        </w:r>
        <w:r w:rsidR="00765F7E" w:rsidDel="00063F8F">
          <w:rPr>
            <w:rFonts w:ascii="Times New Roman" w:eastAsia="Times New Roman" w:hAnsi="Times New Roman" w:cs="Times New Roman"/>
            <w:sz w:val="24"/>
            <w:szCs w:val="24"/>
          </w:rPr>
          <w:delText xml:space="preserve"> fish that primarily feed at or near the benthos</w:delText>
        </w:r>
        <w:r w:rsidR="00614FA1" w:rsidDel="00063F8F">
          <w:rPr>
            <w:rFonts w:ascii="Times New Roman" w:eastAsia="Times New Roman" w:hAnsi="Times New Roman" w:cs="Times New Roman"/>
            <w:sz w:val="24"/>
            <w:szCs w:val="24"/>
          </w:rPr>
          <w:delText>.</w:delText>
        </w:r>
      </w:del>
    </w:p>
    <w:p w14:paraId="0000002A"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Analysis</w:t>
      </w:r>
    </w:p>
    <w:p w14:paraId="1FE0A071" w14:textId="17A62164" w:rsidR="00244DC6" w:rsidDel="00DD10FF" w:rsidRDefault="004D08DC" w:rsidP="000C55BA">
      <w:pPr>
        <w:spacing w:after="0" w:line="480" w:lineRule="auto"/>
        <w:rPr>
          <w:del w:id="124" w:author="Kanz, Abraham" w:date="2021-07-21T18:13:00Z"/>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1F4B">
        <w:rPr>
          <w:rFonts w:ascii="Times New Roman" w:eastAsia="Times New Roman" w:hAnsi="Times New Roman" w:cs="Times New Roman"/>
          <w:sz w:val="24"/>
          <w:szCs w:val="24"/>
        </w:rPr>
        <w:t xml:space="preserve">To determine </w:t>
      </w:r>
      <w:del w:id="125" w:author="Wesner, Jeff S" w:date="2021-08-11T15:17:00Z">
        <w:r w:rsidR="003A1F4B" w:rsidDel="00E159B6">
          <w:rPr>
            <w:rFonts w:ascii="Times New Roman" w:eastAsia="Times New Roman" w:hAnsi="Times New Roman" w:cs="Times New Roman"/>
            <w:sz w:val="24"/>
            <w:szCs w:val="24"/>
          </w:rPr>
          <w:delText xml:space="preserve">whether the proportion of </w:delText>
        </w:r>
      </w:del>
      <w:ins w:id="126" w:author="Kanz, Abraham" w:date="2021-07-21T18:17:00Z">
        <w:del w:id="127" w:author="Wesner, Jeff S" w:date="2021-08-11T15:17:00Z">
          <w:r w:rsidR="00F6434C" w:rsidDel="00E159B6">
            <w:rPr>
              <w:rFonts w:ascii="Times New Roman" w:eastAsia="Times New Roman" w:hAnsi="Times New Roman" w:cs="Times New Roman"/>
              <w:sz w:val="24"/>
              <w:szCs w:val="24"/>
            </w:rPr>
            <w:delText>each</w:delText>
          </w:r>
        </w:del>
      </w:ins>
      <w:del w:id="128" w:author="Wesner, Jeff S" w:date="2021-08-11T15:17:00Z">
        <w:r w:rsidR="00244DC6" w:rsidDel="00E159B6">
          <w:rPr>
            <w:rFonts w:ascii="Times New Roman" w:eastAsia="Times New Roman" w:hAnsi="Times New Roman" w:cs="Times New Roman"/>
            <w:sz w:val="24"/>
            <w:szCs w:val="24"/>
          </w:rPr>
          <w:delText>terrestrial</w:delText>
        </w:r>
        <w:r w:rsidR="003A1F4B" w:rsidDel="00E159B6">
          <w:rPr>
            <w:rFonts w:ascii="Times New Roman" w:eastAsia="Times New Roman" w:hAnsi="Times New Roman" w:cs="Times New Roman"/>
            <w:sz w:val="24"/>
            <w:szCs w:val="24"/>
          </w:rPr>
          <w:delText xml:space="preserve"> prey</w:delText>
        </w:r>
      </w:del>
      <w:ins w:id="129" w:author="Kanz, Abraham" w:date="2021-07-21T18:17:00Z">
        <w:del w:id="130" w:author="Wesner, Jeff S" w:date="2021-08-11T15:17:00Z">
          <w:r w:rsidR="00F6434C" w:rsidDel="00E159B6">
            <w:rPr>
              <w:rFonts w:ascii="Times New Roman" w:eastAsia="Times New Roman" w:hAnsi="Times New Roman" w:cs="Times New Roman"/>
              <w:sz w:val="24"/>
              <w:szCs w:val="24"/>
            </w:rPr>
            <w:delText xml:space="preserve"> stage</w:delText>
          </w:r>
        </w:del>
      </w:ins>
      <w:del w:id="131" w:author="Wesner, Jeff S" w:date="2021-08-11T15:17:00Z">
        <w:r w:rsidR="003A1F4B" w:rsidDel="00E159B6">
          <w:rPr>
            <w:rFonts w:ascii="Times New Roman" w:eastAsia="Times New Roman" w:hAnsi="Times New Roman" w:cs="Times New Roman"/>
            <w:sz w:val="24"/>
            <w:szCs w:val="24"/>
          </w:rPr>
          <w:delText xml:space="preserve"> in</w:delText>
        </w:r>
      </w:del>
      <w:ins w:id="132" w:author="Wesner, Jeff S" w:date="2021-08-11T15:17:00Z">
        <w:r w:rsidR="00E159B6">
          <w:rPr>
            <w:rFonts w:ascii="Times New Roman" w:eastAsia="Times New Roman" w:hAnsi="Times New Roman" w:cs="Times New Roman"/>
            <w:sz w:val="24"/>
            <w:szCs w:val="24"/>
          </w:rPr>
          <w:t>how fish</w:t>
        </w:r>
      </w:ins>
      <w:r w:rsidR="003A1F4B">
        <w:rPr>
          <w:rFonts w:ascii="Times New Roman" w:eastAsia="Times New Roman" w:hAnsi="Times New Roman" w:cs="Times New Roman"/>
          <w:sz w:val="24"/>
          <w:szCs w:val="24"/>
        </w:rPr>
        <w:t xml:space="preserve"> diets varied across fish </w:t>
      </w:r>
      <w:ins w:id="133" w:author="Kanz, Abraham" w:date="2021-07-21T18:13:00Z">
        <w:r w:rsidR="00DD10FF">
          <w:rPr>
            <w:rFonts w:ascii="Times New Roman" w:eastAsia="Times New Roman" w:hAnsi="Times New Roman" w:cs="Times New Roman"/>
            <w:sz w:val="24"/>
            <w:szCs w:val="24"/>
          </w:rPr>
          <w:t>species</w:t>
        </w:r>
      </w:ins>
      <w:ins w:id="134" w:author="Wesner, Jeff S" w:date="2021-08-11T15:18:00Z">
        <w:r w:rsidR="00E159B6">
          <w:rPr>
            <w:rFonts w:ascii="Times New Roman" w:eastAsia="Times New Roman" w:hAnsi="Times New Roman" w:cs="Times New Roman"/>
            <w:sz w:val="24"/>
            <w:szCs w:val="24"/>
          </w:rPr>
          <w:t xml:space="preserve"> and time</w:t>
        </w:r>
      </w:ins>
      <w:del w:id="135" w:author="Kanz, Abraham" w:date="2021-07-21T18:13:00Z">
        <w:r w:rsidR="00077F15" w:rsidDel="00DD10FF">
          <w:rPr>
            <w:rFonts w:ascii="Times New Roman" w:eastAsia="Times New Roman" w:hAnsi="Times New Roman" w:cs="Times New Roman"/>
            <w:sz w:val="24"/>
            <w:szCs w:val="24"/>
          </w:rPr>
          <w:delText>forag</w:delText>
        </w:r>
        <w:r w:rsidR="003A1F4B" w:rsidDel="00DD10FF">
          <w:rPr>
            <w:rFonts w:ascii="Times New Roman" w:eastAsia="Times New Roman" w:hAnsi="Times New Roman" w:cs="Times New Roman"/>
            <w:sz w:val="24"/>
            <w:szCs w:val="24"/>
          </w:rPr>
          <w:delText>ing domains</w:delText>
        </w:r>
      </w:del>
      <w:r w:rsidR="003A1F4B">
        <w:rPr>
          <w:rFonts w:ascii="Times New Roman" w:eastAsia="Times New Roman" w:hAnsi="Times New Roman" w:cs="Times New Roman"/>
          <w:sz w:val="24"/>
          <w:szCs w:val="24"/>
        </w:rPr>
        <w:t xml:space="preserve">, we fit </w:t>
      </w:r>
      <w:del w:id="136" w:author="Wesner, Jeff S" w:date="2021-08-11T15:18:00Z">
        <w:r w:rsidR="003A1F4B" w:rsidDel="00E159B6">
          <w:rPr>
            <w:rFonts w:ascii="Times New Roman" w:eastAsia="Times New Roman" w:hAnsi="Times New Roman" w:cs="Times New Roman"/>
            <w:sz w:val="24"/>
            <w:szCs w:val="24"/>
          </w:rPr>
          <w:delText xml:space="preserve">a </w:delText>
        </w:r>
      </w:del>
      <w:r w:rsidR="003A1F4B">
        <w:rPr>
          <w:rFonts w:ascii="Times New Roman" w:eastAsia="Times New Roman" w:hAnsi="Times New Roman" w:cs="Times New Roman"/>
          <w:sz w:val="24"/>
          <w:szCs w:val="24"/>
        </w:rPr>
        <w:t xml:space="preserve">generalized </w:t>
      </w:r>
      <w:ins w:id="137" w:author="Wesner, Jeff S" w:date="2021-08-11T15:16:00Z">
        <w:r w:rsidR="00E159B6">
          <w:rPr>
            <w:rFonts w:ascii="Times New Roman" w:eastAsia="Times New Roman" w:hAnsi="Times New Roman" w:cs="Times New Roman"/>
            <w:sz w:val="24"/>
            <w:szCs w:val="24"/>
          </w:rPr>
          <w:t xml:space="preserve">additive </w:t>
        </w:r>
      </w:ins>
      <w:del w:id="138" w:author="Wesner, Jeff S" w:date="2021-08-11T15:16:00Z">
        <w:r w:rsidR="003A1F4B" w:rsidDel="00E159B6">
          <w:rPr>
            <w:rFonts w:ascii="Times New Roman" w:eastAsia="Times New Roman" w:hAnsi="Times New Roman" w:cs="Times New Roman"/>
            <w:sz w:val="24"/>
            <w:szCs w:val="24"/>
          </w:rPr>
          <w:delText xml:space="preserve">linear </w:delText>
        </w:r>
      </w:del>
      <w:r w:rsidR="003A1F4B">
        <w:rPr>
          <w:rFonts w:ascii="Times New Roman" w:eastAsia="Times New Roman" w:hAnsi="Times New Roman" w:cs="Times New Roman"/>
          <w:sz w:val="24"/>
          <w:szCs w:val="24"/>
        </w:rPr>
        <w:t>mixed model</w:t>
      </w:r>
      <w:ins w:id="139" w:author="Wesner, Jeff S" w:date="2021-08-11T15:18:00Z">
        <w:r w:rsidR="00E159B6">
          <w:rPr>
            <w:rFonts w:ascii="Times New Roman" w:eastAsia="Times New Roman" w:hAnsi="Times New Roman" w:cs="Times New Roman"/>
            <w:sz w:val="24"/>
            <w:szCs w:val="24"/>
          </w:rPr>
          <w:t>s</w:t>
        </w:r>
      </w:ins>
      <w:r w:rsidR="003A1F4B">
        <w:rPr>
          <w:rFonts w:ascii="Times New Roman" w:eastAsia="Times New Roman" w:hAnsi="Times New Roman" w:cs="Times New Roman"/>
          <w:sz w:val="24"/>
          <w:szCs w:val="24"/>
        </w:rPr>
        <w:t xml:space="preserve"> with prey mass per stomach (mg dry mass) as the response variabl</w:t>
      </w:r>
      <w:ins w:id="140" w:author="Wesner, Jeff S" w:date="2021-08-11T15:17:00Z">
        <w:r w:rsidR="00E159B6">
          <w:rPr>
            <w:rFonts w:ascii="Times New Roman" w:eastAsia="Times New Roman" w:hAnsi="Times New Roman" w:cs="Times New Roman"/>
            <w:sz w:val="24"/>
            <w:szCs w:val="24"/>
          </w:rPr>
          <w:t xml:space="preserve">e, </w:t>
        </w:r>
      </w:ins>
      <w:del w:id="141" w:author="Wesner, Jeff S" w:date="2021-08-11T15:17:00Z">
        <w:r w:rsidR="003A1F4B" w:rsidDel="00E159B6">
          <w:rPr>
            <w:rFonts w:ascii="Times New Roman" w:eastAsia="Times New Roman" w:hAnsi="Times New Roman" w:cs="Times New Roman"/>
            <w:sz w:val="24"/>
            <w:szCs w:val="24"/>
          </w:rPr>
          <w:delText>e</w:delText>
        </w:r>
      </w:del>
      <w:del w:id="142" w:author="Wesner, Jeff S" w:date="2021-08-11T15:16:00Z">
        <w:r w:rsidR="003A1F4B" w:rsidDel="00E159B6">
          <w:rPr>
            <w:rFonts w:ascii="Times New Roman" w:eastAsia="Times New Roman" w:hAnsi="Times New Roman" w:cs="Times New Roman"/>
            <w:sz w:val="24"/>
            <w:szCs w:val="24"/>
          </w:rPr>
          <w:delText xml:space="preserve">, </w:delText>
        </w:r>
      </w:del>
      <w:r w:rsidR="003A1F4B">
        <w:rPr>
          <w:rFonts w:ascii="Times New Roman" w:eastAsia="Times New Roman" w:hAnsi="Times New Roman" w:cs="Times New Roman"/>
          <w:sz w:val="24"/>
          <w:szCs w:val="24"/>
        </w:rPr>
        <w:t>date</w:t>
      </w:r>
      <w:ins w:id="143" w:author="Wesner, Jeff S" w:date="2021-08-11T15:16:00Z">
        <w:r w:rsidR="00E159B6">
          <w:rPr>
            <w:rFonts w:ascii="Times New Roman" w:eastAsia="Times New Roman" w:hAnsi="Times New Roman" w:cs="Times New Roman"/>
            <w:sz w:val="24"/>
            <w:szCs w:val="24"/>
          </w:rPr>
          <w:t xml:space="preserve"> as the predictor variable grouped by</w:t>
        </w:r>
      </w:ins>
      <w:del w:id="144" w:author="Wesner, Jeff S" w:date="2021-08-11T15:17:00Z">
        <w:r w:rsidR="003A1F4B" w:rsidDel="00E159B6">
          <w:rPr>
            <w:rFonts w:ascii="Times New Roman" w:eastAsia="Times New Roman" w:hAnsi="Times New Roman" w:cs="Times New Roman"/>
            <w:sz w:val="24"/>
            <w:szCs w:val="24"/>
          </w:rPr>
          <w:delText xml:space="preserve">, </w:delText>
        </w:r>
      </w:del>
      <w:ins w:id="145" w:author="Wesner, Jeff S" w:date="2021-08-11T15:17:00Z">
        <w:r w:rsidR="00E159B6">
          <w:rPr>
            <w:rFonts w:ascii="Times New Roman" w:eastAsia="Times New Roman" w:hAnsi="Times New Roman" w:cs="Times New Roman"/>
            <w:sz w:val="24"/>
            <w:szCs w:val="24"/>
          </w:rPr>
          <w:t xml:space="preserve"> </w:t>
        </w:r>
      </w:ins>
      <w:r w:rsidR="003A1F4B">
        <w:rPr>
          <w:rFonts w:ascii="Times New Roman" w:eastAsia="Times New Roman" w:hAnsi="Times New Roman" w:cs="Times New Roman"/>
          <w:sz w:val="24"/>
          <w:szCs w:val="24"/>
        </w:rPr>
        <w:t xml:space="preserve">fish </w:t>
      </w:r>
      <w:ins w:id="146" w:author="Kanz, Abraham" w:date="2021-07-21T18:17:00Z">
        <w:r w:rsidR="00F6434C">
          <w:rPr>
            <w:rFonts w:ascii="Times New Roman" w:eastAsia="Times New Roman" w:hAnsi="Times New Roman" w:cs="Times New Roman"/>
            <w:sz w:val="24"/>
            <w:szCs w:val="24"/>
          </w:rPr>
          <w:t>species</w:t>
        </w:r>
      </w:ins>
      <w:del w:id="147" w:author="Kanz, Abraham" w:date="2021-07-21T18:17:00Z">
        <w:r w:rsidR="003A1F4B" w:rsidDel="00F6434C">
          <w:rPr>
            <w:rFonts w:ascii="Times New Roman" w:eastAsia="Times New Roman" w:hAnsi="Times New Roman" w:cs="Times New Roman"/>
            <w:sz w:val="24"/>
            <w:szCs w:val="24"/>
          </w:rPr>
          <w:delText>domain</w:delText>
        </w:r>
      </w:del>
      <w:del w:id="148" w:author="Wesner, Jeff S" w:date="2021-08-11T15:17:00Z">
        <w:r w:rsidR="003A1F4B" w:rsidDel="00E159B6">
          <w:rPr>
            <w:rFonts w:ascii="Times New Roman" w:eastAsia="Times New Roman" w:hAnsi="Times New Roman" w:cs="Times New Roman"/>
            <w:sz w:val="24"/>
            <w:szCs w:val="24"/>
          </w:rPr>
          <w:delText>,</w:delText>
        </w:r>
      </w:del>
      <w:r w:rsidR="003A1F4B">
        <w:rPr>
          <w:rFonts w:ascii="Times New Roman" w:eastAsia="Times New Roman" w:hAnsi="Times New Roman" w:cs="Times New Roman"/>
          <w:sz w:val="24"/>
          <w:szCs w:val="24"/>
        </w:rPr>
        <w:t xml:space="preserve"> </w:t>
      </w:r>
      <w:r w:rsidR="00101924">
        <w:rPr>
          <w:rFonts w:ascii="Times New Roman" w:eastAsia="Times New Roman" w:hAnsi="Times New Roman" w:cs="Times New Roman"/>
          <w:sz w:val="24"/>
          <w:szCs w:val="24"/>
        </w:rPr>
        <w:t xml:space="preserve">and </w:t>
      </w:r>
      <w:ins w:id="149" w:author="Wesner, Jeff S" w:date="2021-08-11T15:18:00Z">
        <w:r w:rsidR="00E159B6">
          <w:rPr>
            <w:rFonts w:ascii="Times New Roman" w:eastAsia="Times New Roman" w:hAnsi="Times New Roman" w:cs="Times New Roman"/>
            <w:sz w:val="24"/>
            <w:szCs w:val="24"/>
          </w:rPr>
          <w:t xml:space="preserve">either </w:t>
        </w:r>
      </w:ins>
      <w:del w:id="150" w:author="Wesner, Jeff S" w:date="2021-08-11T15:29:00Z">
        <w:r w:rsidR="00101924" w:rsidDel="00542CD2">
          <w:rPr>
            <w:rFonts w:ascii="Times New Roman" w:eastAsia="Times New Roman" w:hAnsi="Times New Roman" w:cs="Times New Roman"/>
            <w:sz w:val="24"/>
            <w:szCs w:val="24"/>
          </w:rPr>
          <w:delText xml:space="preserve">prey </w:delText>
        </w:r>
      </w:del>
      <w:ins w:id="151" w:author="Kanz, Abraham" w:date="2021-07-21T18:18:00Z">
        <w:del w:id="152" w:author="Wesner, Jeff S" w:date="2021-08-11T15:20:00Z">
          <w:r w:rsidR="00F6434C" w:rsidDel="00E159B6">
            <w:rPr>
              <w:rFonts w:ascii="Times New Roman" w:eastAsia="Times New Roman" w:hAnsi="Times New Roman" w:cs="Times New Roman"/>
              <w:sz w:val="24"/>
              <w:szCs w:val="24"/>
            </w:rPr>
            <w:delText>stage</w:delText>
          </w:r>
        </w:del>
      </w:ins>
      <w:ins w:id="153" w:author="Wesner, Jeff S" w:date="2021-08-11T15:19:00Z">
        <w:r w:rsidR="00E159B6">
          <w:rPr>
            <w:rFonts w:ascii="Times New Roman" w:eastAsia="Times New Roman" w:hAnsi="Times New Roman" w:cs="Times New Roman"/>
            <w:sz w:val="24"/>
            <w:szCs w:val="24"/>
          </w:rPr>
          <w:t xml:space="preserve">prey larval origin (terrestrial </w:t>
        </w:r>
      </w:ins>
      <w:ins w:id="154" w:author="Wesner, Jeff S" w:date="2021-08-11T15:21:00Z">
        <w:r w:rsidR="00542CD2">
          <w:rPr>
            <w:rFonts w:ascii="Times New Roman" w:eastAsia="Times New Roman" w:hAnsi="Times New Roman" w:cs="Times New Roman"/>
            <w:sz w:val="24"/>
            <w:szCs w:val="24"/>
          </w:rPr>
          <w:t>vs.</w:t>
        </w:r>
      </w:ins>
      <w:ins w:id="155" w:author="Wesner, Jeff S" w:date="2021-08-11T15:19:00Z">
        <w:r w:rsidR="00E159B6">
          <w:rPr>
            <w:rFonts w:ascii="Times New Roman" w:eastAsia="Times New Roman" w:hAnsi="Times New Roman" w:cs="Times New Roman"/>
            <w:sz w:val="24"/>
            <w:szCs w:val="24"/>
          </w:rPr>
          <w:t xml:space="preserve"> aquatic)</w:t>
        </w:r>
      </w:ins>
      <w:ins w:id="156" w:author="Wesner, Jeff S" w:date="2021-08-11T15:29:00Z">
        <w:r w:rsidR="00542CD2">
          <w:rPr>
            <w:rFonts w:ascii="Times New Roman" w:eastAsia="Times New Roman" w:hAnsi="Times New Roman" w:cs="Times New Roman"/>
            <w:sz w:val="24"/>
            <w:szCs w:val="24"/>
          </w:rPr>
          <w:t xml:space="preserve"> or</w:t>
        </w:r>
        <w:r w:rsidR="00542CD2" w:rsidRPr="00542CD2">
          <w:rPr>
            <w:rFonts w:ascii="Times New Roman" w:eastAsia="Times New Roman" w:hAnsi="Times New Roman" w:cs="Times New Roman"/>
            <w:sz w:val="24"/>
            <w:szCs w:val="24"/>
          </w:rPr>
          <w:t xml:space="preserve"> </w:t>
        </w:r>
        <w:r w:rsidR="00542CD2">
          <w:rPr>
            <w:rFonts w:ascii="Times New Roman" w:eastAsia="Times New Roman" w:hAnsi="Times New Roman" w:cs="Times New Roman"/>
            <w:sz w:val="24"/>
            <w:szCs w:val="24"/>
          </w:rPr>
          <w:t xml:space="preserve">prey consumer status within aquatic food webs (consumer vs. </w:t>
        </w:r>
        <w:proofErr w:type="spellStart"/>
        <w:r w:rsidR="00542CD2">
          <w:rPr>
            <w:rFonts w:ascii="Times New Roman" w:eastAsia="Times New Roman" w:hAnsi="Times New Roman" w:cs="Times New Roman"/>
            <w:sz w:val="24"/>
            <w:szCs w:val="24"/>
          </w:rPr>
          <w:t>non_consumer</w:t>
        </w:r>
        <w:proofErr w:type="spellEnd"/>
        <w:r w:rsidR="00542CD2">
          <w:rPr>
            <w:rFonts w:ascii="Times New Roman" w:eastAsia="Times New Roman" w:hAnsi="Times New Roman" w:cs="Times New Roman"/>
            <w:sz w:val="24"/>
            <w:szCs w:val="24"/>
          </w:rPr>
          <w:t>)</w:t>
        </w:r>
      </w:ins>
      <w:ins w:id="157" w:author="Wesner, Jeff S" w:date="2021-08-11T15:20:00Z">
        <w:r w:rsidR="00E159B6">
          <w:rPr>
            <w:rFonts w:ascii="Times New Roman" w:eastAsia="Times New Roman" w:hAnsi="Times New Roman" w:cs="Times New Roman"/>
            <w:sz w:val="24"/>
            <w:szCs w:val="24"/>
          </w:rPr>
          <w:t>,</w:t>
        </w:r>
      </w:ins>
      <w:del w:id="158" w:author="Kanz, Abraham" w:date="2021-07-21T18:17:00Z">
        <w:r w:rsidR="00101924" w:rsidDel="00F6434C">
          <w:rPr>
            <w:rFonts w:ascii="Times New Roman" w:eastAsia="Times New Roman" w:hAnsi="Times New Roman" w:cs="Times New Roman"/>
            <w:sz w:val="24"/>
            <w:szCs w:val="24"/>
          </w:rPr>
          <w:delText>origin</w:delText>
        </w:r>
      </w:del>
      <w:del w:id="159" w:author="Kanz, Abraham" w:date="2021-07-21T18:18:00Z">
        <w:r w:rsidR="00101924" w:rsidDel="00F6434C">
          <w:rPr>
            <w:rFonts w:ascii="Times New Roman" w:eastAsia="Times New Roman" w:hAnsi="Times New Roman" w:cs="Times New Roman"/>
            <w:sz w:val="24"/>
            <w:szCs w:val="24"/>
          </w:rPr>
          <w:delText xml:space="preserve"> (aquatic/terrestrial)</w:delText>
        </w:r>
      </w:del>
      <w:del w:id="160" w:author="Wesner, Jeff S" w:date="2021-08-11T15:16:00Z">
        <w:r w:rsidR="00101924" w:rsidDel="00E159B6">
          <w:rPr>
            <w:rFonts w:ascii="Times New Roman" w:eastAsia="Times New Roman" w:hAnsi="Times New Roman" w:cs="Times New Roman"/>
            <w:sz w:val="24"/>
            <w:szCs w:val="24"/>
          </w:rPr>
          <w:delText xml:space="preserve">, </w:delText>
        </w:r>
        <w:r w:rsidR="003A1F4B" w:rsidDel="00E159B6">
          <w:rPr>
            <w:rFonts w:ascii="Times New Roman" w:eastAsia="Times New Roman" w:hAnsi="Times New Roman" w:cs="Times New Roman"/>
            <w:sz w:val="24"/>
            <w:szCs w:val="24"/>
          </w:rPr>
          <w:delText xml:space="preserve">and </w:delText>
        </w:r>
      </w:del>
      <w:ins w:id="161" w:author="Kanz, Abraham" w:date="2021-07-22T19:30:00Z">
        <w:del w:id="162" w:author="Wesner, Jeff S" w:date="2021-08-11T15:16:00Z">
          <w:r w:rsidR="00063F8F" w:rsidDel="00E159B6">
            <w:rPr>
              <w:rFonts w:ascii="Times New Roman" w:eastAsia="Times New Roman" w:hAnsi="Times New Roman" w:cs="Times New Roman"/>
              <w:sz w:val="24"/>
              <w:szCs w:val="24"/>
            </w:rPr>
            <w:delText xml:space="preserve">all of </w:delText>
          </w:r>
        </w:del>
      </w:ins>
      <w:del w:id="163" w:author="Wesner, Jeff S" w:date="2021-08-11T15:16:00Z">
        <w:r w:rsidR="003A1F4B" w:rsidDel="00E159B6">
          <w:rPr>
            <w:rFonts w:ascii="Times New Roman" w:eastAsia="Times New Roman" w:hAnsi="Times New Roman" w:cs="Times New Roman"/>
            <w:sz w:val="24"/>
            <w:szCs w:val="24"/>
          </w:rPr>
          <w:delText xml:space="preserve">their interactions as the predictor variables, </w:delText>
        </w:r>
      </w:del>
      <w:ins w:id="164" w:author="Wesner, Jeff S" w:date="2021-08-11T15:18:00Z">
        <w:r w:rsidR="00E159B6">
          <w:rPr>
            <w:rFonts w:ascii="Times New Roman" w:eastAsia="Times New Roman" w:hAnsi="Times New Roman" w:cs="Times New Roman"/>
            <w:sz w:val="24"/>
            <w:szCs w:val="24"/>
          </w:rPr>
          <w:t xml:space="preserve"> </w:t>
        </w:r>
      </w:ins>
      <w:r w:rsidR="003A1F4B">
        <w:rPr>
          <w:rFonts w:ascii="Times New Roman" w:eastAsia="Times New Roman" w:hAnsi="Times New Roman" w:cs="Times New Roman"/>
          <w:sz w:val="24"/>
          <w:szCs w:val="24"/>
        </w:rPr>
        <w:t>and site</w:t>
      </w:r>
      <w:ins w:id="165" w:author="Wesner, Jeff S" w:date="2021-08-11T15:21:00Z">
        <w:r w:rsidR="00542CD2">
          <w:rPr>
            <w:rFonts w:ascii="Times New Roman" w:eastAsia="Times New Roman" w:hAnsi="Times New Roman" w:cs="Times New Roman"/>
            <w:sz w:val="24"/>
            <w:szCs w:val="24"/>
          </w:rPr>
          <w:t xml:space="preserve"> and consumer status or larval origin</w:t>
        </w:r>
      </w:ins>
      <w:del w:id="166" w:author="Kanz, Abraham" w:date="2021-07-21T18:18:00Z">
        <w:r w:rsidR="003A1F4B" w:rsidDel="00F6434C">
          <w:rPr>
            <w:rFonts w:ascii="Times New Roman" w:eastAsia="Times New Roman" w:hAnsi="Times New Roman" w:cs="Times New Roman"/>
            <w:sz w:val="24"/>
            <w:szCs w:val="24"/>
          </w:rPr>
          <w:delText xml:space="preserve"> and fish species </w:delText>
        </w:r>
      </w:del>
      <w:del w:id="167" w:author="Kanz, Abraham" w:date="2021-07-22T19:31:00Z">
        <w:r w:rsidR="003A1F4B" w:rsidDel="00030503">
          <w:rPr>
            <w:rFonts w:ascii="Times New Roman" w:eastAsia="Times New Roman" w:hAnsi="Times New Roman" w:cs="Times New Roman"/>
            <w:sz w:val="24"/>
            <w:szCs w:val="24"/>
          </w:rPr>
          <w:delText>a</w:delText>
        </w:r>
      </w:del>
      <w:del w:id="168" w:author="Kanz, Abraham" w:date="2021-07-21T18:18:00Z">
        <w:r w:rsidR="003A1F4B" w:rsidDel="00F6434C">
          <w:rPr>
            <w:rFonts w:ascii="Times New Roman" w:eastAsia="Times New Roman" w:hAnsi="Times New Roman" w:cs="Times New Roman"/>
            <w:sz w:val="24"/>
            <w:szCs w:val="24"/>
          </w:rPr>
          <w:delText>s</w:delText>
        </w:r>
      </w:del>
      <w:ins w:id="169" w:author="Kanz, Abraham" w:date="2021-07-22T19:32:00Z">
        <w:r w:rsidR="00030503">
          <w:rPr>
            <w:rFonts w:ascii="Times New Roman" w:eastAsia="Times New Roman" w:hAnsi="Times New Roman" w:cs="Times New Roman"/>
            <w:sz w:val="24"/>
            <w:szCs w:val="24"/>
          </w:rPr>
          <w:t xml:space="preserve"> as a</w:t>
        </w:r>
      </w:ins>
      <w:r w:rsidR="003A1F4B">
        <w:rPr>
          <w:rFonts w:ascii="Times New Roman" w:eastAsia="Times New Roman" w:hAnsi="Times New Roman" w:cs="Times New Roman"/>
          <w:sz w:val="24"/>
          <w:szCs w:val="24"/>
        </w:rPr>
        <w:t xml:space="preserve"> random intercept</w:t>
      </w:r>
      <w:del w:id="170" w:author="Kanz, Abraham" w:date="2021-07-21T18:18:00Z">
        <w:r w:rsidR="003A1F4B" w:rsidDel="00F6434C">
          <w:rPr>
            <w:rFonts w:ascii="Times New Roman" w:eastAsia="Times New Roman" w:hAnsi="Times New Roman" w:cs="Times New Roman"/>
            <w:sz w:val="24"/>
            <w:szCs w:val="24"/>
          </w:rPr>
          <w:delText>s</w:delText>
        </w:r>
      </w:del>
      <w:r w:rsidR="003A1F4B">
        <w:rPr>
          <w:rFonts w:ascii="Times New Roman" w:eastAsia="Times New Roman" w:hAnsi="Times New Roman" w:cs="Times New Roman"/>
          <w:sz w:val="24"/>
          <w:szCs w:val="24"/>
        </w:rPr>
        <w:t xml:space="preserve">. </w:t>
      </w:r>
      <w:ins w:id="171" w:author="Wesner, Jeff S" w:date="2021-08-11T15:29:00Z">
        <w:r w:rsidR="00542CD2">
          <w:rPr>
            <w:rFonts w:ascii="Times New Roman" w:eastAsia="Times New Roman" w:hAnsi="Times New Roman" w:cs="Times New Roman"/>
            <w:sz w:val="24"/>
            <w:szCs w:val="24"/>
          </w:rPr>
          <w:t xml:space="preserve">Data for the </w:t>
        </w:r>
      </w:ins>
      <w:ins w:id="172" w:author="Wesner, Jeff S" w:date="2021-08-11T15:30:00Z">
        <w:r w:rsidR="00542CD2">
          <w:rPr>
            <w:rFonts w:ascii="Times New Roman" w:eastAsia="Times New Roman" w:hAnsi="Times New Roman" w:cs="Times New Roman"/>
            <w:sz w:val="24"/>
            <w:szCs w:val="24"/>
          </w:rPr>
          <w:t>second</w:t>
        </w:r>
      </w:ins>
      <w:ins w:id="173" w:author="Wesner, Jeff S" w:date="2021-08-11T15:29:00Z">
        <w:r w:rsidR="00542CD2">
          <w:rPr>
            <w:rFonts w:ascii="Times New Roman" w:eastAsia="Times New Roman" w:hAnsi="Times New Roman" w:cs="Times New Roman"/>
            <w:sz w:val="24"/>
            <w:szCs w:val="24"/>
          </w:rPr>
          <w:t xml:space="preserve"> model contained only prey with aquatic origins. This allowed us to determine 1) wh</w:t>
        </w:r>
      </w:ins>
      <w:ins w:id="174" w:author="Wesner, Jeff S" w:date="2021-08-11T15:30:00Z">
        <w:r w:rsidR="00542CD2">
          <w:rPr>
            <w:rFonts w:ascii="Times New Roman" w:eastAsia="Times New Roman" w:hAnsi="Times New Roman" w:cs="Times New Roman"/>
            <w:sz w:val="24"/>
            <w:szCs w:val="24"/>
          </w:rPr>
          <w:t>at</w:t>
        </w:r>
      </w:ins>
      <w:ins w:id="175" w:author="Wesner, Jeff S" w:date="2021-08-11T15:29:00Z">
        <w:r w:rsidR="00542CD2">
          <w:rPr>
            <w:rFonts w:ascii="Times New Roman" w:eastAsia="Times New Roman" w:hAnsi="Times New Roman" w:cs="Times New Roman"/>
            <w:sz w:val="24"/>
            <w:szCs w:val="24"/>
          </w:rPr>
          <w:t xml:space="preserve"> proportion of prey were eaten </w:t>
        </w:r>
      </w:ins>
      <w:ins w:id="176" w:author="Wesner, Jeff S" w:date="2021-08-11T15:30:00Z">
        <w:r w:rsidR="00542CD2">
          <w:rPr>
            <w:rFonts w:ascii="Times New Roman" w:eastAsia="Times New Roman" w:hAnsi="Times New Roman" w:cs="Times New Roman"/>
            <w:sz w:val="24"/>
            <w:szCs w:val="24"/>
          </w:rPr>
          <w:t>from terrestrial origins and 2) what proportion of the aquatic prey were eaten in non-consumer life-stages.</w:t>
        </w:r>
      </w:ins>
      <w:ins w:id="177" w:author="Wesner, Jeff S" w:date="2021-08-11T15:29:00Z">
        <w:r w:rsidR="00542CD2">
          <w:rPr>
            <w:rFonts w:ascii="Times New Roman" w:eastAsia="Times New Roman" w:hAnsi="Times New Roman" w:cs="Times New Roman"/>
            <w:sz w:val="24"/>
            <w:szCs w:val="24"/>
          </w:rPr>
          <w:t xml:space="preserve"> </w:t>
        </w:r>
      </w:ins>
      <w:r w:rsidR="003A1F4B">
        <w:rPr>
          <w:rFonts w:ascii="Times New Roman" w:eastAsia="Times New Roman" w:hAnsi="Times New Roman" w:cs="Times New Roman"/>
          <w:sz w:val="24"/>
          <w:szCs w:val="24"/>
        </w:rPr>
        <w:t>We used a Gamma likelihood with a log link, since prey mass is a positive, continuous measure.</w:t>
      </w:r>
      <w:ins w:id="178" w:author="Kanz, Abraham" w:date="2021-07-21T18:13:00Z">
        <w:r w:rsidR="00DD10FF">
          <w:rPr>
            <w:rFonts w:ascii="Times New Roman" w:eastAsia="Times New Roman" w:hAnsi="Times New Roman" w:cs="Times New Roman"/>
            <w:sz w:val="24"/>
            <w:szCs w:val="24"/>
          </w:rPr>
          <w:t xml:space="preserve"> </w:t>
        </w:r>
      </w:ins>
      <w:del w:id="179" w:author="Kanz, Abraham" w:date="2021-07-21T18:13:00Z">
        <w:r w:rsidR="003A1F4B" w:rsidDel="00DD10FF">
          <w:rPr>
            <w:rFonts w:ascii="Times New Roman" w:eastAsia="Times New Roman" w:hAnsi="Times New Roman" w:cs="Times New Roman"/>
            <w:sz w:val="24"/>
            <w:szCs w:val="24"/>
          </w:rPr>
          <w:delText xml:space="preserve"> </w:delText>
        </w:r>
      </w:del>
    </w:p>
    <w:p w14:paraId="212A565E" w14:textId="6C0B0CB9" w:rsidR="000C55BA" w:rsidRDefault="00244DC6" w:rsidP="000C55BA">
      <w:pPr>
        <w:spacing w:after="0" w:line="480" w:lineRule="auto"/>
        <w:rPr>
          <w:rFonts w:ascii="Times New Roman" w:eastAsia="Times New Roman" w:hAnsi="Times New Roman" w:cs="Times New Roman"/>
          <w:sz w:val="24"/>
          <w:szCs w:val="24"/>
        </w:rPr>
      </w:pPr>
      <w:del w:id="180" w:author="Kanz, Abraham" w:date="2021-07-21T18:13:00Z">
        <w:r w:rsidDel="00DD10FF">
          <w:rPr>
            <w:rFonts w:ascii="Times New Roman" w:eastAsia="Times New Roman" w:hAnsi="Times New Roman" w:cs="Times New Roman"/>
            <w:sz w:val="24"/>
            <w:szCs w:val="24"/>
          </w:rPr>
          <w:tab/>
        </w:r>
      </w:del>
      <w:del w:id="181" w:author="Kanz, Abraham" w:date="2021-07-21T18:23:00Z">
        <w:r w:rsidDel="00C7320C">
          <w:rPr>
            <w:rFonts w:ascii="Times New Roman" w:eastAsia="Times New Roman" w:hAnsi="Times New Roman" w:cs="Times New Roman"/>
            <w:sz w:val="24"/>
            <w:szCs w:val="24"/>
          </w:rPr>
          <w:delText xml:space="preserve">To determine what fraction of aquatic prey were eaten in </w:delText>
        </w:r>
      </w:del>
      <w:del w:id="182" w:author="Kanz, Abraham" w:date="2021-07-21T18:10:00Z">
        <w:r w:rsidDel="00A16C96">
          <w:rPr>
            <w:rFonts w:ascii="Times New Roman" w:eastAsia="Times New Roman" w:hAnsi="Times New Roman" w:cs="Times New Roman"/>
            <w:sz w:val="24"/>
            <w:szCs w:val="24"/>
          </w:rPr>
          <w:delText>non-consumer</w:delText>
        </w:r>
      </w:del>
      <w:del w:id="183" w:author="Kanz, Abraham" w:date="2021-07-21T18:23:00Z">
        <w:r w:rsidDel="00C7320C">
          <w:rPr>
            <w:rFonts w:ascii="Times New Roman" w:eastAsia="Times New Roman" w:hAnsi="Times New Roman" w:cs="Times New Roman"/>
            <w:sz w:val="24"/>
            <w:szCs w:val="24"/>
          </w:rPr>
          <w:delText xml:space="preserve"> life-stage</w:delText>
        </w:r>
      </w:del>
      <w:del w:id="184" w:author="Kanz, Abraham" w:date="2021-07-21T18:10:00Z">
        <w:r w:rsidDel="00A16C96">
          <w:rPr>
            <w:rFonts w:ascii="Times New Roman" w:eastAsia="Times New Roman" w:hAnsi="Times New Roman" w:cs="Times New Roman"/>
            <w:sz w:val="24"/>
            <w:szCs w:val="24"/>
          </w:rPr>
          <w:delText>s</w:delText>
        </w:r>
      </w:del>
      <w:del w:id="185" w:author="Kanz, Abraham" w:date="2021-07-21T18:23:00Z">
        <w:r w:rsidDel="00C7320C">
          <w:rPr>
            <w:rFonts w:ascii="Times New Roman" w:eastAsia="Times New Roman" w:hAnsi="Times New Roman" w:cs="Times New Roman"/>
            <w:sz w:val="24"/>
            <w:szCs w:val="24"/>
          </w:rPr>
          <w:delText xml:space="preserve">, we used a similar model as above, but with prey </w:delText>
        </w:r>
      </w:del>
      <w:del w:id="186" w:author="Kanz, Abraham" w:date="2021-07-21T18:10:00Z">
        <w:r w:rsidDel="00A16C96">
          <w:rPr>
            <w:rFonts w:ascii="Times New Roman" w:eastAsia="Times New Roman" w:hAnsi="Times New Roman" w:cs="Times New Roman"/>
            <w:sz w:val="24"/>
            <w:szCs w:val="24"/>
          </w:rPr>
          <w:delText xml:space="preserve">consumer status </w:delText>
        </w:r>
      </w:del>
      <w:del w:id="187" w:author="Kanz, Abraham" w:date="2021-07-21T18:23:00Z">
        <w:r w:rsidDel="00C7320C">
          <w:rPr>
            <w:rFonts w:ascii="Times New Roman" w:eastAsia="Times New Roman" w:hAnsi="Times New Roman" w:cs="Times New Roman"/>
            <w:sz w:val="24"/>
            <w:szCs w:val="24"/>
          </w:rPr>
          <w:delText>(</w:delText>
        </w:r>
      </w:del>
      <w:del w:id="188" w:author="Kanz, Abraham" w:date="2021-07-21T18:10:00Z">
        <w:r w:rsidDel="00A16C96">
          <w:rPr>
            <w:rFonts w:ascii="Times New Roman" w:eastAsia="Times New Roman" w:hAnsi="Times New Roman" w:cs="Times New Roman"/>
            <w:sz w:val="24"/>
            <w:szCs w:val="24"/>
          </w:rPr>
          <w:delText>consumer/non-consumer</w:delText>
        </w:r>
      </w:del>
      <w:del w:id="189" w:author="Kanz, Abraham" w:date="2021-07-21T18:23:00Z">
        <w:r w:rsidDel="00C7320C">
          <w:rPr>
            <w:rFonts w:ascii="Times New Roman" w:eastAsia="Times New Roman" w:hAnsi="Times New Roman" w:cs="Times New Roman"/>
            <w:sz w:val="24"/>
            <w:szCs w:val="24"/>
          </w:rPr>
          <w:delText xml:space="preserve">) instead of prey origin. This model also contained only prey that were aquatic.  </w:delText>
        </w:r>
      </w:del>
      <w:r>
        <w:rPr>
          <w:rFonts w:ascii="Times New Roman" w:eastAsia="Times New Roman" w:hAnsi="Times New Roman" w:cs="Times New Roman"/>
          <w:sz w:val="24"/>
          <w:szCs w:val="24"/>
        </w:rPr>
        <w:t xml:space="preserve"> </w:t>
      </w:r>
    </w:p>
    <w:p w14:paraId="414FDCBD" w14:textId="3850D70D" w:rsidR="00EA4D64" w:rsidRDefault="00101924" w:rsidP="000C55B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w:t>
      </w:r>
      <w:ins w:id="190" w:author="Wesner, Jeff S" w:date="2021-08-11T15:21:00Z">
        <w:r w:rsidR="00542CD2">
          <w:rPr>
            <w:rFonts w:ascii="Times New Roman" w:eastAsia="Times New Roman" w:hAnsi="Times New Roman" w:cs="Times New Roman"/>
            <w:sz w:val="24"/>
            <w:szCs w:val="24"/>
          </w:rPr>
          <w:t xml:space="preserve"> two</w:t>
        </w:r>
      </w:ins>
      <w:r>
        <w:rPr>
          <w:rFonts w:ascii="Times New Roman" w:eastAsia="Times New Roman" w:hAnsi="Times New Roman" w:cs="Times New Roman"/>
          <w:sz w:val="24"/>
          <w:szCs w:val="24"/>
        </w:rPr>
        <w:t xml:space="preserve"> model</w:t>
      </w:r>
      <w:ins w:id="191" w:author="Wesner, Jeff S" w:date="2021-08-11T15:20:00Z">
        <w:r w:rsidR="00E159B6">
          <w:rPr>
            <w:rFonts w:ascii="Times New Roman" w:eastAsia="Times New Roman" w:hAnsi="Times New Roman" w:cs="Times New Roman"/>
            <w:sz w:val="24"/>
            <w:szCs w:val="24"/>
          </w:rPr>
          <w:t>s</w:t>
        </w:r>
      </w:ins>
      <w:del w:id="192" w:author="Kanz, Abraham" w:date="2021-07-21T18:22:00Z">
        <w:r w:rsidR="00244DC6" w:rsidDel="00ED676F">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above</w:t>
      </w:r>
      <w:ins w:id="193" w:author="Wesner, Jeff S" w:date="2021-08-11T15:22:00Z">
        <w:r w:rsidR="00542CD2">
          <w:rPr>
            <w:rFonts w:ascii="Times New Roman" w:eastAsia="Times New Roman" w:hAnsi="Times New Roman" w:cs="Times New Roman"/>
            <w:sz w:val="24"/>
            <w:szCs w:val="24"/>
          </w:rPr>
          <w:t xml:space="preserve"> (i.e., larval origin</w:t>
        </w:r>
      </w:ins>
      <w:ins w:id="194" w:author="Wesner, Jeff S" w:date="2021-08-11T15:30:00Z">
        <w:r w:rsidR="00542CD2">
          <w:rPr>
            <w:rFonts w:ascii="Times New Roman" w:eastAsia="Times New Roman" w:hAnsi="Times New Roman" w:cs="Times New Roman"/>
            <w:sz w:val="24"/>
            <w:szCs w:val="24"/>
          </w:rPr>
          <w:t xml:space="preserve"> or consumer status</w:t>
        </w:r>
      </w:ins>
      <w:ins w:id="195" w:author="Wesner, Jeff S" w:date="2021-08-11T15:22:00Z">
        <w:r w:rsidR="00542CD2">
          <w:rPr>
            <w:rFonts w:ascii="Times New Roman" w:eastAsia="Times New Roman" w:hAnsi="Times New Roman" w:cs="Times New Roman"/>
            <w:sz w:val="24"/>
            <w:szCs w:val="24"/>
          </w:rPr>
          <w:t>)</w:t>
        </w:r>
      </w:ins>
      <w:r w:rsidR="00EA4D64">
        <w:rPr>
          <w:rFonts w:ascii="Times New Roman" w:eastAsia="Times New Roman" w:hAnsi="Times New Roman" w:cs="Times New Roman"/>
          <w:sz w:val="24"/>
          <w:szCs w:val="24"/>
        </w:rPr>
        <w:t xml:space="preserve">, we used prey mass per fish, rather than prey mass per fish length (e.g., corrected for fish size), because there was no evidence that larger fish had a higher mass of prey (Figure S1). </w:t>
      </w:r>
      <w:del w:id="196" w:author="Kanz, Abraham" w:date="2021-07-21T18:19:00Z">
        <w:r w:rsidR="000C55BA" w:rsidDel="00ED676F">
          <w:rPr>
            <w:rFonts w:ascii="Times New Roman" w:eastAsia="Times New Roman" w:hAnsi="Times New Roman" w:cs="Times New Roman"/>
            <w:sz w:val="24"/>
            <w:szCs w:val="24"/>
          </w:rPr>
          <w:delText xml:space="preserve">Finally, we fit similar models as above for each fish species (rather than for fish domain only). </w:delText>
        </w:r>
      </w:del>
      <w:r w:rsidR="00244DC6">
        <w:rPr>
          <w:rFonts w:ascii="Times New Roman" w:eastAsia="Times New Roman" w:hAnsi="Times New Roman" w:cs="Times New Roman"/>
          <w:sz w:val="24"/>
          <w:szCs w:val="24"/>
        </w:rPr>
        <w:t>We used the posterior distribution of each model to estimate derived quantities of both total prey mass per fish</w:t>
      </w:r>
      <w:ins w:id="197" w:author="Wesner, Jeff S" w:date="2021-08-11T15:17:00Z">
        <w:r w:rsidR="00E159B6">
          <w:rPr>
            <w:rFonts w:ascii="Times New Roman" w:eastAsia="Times New Roman" w:hAnsi="Times New Roman" w:cs="Times New Roman"/>
            <w:sz w:val="24"/>
            <w:szCs w:val="24"/>
          </w:rPr>
          <w:t xml:space="preserve"> </w:t>
        </w:r>
      </w:ins>
      <w:del w:id="198" w:author="Kanz, Abraham" w:date="2021-07-21T18:21:00Z">
        <w:r w:rsidR="00244DC6" w:rsidDel="00ED676F">
          <w:rPr>
            <w:rFonts w:ascii="Times New Roman" w:eastAsia="Times New Roman" w:hAnsi="Times New Roman" w:cs="Times New Roman"/>
            <w:sz w:val="24"/>
            <w:szCs w:val="24"/>
          </w:rPr>
          <w:delText xml:space="preserve">, the proportion of prey that were terrestrial, </w:delText>
        </w:r>
      </w:del>
      <w:r w:rsidR="00244DC6">
        <w:rPr>
          <w:rFonts w:ascii="Times New Roman" w:eastAsia="Times New Roman" w:hAnsi="Times New Roman" w:cs="Times New Roman"/>
          <w:sz w:val="24"/>
          <w:szCs w:val="24"/>
        </w:rPr>
        <w:t xml:space="preserve">and the proportion of </w:t>
      </w:r>
      <w:del w:id="199" w:author="Kanz, Abraham" w:date="2021-07-21T18:22:00Z">
        <w:r w:rsidR="00244DC6" w:rsidDel="00ED676F">
          <w:rPr>
            <w:rFonts w:ascii="Times New Roman" w:eastAsia="Times New Roman" w:hAnsi="Times New Roman" w:cs="Times New Roman"/>
            <w:sz w:val="24"/>
            <w:szCs w:val="24"/>
          </w:rPr>
          <w:delText xml:space="preserve">aquatic </w:delText>
        </w:r>
      </w:del>
      <w:r w:rsidR="00244DC6">
        <w:rPr>
          <w:rFonts w:ascii="Times New Roman" w:eastAsia="Times New Roman" w:hAnsi="Times New Roman" w:cs="Times New Roman"/>
          <w:sz w:val="24"/>
          <w:szCs w:val="24"/>
        </w:rPr>
        <w:t xml:space="preserve">prey that were eaten </w:t>
      </w:r>
      <w:ins w:id="200" w:author="Kanz, Abraham" w:date="2021-07-21T18:21:00Z">
        <w:r w:rsidR="00ED676F">
          <w:rPr>
            <w:rFonts w:ascii="Times New Roman" w:eastAsia="Times New Roman" w:hAnsi="Times New Roman" w:cs="Times New Roman"/>
            <w:sz w:val="24"/>
            <w:szCs w:val="24"/>
          </w:rPr>
          <w:t xml:space="preserve">at </w:t>
        </w:r>
        <w:del w:id="201" w:author="Wesner, Jeff S" w:date="2021-08-11T15:26:00Z">
          <w:r w:rsidR="00ED676F" w:rsidDel="00542CD2">
            <w:rPr>
              <w:rFonts w:ascii="Times New Roman" w:eastAsia="Times New Roman" w:hAnsi="Times New Roman" w:cs="Times New Roman"/>
              <w:sz w:val="24"/>
              <w:szCs w:val="24"/>
            </w:rPr>
            <w:delText xml:space="preserve">each life stage </w:delText>
          </w:r>
        </w:del>
      </w:ins>
      <w:del w:id="202" w:author="Wesner, Jeff S" w:date="2021-08-11T15:26:00Z">
        <w:r w:rsidR="00244DC6" w:rsidDel="00542CD2">
          <w:rPr>
            <w:rFonts w:ascii="Times New Roman" w:eastAsia="Times New Roman" w:hAnsi="Times New Roman" w:cs="Times New Roman"/>
            <w:sz w:val="24"/>
            <w:szCs w:val="24"/>
          </w:rPr>
          <w:delText xml:space="preserve">as non-consumers for </w:delText>
        </w:r>
      </w:del>
      <w:ins w:id="203" w:author="Kanz, Abraham" w:date="2021-07-21T18:22:00Z">
        <w:del w:id="204" w:author="Wesner, Jeff S" w:date="2021-08-11T15:26:00Z">
          <w:r w:rsidR="00ED676F" w:rsidDel="00542CD2">
            <w:rPr>
              <w:rFonts w:ascii="Times New Roman" w:eastAsia="Times New Roman" w:hAnsi="Times New Roman" w:cs="Times New Roman"/>
              <w:sz w:val="24"/>
              <w:szCs w:val="24"/>
            </w:rPr>
            <w:delText xml:space="preserve">each </w:delText>
          </w:r>
        </w:del>
      </w:ins>
      <w:del w:id="205" w:author="Wesner, Jeff S" w:date="2021-08-11T15:26:00Z">
        <w:r w:rsidR="00244DC6" w:rsidDel="00542CD2">
          <w:rPr>
            <w:rFonts w:ascii="Times New Roman" w:eastAsia="Times New Roman" w:hAnsi="Times New Roman" w:cs="Times New Roman"/>
            <w:sz w:val="24"/>
            <w:szCs w:val="24"/>
          </w:rPr>
          <w:delText xml:space="preserve">fish </w:delText>
        </w:r>
      </w:del>
      <w:ins w:id="206" w:author="Kanz, Abraham" w:date="2021-07-21T18:19:00Z">
        <w:del w:id="207" w:author="Wesner, Jeff S" w:date="2021-08-11T15:26:00Z">
          <w:r w:rsidR="00ED676F" w:rsidDel="00542CD2">
            <w:rPr>
              <w:rFonts w:ascii="Times New Roman" w:eastAsia="Times New Roman" w:hAnsi="Times New Roman" w:cs="Times New Roman"/>
              <w:sz w:val="24"/>
              <w:szCs w:val="24"/>
            </w:rPr>
            <w:delText>species</w:delText>
          </w:r>
        </w:del>
      </w:ins>
      <w:del w:id="208" w:author="Wesner, Jeff S" w:date="2021-08-11T15:26:00Z">
        <w:r w:rsidR="00244DC6" w:rsidDel="00542CD2">
          <w:rPr>
            <w:rFonts w:ascii="Times New Roman" w:eastAsia="Times New Roman" w:hAnsi="Times New Roman" w:cs="Times New Roman"/>
            <w:sz w:val="24"/>
            <w:szCs w:val="24"/>
          </w:rPr>
          <w:delText xml:space="preserve">foraging domains and for individual fish species. </w:delText>
        </w:r>
      </w:del>
      <w:ins w:id="209" w:author="Wesner, Jeff S" w:date="2021-08-11T15:26:00Z">
        <w:r w:rsidR="00542CD2">
          <w:rPr>
            <w:rFonts w:ascii="Times New Roman" w:eastAsia="Times New Roman" w:hAnsi="Times New Roman" w:cs="Times New Roman"/>
            <w:sz w:val="24"/>
            <w:szCs w:val="24"/>
          </w:rPr>
          <w:t>as terrestrials</w:t>
        </w:r>
      </w:ins>
      <w:ins w:id="210" w:author="Wesner, Jeff S" w:date="2021-08-11T15:31:00Z">
        <w:r w:rsidR="00AF35DC">
          <w:rPr>
            <w:rFonts w:ascii="Times New Roman" w:eastAsia="Times New Roman" w:hAnsi="Times New Roman" w:cs="Times New Roman"/>
            <w:sz w:val="24"/>
            <w:szCs w:val="24"/>
          </w:rPr>
          <w:t xml:space="preserve"> or non-consumers</w:t>
        </w:r>
      </w:ins>
      <w:ins w:id="211" w:author="Wesner, Jeff S" w:date="2021-08-11T15:26:00Z">
        <w:r w:rsidR="00542CD2">
          <w:rPr>
            <w:rFonts w:ascii="Times New Roman" w:eastAsia="Times New Roman" w:hAnsi="Times New Roman" w:cs="Times New Roman"/>
            <w:sz w:val="24"/>
            <w:szCs w:val="24"/>
          </w:rPr>
          <w:t xml:space="preserve">. </w:t>
        </w:r>
      </w:ins>
    </w:p>
    <w:p w14:paraId="284F00C8" w14:textId="72967192" w:rsidR="000C55BA" w:rsidRPr="00BE6D50" w:rsidDel="00542CD2" w:rsidRDefault="00BE6D50" w:rsidP="00AF35DC">
      <w:pPr>
        <w:spacing w:after="0" w:line="480" w:lineRule="auto"/>
        <w:rPr>
          <w:del w:id="212" w:author="Wesner, Jeff S" w:date="2021-08-11T15:22:00Z"/>
          <w:rFonts w:ascii="Times New Roman" w:eastAsia="Times New Roman" w:hAnsi="Times New Roman" w:cs="Times New Roman"/>
          <w:sz w:val="24"/>
          <w:szCs w:val="24"/>
        </w:rPr>
        <w:pPrChange w:id="213" w:author="Wesner, Jeff S" w:date="2021-08-11T15:37:00Z">
          <w:pPr>
            <w:spacing w:after="0" w:line="480" w:lineRule="auto"/>
          </w:pPr>
        </w:pPrChange>
      </w:pPr>
      <w:r>
        <w:rPr>
          <w:rFonts w:ascii="Times New Roman" w:eastAsia="Times New Roman" w:hAnsi="Times New Roman" w:cs="Times New Roman"/>
          <w:sz w:val="24"/>
          <w:szCs w:val="24"/>
        </w:rPr>
        <w:tab/>
      </w:r>
      <w:ins w:id="214" w:author="Wesner, Jeff S" w:date="2021-08-11T15:32:00Z">
        <w:r w:rsidR="00AF35DC">
          <w:rPr>
            <w:rFonts w:ascii="Times New Roman" w:eastAsia="Times New Roman" w:hAnsi="Times New Roman" w:cs="Times New Roman"/>
            <w:sz w:val="24"/>
            <w:szCs w:val="24"/>
          </w:rPr>
          <w:t>Determining the proportion of non-consumers relies on accurate accurate categorization of prey life-stages within diets. Distinguishing life</w:t>
        </w:r>
      </w:ins>
      <w:ins w:id="215" w:author="Wesner, Jeff S" w:date="2021-08-11T15:33:00Z">
        <w:r w:rsidR="00AF35DC">
          <w:rPr>
            <w:rFonts w:ascii="Times New Roman" w:eastAsia="Times New Roman" w:hAnsi="Times New Roman" w:cs="Times New Roman"/>
            <w:sz w:val="24"/>
            <w:szCs w:val="24"/>
          </w:rPr>
          <w:t xml:space="preserve">-stages is difficult for many prey taxa, particularly from partially digested diet samples. However, for chironomids it is easier to categorize since the </w:t>
        </w:r>
      </w:ins>
      <w:ins w:id="216" w:author="Wesner, Jeff S" w:date="2021-08-11T15:34:00Z">
        <w:r w:rsidR="00AF35DC">
          <w:rPr>
            <w:rFonts w:ascii="Times New Roman" w:eastAsia="Times New Roman" w:hAnsi="Times New Roman" w:cs="Times New Roman"/>
            <w:sz w:val="24"/>
            <w:szCs w:val="24"/>
          </w:rPr>
          <w:t xml:space="preserve">larvae, pupae, and adults have easily distinguishable features, even with partial specimens (e.g., larval head cases vs </w:t>
        </w:r>
      </w:ins>
      <w:ins w:id="217" w:author="Wesner, Jeff S" w:date="2021-08-11T15:35:00Z">
        <w:r w:rsidR="00AF35DC">
          <w:rPr>
            <w:rFonts w:ascii="Times New Roman" w:eastAsia="Times New Roman" w:hAnsi="Times New Roman" w:cs="Times New Roman"/>
            <w:sz w:val="24"/>
            <w:szCs w:val="24"/>
          </w:rPr>
          <w:t xml:space="preserve">folded </w:t>
        </w:r>
      </w:ins>
      <w:ins w:id="218" w:author="Wesner, Jeff S" w:date="2021-08-11T15:34:00Z">
        <w:r w:rsidR="00AF35DC">
          <w:rPr>
            <w:rFonts w:ascii="Times New Roman" w:eastAsia="Times New Roman" w:hAnsi="Times New Roman" w:cs="Times New Roman"/>
            <w:sz w:val="24"/>
            <w:szCs w:val="24"/>
          </w:rPr>
          <w:t xml:space="preserve">pupal </w:t>
        </w:r>
      </w:ins>
      <w:ins w:id="219" w:author="Wesner, Jeff S" w:date="2021-08-11T15:35:00Z">
        <w:r w:rsidR="00AF35DC">
          <w:rPr>
            <w:rFonts w:ascii="Times New Roman" w:eastAsia="Times New Roman" w:hAnsi="Times New Roman" w:cs="Times New Roman"/>
            <w:sz w:val="24"/>
            <w:szCs w:val="24"/>
          </w:rPr>
          <w:t xml:space="preserve">legs vs adult wings and antennae). </w:t>
        </w:r>
        <w:r w:rsidR="00AF35DC">
          <w:rPr>
            <w:rFonts w:ascii="Times New Roman" w:eastAsia="Times New Roman" w:hAnsi="Times New Roman" w:cs="Times New Roman"/>
            <w:sz w:val="24"/>
            <w:szCs w:val="24"/>
          </w:rPr>
          <w:lastRenderedPageBreak/>
          <w:t>There</w:t>
        </w:r>
      </w:ins>
      <w:ins w:id="220" w:author="Wesner, Jeff S" w:date="2021-08-11T15:36:00Z">
        <w:r w:rsidR="00AF35DC">
          <w:rPr>
            <w:rFonts w:ascii="Times New Roman" w:eastAsia="Times New Roman" w:hAnsi="Times New Roman" w:cs="Times New Roman"/>
            <w:sz w:val="24"/>
            <w:szCs w:val="24"/>
          </w:rPr>
          <w:t>fore, we fit a third model using only chironomid data to compare our results with the more general models above. The chironomid model was identical to the two models above, except that date was grouped by chironomid life-st</w:t>
        </w:r>
      </w:ins>
      <w:ins w:id="221" w:author="Wesner, Jeff S" w:date="2021-08-11T15:37:00Z">
        <w:r w:rsidR="00AF35DC">
          <w:rPr>
            <w:rFonts w:ascii="Times New Roman" w:eastAsia="Times New Roman" w:hAnsi="Times New Roman" w:cs="Times New Roman"/>
            <w:sz w:val="24"/>
            <w:szCs w:val="24"/>
          </w:rPr>
          <w:t xml:space="preserve">age (rather than consumer status or larval origin). </w:t>
        </w:r>
      </w:ins>
      <w:del w:id="222" w:author="Wesner, Jeff S" w:date="2021-08-11T15:22:00Z">
        <w:r w:rsidDel="00542CD2">
          <w:rPr>
            <w:rFonts w:ascii="Times New Roman" w:eastAsia="Times New Roman" w:hAnsi="Times New Roman" w:cs="Times New Roman"/>
            <w:sz w:val="24"/>
            <w:szCs w:val="24"/>
          </w:rPr>
          <w:delText>To determine the whether fish ate non-consumer life stages more often during periods of high insect emergence, we first modeled</w:delText>
        </w:r>
        <w:r w:rsidR="00101924" w:rsidDel="00542CD2">
          <w:rPr>
            <w:rFonts w:ascii="Times New Roman" w:eastAsia="Times New Roman" w:hAnsi="Times New Roman" w:cs="Times New Roman"/>
            <w:sz w:val="24"/>
            <w:szCs w:val="24"/>
          </w:rPr>
          <w:delText xml:space="preserve"> aquatic</w:delText>
        </w:r>
        <w:r w:rsidDel="00542CD2">
          <w:rPr>
            <w:rFonts w:ascii="Times New Roman" w:eastAsia="Times New Roman" w:hAnsi="Times New Roman" w:cs="Times New Roman"/>
            <w:sz w:val="24"/>
            <w:szCs w:val="24"/>
          </w:rPr>
          <w:delText xml:space="preserve"> insect emergence (number/day/m</w:delText>
        </w:r>
        <w:r w:rsidDel="00542CD2">
          <w:rPr>
            <w:rFonts w:ascii="Times New Roman" w:eastAsia="Times New Roman" w:hAnsi="Times New Roman" w:cs="Times New Roman"/>
            <w:sz w:val="24"/>
            <w:szCs w:val="24"/>
            <w:vertAlign w:val="superscript"/>
          </w:rPr>
          <w:delText>2</w:delText>
        </w:r>
        <w:r w:rsidDel="00542CD2">
          <w:rPr>
            <w:rFonts w:ascii="Times New Roman" w:eastAsia="Times New Roman" w:hAnsi="Times New Roman" w:cs="Times New Roman"/>
            <w:sz w:val="24"/>
            <w:szCs w:val="24"/>
          </w:rPr>
          <w:delText xml:space="preserve">) </w:delText>
        </w:r>
        <w:r w:rsidR="007F2466" w:rsidDel="00542CD2">
          <w:rPr>
            <w:rFonts w:ascii="Times New Roman" w:eastAsia="Times New Roman" w:hAnsi="Times New Roman" w:cs="Times New Roman"/>
            <w:sz w:val="24"/>
            <w:szCs w:val="24"/>
          </w:rPr>
          <w:delText>as the response variable and date, site, and their interaction as the predictor variables. We used a generalized linear model with a Gamma likelihood and a log link. We then used the posterior median estimate of emergence from this model on each date at each site as the predictor variable in a second model. The second model used the raw proportion of non-</w:delText>
        </w:r>
        <w:r w:rsidR="00101924" w:rsidDel="00542CD2">
          <w:rPr>
            <w:rFonts w:ascii="Times New Roman" w:eastAsia="Times New Roman" w:hAnsi="Times New Roman" w:cs="Times New Roman"/>
            <w:sz w:val="24"/>
            <w:szCs w:val="24"/>
          </w:rPr>
          <w:delText>consumer</w:delText>
        </w:r>
        <w:r w:rsidR="007F2466" w:rsidDel="00542CD2">
          <w:rPr>
            <w:rFonts w:ascii="Times New Roman" w:eastAsia="Times New Roman" w:hAnsi="Times New Roman" w:cs="Times New Roman"/>
            <w:sz w:val="24"/>
            <w:szCs w:val="24"/>
          </w:rPr>
          <w:delText xml:space="preserve"> prey</w:delText>
        </w:r>
        <w:r w:rsidR="00101924" w:rsidDel="00542CD2">
          <w:rPr>
            <w:rFonts w:ascii="Times New Roman" w:eastAsia="Times New Roman" w:hAnsi="Times New Roman" w:cs="Times New Roman"/>
            <w:sz w:val="24"/>
            <w:szCs w:val="24"/>
          </w:rPr>
          <w:delText xml:space="preserve"> (aquatic origin only)</w:delText>
        </w:r>
        <w:r w:rsidR="007F2466" w:rsidDel="00542CD2">
          <w:rPr>
            <w:rFonts w:ascii="Times New Roman" w:eastAsia="Times New Roman" w:hAnsi="Times New Roman" w:cs="Times New Roman"/>
            <w:sz w:val="24"/>
            <w:szCs w:val="24"/>
          </w:rPr>
          <w:delText xml:space="preserve"> as the response variable, median emergence, fish domain, and their interaction as the predictor variables, and site and fish species as random intercepts. Because proportions were continuous values between 0 and 1, this model had a beta likelihood with a logit-link. </w:delText>
        </w:r>
      </w:del>
    </w:p>
    <w:p w14:paraId="0137F54E" w14:textId="5691F226" w:rsidR="00EA4D64" w:rsidRDefault="007F2466" w:rsidP="00AF35DC">
      <w:pPr>
        <w:spacing w:after="0" w:line="480" w:lineRule="auto"/>
        <w:rPr>
          <w:ins w:id="223" w:author="Wesner, Jeff S" w:date="2021-08-11T14:50:00Z"/>
          <w:rFonts w:ascii="Times New Roman" w:eastAsia="Times New Roman" w:hAnsi="Times New Roman" w:cs="Times New Roman"/>
          <w:sz w:val="24"/>
          <w:szCs w:val="24"/>
        </w:rPr>
        <w:pPrChange w:id="224" w:author="Wesner, Jeff S" w:date="2021-08-11T15:37:00Z">
          <w:pPr>
            <w:spacing w:after="0" w:line="480" w:lineRule="auto"/>
            <w:ind w:firstLine="720"/>
          </w:pPr>
        </w:pPrChange>
      </w:pPr>
      <w:del w:id="225" w:author="Wesner, Jeff S" w:date="2021-08-11T14:50:00Z">
        <w:r w:rsidDel="0028127C">
          <w:rPr>
            <w:rFonts w:ascii="Times New Roman" w:eastAsia="Times New Roman" w:hAnsi="Times New Roman" w:cs="Times New Roman"/>
            <w:sz w:val="24"/>
            <w:szCs w:val="24"/>
          </w:rPr>
          <w:delText xml:space="preserve">Finally, </w:delText>
        </w:r>
        <w:r w:rsidR="000C55BA" w:rsidDel="0028127C">
          <w:rPr>
            <w:rFonts w:ascii="Times New Roman" w:eastAsia="Times New Roman" w:hAnsi="Times New Roman" w:cs="Times New Roman"/>
            <w:sz w:val="24"/>
            <w:szCs w:val="24"/>
          </w:rPr>
          <w:delText>w</w:delText>
        </w:r>
      </w:del>
      <w:del w:id="226" w:author="Wesner, Jeff S" w:date="2021-08-11T15:35:00Z">
        <w:r w:rsidR="000C55BA" w:rsidDel="00AF35DC">
          <w:rPr>
            <w:rFonts w:ascii="Times New Roman" w:eastAsia="Times New Roman" w:hAnsi="Times New Roman" w:cs="Times New Roman"/>
            <w:sz w:val="24"/>
            <w:szCs w:val="24"/>
          </w:rPr>
          <w:delText>e re-</w:delText>
        </w:r>
      </w:del>
      <w:del w:id="227" w:author="Wesner, Jeff S" w:date="2021-08-11T15:37:00Z">
        <w:r w:rsidR="000C55BA" w:rsidDel="00AF35DC">
          <w:rPr>
            <w:rFonts w:ascii="Times New Roman" w:eastAsia="Times New Roman" w:hAnsi="Times New Roman" w:cs="Times New Roman"/>
            <w:sz w:val="24"/>
            <w:szCs w:val="24"/>
          </w:rPr>
          <w:delText>ran each of the models above using only the chironomid portions of prey mass or emergence</w:delText>
        </w:r>
        <w:r w:rsidR="00101924" w:rsidDel="00AF35DC">
          <w:rPr>
            <w:rFonts w:ascii="Times New Roman" w:eastAsia="Times New Roman" w:hAnsi="Times New Roman" w:cs="Times New Roman"/>
            <w:sz w:val="24"/>
            <w:szCs w:val="24"/>
          </w:rPr>
          <w:delText xml:space="preserve"> (excluding the prey origin parameter, since chironomids are aquatic)</w:delText>
        </w:r>
        <w:r w:rsidR="000C55BA" w:rsidDel="00AF35DC">
          <w:rPr>
            <w:rFonts w:ascii="Times New Roman" w:eastAsia="Times New Roman" w:hAnsi="Times New Roman" w:cs="Times New Roman"/>
            <w:sz w:val="24"/>
            <w:szCs w:val="24"/>
          </w:rPr>
          <w:delText xml:space="preserve">. </w:delText>
        </w:r>
        <w:r w:rsidDel="00AF35DC">
          <w:rPr>
            <w:rFonts w:ascii="Times New Roman" w:eastAsia="Times New Roman" w:hAnsi="Times New Roman" w:cs="Times New Roman"/>
            <w:sz w:val="24"/>
            <w:szCs w:val="24"/>
          </w:rPr>
          <w:delText>This allowed us to determine whether our results were impacted by the lack of life-stage information available for some taxa in the complete dataset, since chironomids are relatively easy to differentiate by life stage (larva, pupa, adult) and hence feeding stage (larvae feed in aquatic food webs, pupae and adults do not).</w:delText>
        </w:r>
      </w:del>
    </w:p>
    <w:p w14:paraId="28FE0421" w14:textId="7EEB19ED" w:rsidR="0028127C" w:rsidRDefault="0028127C" w:rsidP="0028127C">
      <w:pPr>
        <w:spacing w:after="0" w:line="480" w:lineRule="auto"/>
        <w:ind w:firstLine="720"/>
        <w:rPr>
          <w:ins w:id="228" w:author="Wesner, Jeff S" w:date="2021-08-11T14:50:00Z"/>
          <w:rFonts w:ascii="Times New Roman" w:eastAsia="Times New Roman" w:hAnsi="Times New Roman" w:cs="Times New Roman"/>
          <w:sz w:val="24"/>
          <w:szCs w:val="24"/>
          <w:vertAlign w:val="subscript"/>
        </w:rPr>
      </w:pPr>
      <w:ins w:id="229" w:author="Wesner, Jeff S" w:date="2021-08-11T14:50:00Z">
        <w:r>
          <w:rPr>
            <w:rFonts w:ascii="Times New Roman" w:eastAsia="Times New Roman" w:hAnsi="Times New Roman" w:cs="Times New Roman"/>
            <w:sz w:val="24"/>
            <w:szCs w:val="24"/>
          </w:rPr>
          <w:t>Finally, to estimate how different prey groupings (e.g., with life-stage information included or with only taxonomic information) affected dietary overlap among fishes, we calculated dietary overlap for each individual fish</w:t>
        </w:r>
      </w:ins>
      <w:ins w:id="230" w:author="Wesner, Jeff S" w:date="2021-08-11T14:57:00Z">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i/>
            <w:sz w:val="24"/>
            <w:szCs w:val="24"/>
          </w:rPr>
          <w:t>RInSp</w:t>
        </w:r>
        <w:proofErr w:type="spellEnd"/>
        <w:r>
          <w:rPr>
            <w:rFonts w:ascii="Times New Roman" w:eastAsia="Times New Roman" w:hAnsi="Times New Roman" w:cs="Times New Roman"/>
            <w:sz w:val="24"/>
            <w:szCs w:val="24"/>
          </w:rPr>
          <w:t xml:space="preserve"> package in R</w:t>
        </w:r>
      </w:ins>
      <w:ins w:id="231" w:author="Wesner, Jeff S" w:date="2021-08-11T14:50:00Z">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Zaccarelli</w:t>
        </w:r>
        <w:proofErr w:type="spellEnd"/>
        <w:r>
          <w:rPr>
            <w:rFonts w:ascii="Times New Roman" w:eastAsia="Times New Roman" w:hAnsi="Times New Roman" w:cs="Times New Roman"/>
            <w:sz w:val="24"/>
            <w:szCs w:val="24"/>
          </w:rPr>
          <w:t xml:space="preserve"> et al. 2013):</w:t>
        </w:r>
        <w:r>
          <w:rPr>
            <w:rFonts w:ascii="Times New Roman" w:eastAsia="Times New Roman" w:hAnsi="Times New Roman" w:cs="Times New Roman"/>
            <w:sz w:val="24"/>
            <w:szCs w:val="24"/>
            <w:vertAlign w:val="subscript"/>
          </w:rPr>
          <w:t xml:space="preserve"> </w:t>
        </w:r>
      </w:ins>
    </w:p>
    <w:p w14:paraId="33F12740" w14:textId="77777777" w:rsidR="0028127C" w:rsidRDefault="0028127C" w:rsidP="0028127C">
      <w:pPr>
        <w:spacing w:after="0" w:line="480" w:lineRule="auto"/>
        <w:ind w:firstLine="720"/>
        <w:jc w:val="center"/>
        <w:rPr>
          <w:ins w:id="232" w:author="Wesner, Jeff S" w:date="2021-08-11T14:50:00Z"/>
          <w:rFonts w:ascii="Times New Roman" w:eastAsia="Times New Roman" w:hAnsi="Times New Roman" w:cs="Times New Roman"/>
          <w:sz w:val="24"/>
          <w:szCs w:val="24"/>
        </w:rPr>
      </w:pPr>
      <m:oMathPara>
        <m:oMath>
          <m:sSub>
            <m:sSubPr>
              <m:ctrlPr>
                <w:ins w:id="233" w:author="Wesner, Jeff S" w:date="2021-08-11T14:50:00Z">
                  <w:rPr>
                    <w:rFonts w:ascii="Cambria Math" w:eastAsia="Times New Roman" w:hAnsi="Cambria Math" w:cs="Times New Roman"/>
                    <w:sz w:val="24"/>
                    <w:szCs w:val="24"/>
                    <w:vertAlign w:val="subscript"/>
                  </w:rPr>
                </w:ins>
              </m:ctrlPr>
            </m:sSubPr>
            <m:e>
              <m:r>
                <w:ins w:id="234" w:author="Wesner, Jeff S" w:date="2021-08-11T14:50:00Z">
                  <w:rPr>
                    <w:rFonts w:ascii="Cambria Math" w:eastAsia="Times New Roman" w:hAnsi="Cambria Math" w:cs="Times New Roman"/>
                    <w:sz w:val="24"/>
                    <w:szCs w:val="24"/>
                    <w:vertAlign w:val="subscript"/>
                  </w:rPr>
                  <m:t>o</m:t>
                </w:ins>
              </m:r>
            </m:e>
            <m:sub>
              <m:r>
                <w:ins w:id="235" w:author="Wesner, Jeff S" w:date="2021-08-11T14:50:00Z">
                  <w:rPr>
                    <w:rFonts w:ascii="Cambria Math" w:eastAsia="Times New Roman" w:hAnsi="Cambria Math" w:cs="Times New Roman"/>
                    <w:sz w:val="24"/>
                    <w:szCs w:val="24"/>
                    <w:vertAlign w:val="subscript"/>
                  </w:rPr>
                  <m:t>ik</m:t>
                </w:ins>
              </m:r>
            </m:sub>
          </m:sSub>
          <m:r>
            <w:ins w:id="236" w:author="Wesner, Jeff S" w:date="2021-08-11T14:50:00Z">
              <w:rPr>
                <w:rFonts w:ascii="Cambria Math" w:eastAsia="Times New Roman" w:hAnsi="Cambria Math" w:cs="Times New Roman"/>
                <w:sz w:val="24"/>
                <w:szCs w:val="24"/>
                <w:vertAlign w:val="subscript"/>
              </w:rPr>
              <m:t>=</m:t>
            </w:ins>
          </m:r>
          <m:nary>
            <m:naryPr>
              <m:chr m:val="∑"/>
              <m:limLoc m:val="undOvr"/>
              <m:supHide m:val="1"/>
              <m:ctrlPr>
                <w:ins w:id="237" w:author="Wesner, Jeff S" w:date="2021-08-11T14:50:00Z">
                  <w:rPr>
                    <w:rFonts w:ascii="Cambria Math" w:eastAsia="Cambria Math" w:hAnsi="Cambria Math" w:cs="Cambria Math"/>
                    <w:i/>
                    <w:sz w:val="24"/>
                    <w:szCs w:val="24"/>
                    <w:vertAlign w:val="subscript"/>
                  </w:rPr>
                </w:ins>
              </m:ctrlPr>
            </m:naryPr>
            <m:sub>
              <m:r>
                <w:ins w:id="238" w:author="Wesner, Jeff S" w:date="2021-08-11T14:50:00Z">
                  <w:rPr>
                    <w:rFonts w:ascii="Cambria Math" w:eastAsia="Cambria Math" w:hAnsi="Cambria Math" w:cs="Cambria Math"/>
                    <w:sz w:val="24"/>
                    <w:szCs w:val="24"/>
                    <w:vertAlign w:val="subscript"/>
                  </w:rPr>
                  <m:t>j</m:t>
                </w:ins>
              </m:r>
            </m:sub>
            <m:sup/>
            <m:e>
              <m:r>
                <w:ins w:id="239" w:author="Wesner, Jeff S" w:date="2021-08-11T14:50:00Z">
                  <m:rPr>
                    <m:sty m:val="p"/>
                  </m:rPr>
                  <w:rPr>
                    <w:rFonts w:ascii="Cambria Math" w:eastAsia="Cambria Math" w:hAnsi="Cambria Math" w:cs="Cambria Math"/>
                    <w:sz w:val="24"/>
                    <w:szCs w:val="24"/>
                    <w:vertAlign w:val="subscript"/>
                  </w:rPr>
                  <m:t>min⁡</m:t>
                </w:ins>
              </m:r>
              <m:r>
                <w:ins w:id="240" w:author="Wesner, Jeff S" w:date="2021-08-11T14:50:00Z">
                  <w:rPr>
                    <w:rFonts w:ascii="Cambria Math" w:eastAsia="Cambria Math" w:hAnsi="Cambria Math" w:cs="Cambria Math"/>
                    <w:sz w:val="24"/>
                    <w:szCs w:val="24"/>
                    <w:vertAlign w:val="subscript"/>
                  </w:rPr>
                  <m:t>(</m:t>
                </w:ins>
              </m:r>
              <m:sSub>
                <m:sSubPr>
                  <m:ctrlPr>
                    <w:ins w:id="241" w:author="Wesner, Jeff S" w:date="2021-08-11T14:50:00Z">
                      <w:rPr>
                        <w:rFonts w:ascii="Cambria Math" w:eastAsia="Cambria Math" w:hAnsi="Cambria Math" w:cs="Cambria Math"/>
                        <w:sz w:val="24"/>
                        <w:szCs w:val="24"/>
                        <w:vertAlign w:val="subscript"/>
                      </w:rPr>
                    </w:ins>
                  </m:ctrlPr>
                </m:sSubPr>
                <m:e>
                  <m:r>
                    <w:ins w:id="242" w:author="Wesner, Jeff S" w:date="2021-08-11T14:50:00Z">
                      <w:rPr>
                        <w:rFonts w:ascii="Cambria Math" w:eastAsia="Cambria Math" w:hAnsi="Cambria Math" w:cs="Cambria Math"/>
                        <w:sz w:val="24"/>
                        <w:szCs w:val="24"/>
                        <w:vertAlign w:val="subscript"/>
                      </w:rPr>
                      <m:t>p</m:t>
                    </w:ins>
                  </m:r>
                </m:e>
                <m:sub>
                  <m:r>
                    <w:ins w:id="243" w:author="Wesner, Jeff S" w:date="2021-08-11T14:50:00Z">
                      <w:rPr>
                        <w:rFonts w:ascii="Cambria Math" w:eastAsia="Cambria Math" w:hAnsi="Cambria Math" w:cs="Cambria Math"/>
                        <w:sz w:val="24"/>
                        <w:szCs w:val="24"/>
                        <w:vertAlign w:val="subscript"/>
                      </w:rPr>
                      <m:t>ij</m:t>
                    </w:ins>
                  </m:r>
                </m:sub>
              </m:sSub>
              <m:r>
                <w:ins w:id="244" w:author="Wesner, Jeff S" w:date="2021-08-11T14:50:00Z">
                  <w:rPr>
                    <w:rFonts w:ascii="Cambria Math" w:eastAsia="Cambria Math" w:hAnsi="Cambria Math" w:cs="Cambria Math"/>
                    <w:sz w:val="24"/>
                    <w:szCs w:val="24"/>
                    <w:vertAlign w:val="subscript"/>
                  </w:rPr>
                  <m:t>,</m:t>
                </w:ins>
              </m:r>
              <m:sSub>
                <m:sSubPr>
                  <m:ctrlPr>
                    <w:ins w:id="245" w:author="Wesner, Jeff S" w:date="2021-08-11T14:50:00Z">
                      <w:rPr>
                        <w:rFonts w:ascii="Cambria Math" w:eastAsia="Cambria Math" w:hAnsi="Cambria Math" w:cs="Cambria Math"/>
                        <w:i/>
                        <w:sz w:val="24"/>
                        <w:szCs w:val="24"/>
                        <w:vertAlign w:val="subscript"/>
                      </w:rPr>
                    </w:ins>
                  </m:ctrlPr>
                </m:sSubPr>
                <m:e>
                  <m:r>
                    <w:ins w:id="246" w:author="Wesner, Jeff S" w:date="2021-08-11T14:50:00Z">
                      <w:rPr>
                        <w:rFonts w:ascii="Cambria Math" w:eastAsia="Cambria Math" w:hAnsi="Cambria Math" w:cs="Cambria Math"/>
                        <w:sz w:val="24"/>
                        <w:szCs w:val="24"/>
                        <w:vertAlign w:val="subscript"/>
                      </w:rPr>
                      <m:t>p</m:t>
                    </w:ins>
                  </m:r>
                </m:e>
                <m:sub>
                  <m:r>
                    <w:ins w:id="247" w:author="Wesner, Jeff S" w:date="2021-08-11T14:50:00Z">
                      <w:rPr>
                        <w:rFonts w:ascii="Cambria Math" w:eastAsia="Cambria Math" w:hAnsi="Cambria Math" w:cs="Cambria Math"/>
                        <w:sz w:val="24"/>
                        <w:szCs w:val="24"/>
                        <w:vertAlign w:val="subscript"/>
                      </w:rPr>
                      <m:t>kj</m:t>
                    </w:ins>
                  </m:r>
                </m:sub>
              </m:sSub>
              <m:r>
                <w:ins w:id="248" w:author="Wesner, Jeff S" w:date="2021-08-11T14:50:00Z">
                  <w:rPr>
                    <w:rFonts w:ascii="Cambria Math" w:eastAsia="Cambria Math" w:hAnsi="Cambria Math" w:cs="Cambria Math"/>
                    <w:sz w:val="24"/>
                    <w:szCs w:val="24"/>
                    <w:vertAlign w:val="subscript"/>
                  </w:rPr>
                  <m:t>)</m:t>
                </w:ins>
              </m:r>
            </m:e>
          </m:nary>
        </m:oMath>
      </m:oMathPara>
    </w:p>
    <w:p w14:paraId="457BA41B" w14:textId="6C5D68AF" w:rsidR="0028127C" w:rsidRPr="0028127C" w:rsidRDefault="0028127C" w:rsidP="0028127C">
      <w:pPr>
        <w:spacing w:after="0" w:line="480" w:lineRule="auto"/>
        <w:rPr>
          <w:ins w:id="249" w:author="Wesner, Jeff S" w:date="2021-08-11T14:50:00Z"/>
          <w:rFonts w:ascii="Times New Roman" w:eastAsia="Times New Roman" w:hAnsi="Times New Roman" w:cs="Times New Roman"/>
          <w:sz w:val="24"/>
          <w:szCs w:val="24"/>
          <w:rPrChange w:id="250" w:author="Wesner, Jeff S" w:date="2021-08-11T14:52:00Z">
            <w:rPr>
              <w:ins w:id="251" w:author="Wesner, Jeff S" w:date="2021-08-11T14:50:00Z"/>
              <w:rFonts w:ascii="Times New Roman" w:eastAsia="Times New Roman" w:hAnsi="Times New Roman" w:cs="Times New Roman"/>
              <w:sz w:val="24"/>
              <w:szCs w:val="24"/>
            </w:rPr>
          </w:rPrChange>
        </w:rPr>
      </w:pPr>
      <w:ins w:id="252" w:author="Wesner, Jeff S" w:date="2021-08-11T14:50:00Z">
        <w:r>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sz w:val="24"/>
                  <w:szCs w:val="24"/>
                  <w:vertAlign w:val="subscript"/>
                </w:rPr>
              </m:ctrlPr>
            </m:sSubPr>
            <m:e>
              <m:r>
                <w:rPr>
                  <w:rFonts w:ascii="Cambria Math" w:eastAsia="Times New Roman" w:hAnsi="Cambria Math" w:cs="Times New Roman"/>
                  <w:sz w:val="24"/>
                  <w:szCs w:val="24"/>
                  <w:vertAlign w:val="subscript"/>
                </w:rPr>
                <m:t>o</m:t>
              </m:r>
            </m:e>
            <m:sub>
              <m:r>
                <w:rPr>
                  <w:rFonts w:ascii="Cambria Math" w:eastAsia="Times New Roman" w:hAnsi="Cambria Math" w:cs="Times New Roman"/>
                  <w:sz w:val="24"/>
                  <w:szCs w:val="24"/>
                  <w:vertAlign w:val="subscript"/>
                </w:rPr>
                <m:t>ik</m:t>
              </m:r>
            </m:sub>
          </m:sSub>
        </m:oMath>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is the diet overlap between individuals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w:t>
        </w:r>
      </w:ins>
      <w:ins w:id="253" w:author="Wesner, Jeff S" w:date="2021-08-11T14:56:00Z">
        <w:r>
          <w:rPr>
            <w:rFonts w:ascii="Times New Roman" w:eastAsia="Times New Roman" w:hAnsi="Times New Roman" w:cs="Times New Roman"/>
            <w:sz w:val="24"/>
            <w:szCs w:val="24"/>
          </w:rPr>
          <w:t xml:space="preserve"> ranging from 0 (individuals have no common prey) to 1 (individuals have identical </w:t>
        </w:r>
      </w:ins>
      <w:ins w:id="254" w:author="Wesner, Jeff S" w:date="2021-08-11T14:57:00Z">
        <w:r>
          <w:rPr>
            <w:rFonts w:ascii="Times New Roman" w:eastAsia="Times New Roman" w:hAnsi="Times New Roman" w:cs="Times New Roman"/>
            <w:sz w:val="24"/>
            <w:szCs w:val="24"/>
          </w:rPr>
          <w:t>diets),</w:t>
        </w:r>
      </w:ins>
      <w:ins w:id="255" w:author="Wesner, Jeff S" w:date="2021-08-11T14:50:00Z">
        <w:r>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sz w:val="24"/>
                  <w:szCs w:val="24"/>
                  <w:vertAlign w:val="subscript"/>
                </w:rPr>
              </m:ctrlPr>
            </m:sSubPr>
            <m:e>
              <m:r>
                <w:rPr>
                  <w:rFonts w:ascii="Cambria Math" w:eastAsia="Times New Roman" w:hAnsi="Cambria Math" w:cs="Times New Roman"/>
                  <w:sz w:val="24"/>
                  <w:szCs w:val="24"/>
                  <w:vertAlign w:val="subscript"/>
                </w:rPr>
                <m:t>p</m:t>
              </m:r>
            </m:e>
            <m:sub>
              <m:r>
                <w:rPr>
                  <w:rFonts w:ascii="Cambria Math" w:eastAsia="Times New Roman" w:hAnsi="Cambria Math" w:cs="Times New Roman"/>
                  <w:sz w:val="24"/>
                  <w:szCs w:val="24"/>
                  <w:vertAlign w:val="subscript"/>
                </w:rPr>
                <m:t>ij</m:t>
              </m:r>
            </m:sub>
          </m:sSub>
        </m:oMath>
        <w:r>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sz w:val="24"/>
                  <w:szCs w:val="24"/>
                  <w:vertAlign w:val="subscript"/>
                </w:rPr>
              </m:ctrlPr>
            </m:sSubPr>
            <m:e>
              <m:r>
                <w:rPr>
                  <w:rFonts w:ascii="Cambria Math" w:eastAsia="Times New Roman" w:hAnsi="Cambria Math" w:cs="Times New Roman"/>
                  <w:sz w:val="24"/>
                  <w:szCs w:val="24"/>
                  <w:vertAlign w:val="subscript"/>
                </w:rPr>
                <m:t>p</m:t>
              </m:r>
            </m:e>
            <m:sub>
              <m:r>
                <w:rPr>
                  <w:rFonts w:ascii="Cambria Math" w:eastAsia="Times New Roman" w:hAnsi="Cambria Math" w:cs="Times New Roman"/>
                  <w:sz w:val="24"/>
                  <w:szCs w:val="24"/>
                  <w:vertAlign w:val="subscript"/>
                </w:rPr>
                <m:t>kj</m:t>
              </m:r>
            </m:sub>
          </m:sSub>
        </m:oMath>
        <w:r>
          <w:rPr>
            <w:rFonts w:ascii="Times New Roman" w:eastAsia="Times New Roman" w:hAnsi="Times New Roman" w:cs="Times New Roman"/>
            <w:sz w:val="24"/>
            <w:szCs w:val="24"/>
          </w:rPr>
          <w:t xml:space="preserve"> are the proportions of resource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for individuals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k</w:t>
        </w:r>
      </w:ins>
      <w:ins w:id="256" w:author="Wesner, Jeff S" w:date="2021-08-11T14:57:00Z">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Zaccarelli</w:t>
        </w:r>
        <w:proofErr w:type="spellEnd"/>
        <w:r>
          <w:rPr>
            <w:rFonts w:ascii="Times New Roman" w:eastAsia="Times New Roman" w:hAnsi="Times New Roman" w:cs="Times New Roman"/>
            <w:sz w:val="24"/>
            <w:szCs w:val="24"/>
          </w:rPr>
          <w:t xml:space="preserve"> et al. 2013)</w:t>
        </w:r>
      </w:ins>
      <w:ins w:id="257" w:author="Wesner, Jeff S" w:date="2021-08-11T14:50:00Z">
        <w:r>
          <w:rPr>
            <w:rFonts w:ascii="Times New Roman" w:eastAsia="Times New Roman" w:hAnsi="Times New Roman" w:cs="Times New Roman"/>
            <w:sz w:val="24"/>
            <w:szCs w:val="24"/>
          </w:rPr>
          <w:t xml:space="preserve">. </w:t>
        </w:r>
      </w:ins>
      <w:ins w:id="258" w:author="Wesner, Jeff S" w:date="2021-08-11T14:51:00Z">
        <w:r>
          <w:rPr>
            <w:rFonts w:ascii="Times New Roman" w:eastAsia="Times New Roman" w:hAnsi="Times New Roman" w:cs="Times New Roman"/>
            <w:sz w:val="24"/>
            <w:szCs w:val="24"/>
          </w:rPr>
          <w:t>Overlap was calculated twice</w:t>
        </w:r>
      </w:ins>
      <w:ins w:id="259" w:author="Wesner, Jeff S" w:date="2021-08-11T15:37:00Z">
        <w:r w:rsidR="00AF35DC">
          <w:rPr>
            <w:rFonts w:ascii="Times New Roman" w:eastAsia="Times New Roman" w:hAnsi="Times New Roman" w:cs="Times New Roman"/>
            <w:sz w:val="24"/>
            <w:szCs w:val="24"/>
          </w:rPr>
          <w:t>:</w:t>
        </w:r>
      </w:ins>
      <w:ins w:id="260" w:author="Wesner, Jeff S" w:date="2021-08-11T14:51:00Z">
        <w:r>
          <w:rPr>
            <w:rFonts w:ascii="Times New Roman" w:eastAsia="Times New Roman" w:hAnsi="Times New Roman" w:cs="Times New Roman"/>
            <w:sz w:val="24"/>
            <w:szCs w:val="24"/>
          </w:rPr>
          <w:t xml:space="preserve"> once with </w:t>
        </w:r>
      </w:ins>
      <w:ins w:id="261" w:author="Wesner, Jeff S" w:date="2021-08-11T14:52:00Z">
        <w:r>
          <w:rPr>
            <w:rFonts w:ascii="Times New Roman" w:eastAsia="Times New Roman" w:hAnsi="Times New Roman" w:cs="Times New Roman"/>
            <w:sz w:val="24"/>
            <w:szCs w:val="24"/>
          </w:rPr>
          <w:t>resources categorized only by their taxonomic grouping</w:t>
        </w:r>
      </w:ins>
      <w:ins w:id="262" w:author="Wesner, Jeff S" w:date="2021-08-11T14:53:00Z">
        <w:r>
          <w:rPr>
            <w:rFonts w:ascii="Times New Roman" w:eastAsia="Times New Roman" w:hAnsi="Times New Roman" w:cs="Times New Roman"/>
            <w:sz w:val="24"/>
            <w:szCs w:val="24"/>
          </w:rPr>
          <w:t xml:space="preserve"> (“With life-stage”)</w:t>
        </w:r>
      </w:ins>
      <w:ins w:id="263" w:author="Wesner, Jeff S" w:date="2021-08-11T14:52:00Z">
        <w:r>
          <w:rPr>
            <w:rFonts w:ascii="Times New Roman" w:eastAsia="Times New Roman" w:hAnsi="Times New Roman" w:cs="Times New Roman"/>
            <w:sz w:val="24"/>
            <w:szCs w:val="24"/>
          </w:rPr>
          <w:t xml:space="preserve">, and again with resources categorized by their taxonomic groupings </w:t>
        </w:r>
        <w:r>
          <w:rPr>
            <w:rFonts w:ascii="Times New Roman" w:eastAsia="Times New Roman" w:hAnsi="Times New Roman" w:cs="Times New Roman"/>
            <w:i/>
            <w:sz w:val="24"/>
            <w:szCs w:val="24"/>
          </w:rPr>
          <w:t>and</w:t>
        </w:r>
        <w:r>
          <w:rPr>
            <w:rFonts w:ascii="Times New Roman" w:eastAsia="Times New Roman" w:hAnsi="Times New Roman" w:cs="Times New Roman"/>
            <w:sz w:val="24"/>
            <w:szCs w:val="24"/>
          </w:rPr>
          <w:t xml:space="preserve"> life-stages (e.g., adult, larval, pupal, or unknown</w:t>
        </w:r>
      </w:ins>
      <w:ins w:id="264" w:author="Wesner, Jeff S" w:date="2021-08-11T14:53:00Z">
        <w:r>
          <w:rPr>
            <w:rFonts w:ascii="Times New Roman" w:eastAsia="Times New Roman" w:hAnsi="Times New Roman" w:cs="Times New Roman"/>
            <w:sz w:val="24"/>
            <w:szCs w:val="24"/>
          </w:rPr>
          <w:t>; “Without life-stage”</w:t>
        </w:r>
      </w:ins>
      <w:ins w:id="265" w:author="Wesner, Jeff S" w:date="2021-08-11T14:52:00Z">
        <w:r>
          <w:rPr>
            <w:rFonts w:ascii="Times New Roman" w:eastAsia="Times New Roman" w:hAnsi="Times New Roman" w:cs="Times New Roman"/>
            <w:sz w:val="24"/>
            <w:szCs w:val="24"/>
          </w:rPr>
          <w:t>).</w:t>
        </w:r>
      </w:ins>
      <w:ins w:id="266" w:author="Wesner, Jeff S" w:date="2021-08-11T14:53:00Z">
        <w:r>
          <w:rPr>
            <w:rFonts w:ascii="Times New Roman" w:eastAsia="Times New Roman" w:hAnsi="Times New Roman" w:cs="Times New Roman"/>
            <w:sz w:val="24"/>
            <w:szCs w:val="24"/>
          </w:rPr>
          <w:t xml:space="preserve"> We then </w:t>
        </w:r>
      </w:ins>
      <w:ins w:id="267" w:author="Wesner, Jeff S" w:date="2021-08-11T14:54:00Z">
        <w:r>
          <w:rPr>
            <w:rFonts w:ascii="Times New Roman" w:eastAsia="Times New Roman" w:hAnsi="Times New Roman" w:cs="Times New Roman"/>
            <w:sz w:val="24"/>
            <w:szCs w:val="24"/>
          </w:rPr>
          <w:t>calculated the difference in overlap estimates by subtracting the estimate without life-stage</w:t>
        </w:r>
      </w:ins>
      <w:ins w:id="268" w:author="Wesner, Jeff S" w:date="2021-08-11T14:55:00Z">
        <w:r>
          <w:rPr>
            <w:rFonts w:ascii="Times New Roman" w:eastAsia="Times New Roman" w:hAnsi="Times New Roman" w:cs="Times New Roman"/>
            <w:sz w:val="24"/>
            <w:szCs w:val="24"/>
          </w:rPr>
          <w:t xml:space="preserve"> information</w:t>
        </w:r>
      </w:ins>
      <w:ins w:id="269" w:author="Wesner, Jeff S" w:date="2021-08-11T14:54:00Z">
        <w:r>
          <w:rPr>
            <w:rFonts w:ascii="Times New Roman" w:eastAsia="Times New Roman" w:hAnsi="Times New Roman" w:cs="Times New Roman"/>
            <w:sz w:val="24"/>
            <w:szCs w:val="24"/>
          </w:rPr>
          <w:t xml:space="preserve"> from the estimate with life-stage</w:t>
        </w:r>
      </w:ins>
      <w:ins w:id="270" w:author="Wesner, Jeff S" w:date="2021-08-11T14:55:00Z">
        <w:r>
          <w:rPr>
            <w:rFonts w:ascii="Times New Roman" w:eastAsia="Times New Roman" w:hAnsi="Times New Roman" w:cs="Times New Roman"/>
            <w:sz w:val="24"/>
            <w:szCs w:val="24"/>
          </w:rPr>
          <w:t xml:space="preserve"> information</w:t>
        </w:r>
      </w:ins>
      <w:ins w:id="271" w:author="Wesner, Jeff S" w:date="2021-08-11T14:57:00Z">
        <w:r>
          <w:rPr>
            <w:rFonts w:ascii="Times New Roman" w:eastAsia="Times New Roman" w:hAnsi="Times New Roman" w:cs="Times New Roman"/>
            <w:sz w:val="24"/>
            <w:szCs w:val="24"/>
          </w:rPr>
          <w:t xml:space="preserve"> for </w:t>
        </w:r>
        <w:proofErr w:type="gramStart"/>
        <w:r>
          <w:rPr>
            <w:rFonts w:ascii="Times New Roman" w:eastAsia="Times New Roman" w:hAnsi="Times New Roman" w:cs="Times New Roman"/>
            <w:sz w:val="24"/>
            <w:szCs w:val="24"/>
          </w:rPr>
          <w:t>each individual</w:t>
        </w:r>
      </w:ins>
      <w:proofErr w:type="gramEnd"/>
      <w:ins w:id="272" w:author="Wesner, Jeff S" w:date="2021-08-11T14:55:00Z">
        <w:r>
          <w:rPr>
            <w:rFonts w:ascii="Times New Roman" w:eastAsia="Times New Roman" w:hAnsi="Times New Roman" w:cs="Times New Roman"/>
            <w:sz w:val="24"/>
            <w:szCs w:val="24"/>
          </w:rPr>
          <w:t xml:space="preserve">. </w:t>
        </w:r>
      </w:ins>
      <w:ins w:id="273" w:author="Wesner, Jeff S" w:date="2021-08-11T14:58:00Z">
        <w:r>
          <w:rPr>
            <w:rFonts w:ascii="Times New Roman" w:eastAsia="Times New Roman" w:hAnsi="Times New Roman" w:cs="Times New Roman"/>
            <w:sz w:val="24"/>
            <w:szCs w:val="24"/>
          </w:rPr>
          <w:t xml:space="preserve">We assumed that the </w:t>
        </w:r>
      </w:ins>
      <w:ins w:id="274" w:author="Wesner, Jeff S" w:date="2021-08-11T14:59:00Z">
        <w:r>
          <w:rPr>
            <w:rFonts w:ascii="Times New Roman" w:eastAsia="Times New Roman" w:hAnsi="Times New Roman" w:cs="Times New Roman"/>
            <w:sz w:val="24"/>
            <w:szCs w:val="24"/>
          </w:rPr>
          <w:t>difference</w:t>
        </w:r>
      </w:ins>
      <w:ins w:id="275" w:author="Wesner, Jeff S" w:date="2021-08-11T14:58:00Z">
        <w:r>
          <w:rPr>
            <w:rFonts w:ascii="Times New Roman" w:eastAsia="Times New Roman" w:hAnsi="Times New Roman" w:cs="Times New Roman"/>
            <w:sz w:val="24"/>
            <w:szCs w:val="24"/>
          </w:rPr>
          <w:t xml:space="preserve"> in diet overlap would be larger for</w:t>
        </w:r>
      </w:ins>
      <w:ins w:id="276" w:author="Wesner, Jeff S" w:date="2021-08-11T14:59:00Z">
        <w:r>
          <w:rPr>
            <w:rFonts w:ascii="Times New Roman" w:eastAsia="Times New Roman" w:hAnsi="Times New Roman" w:cs="Times New Roman"/>
            <w:sz w:val="24"/>
            <w:szCs w:val="24"/>
          </w:rPr>
          <w:t xml:space="preserve"> fish that ate a larger fraction of non-larval individuals, because those fish are essentially feeding on three different stages within a </w:t>
        </w:r>
      </w:ins>
      <w:ins w:id="277" w:author="Wesner, Jeff S" w:date="2021-08-11T15:57:00Z">
        <w:r w:rsidR="000A2F41">
          <w:rPr>
            <w:rFonts w:ascii="Times New Roman" w:eastAsia="Times New Roman" w:hAnsi="Times New Roman" w:cs="Times New Roman"/>
            <w:sz w:val="24"/>
            <w:szCs w:val="24"/>
          </w:rPr>
          <w:t>single taxon</w:t>
        </w:r>
      </w:ins>
      <w:ins w:id="278" w:author="Wesner, Jeff S" w:date="2021-08-11T14:59:00Z">
        <w:r>
          <w:rPr>
            <w:rFonts w:ascii="Times New Roman" w:eastAsia="Times New Roman" w:hAnsi="Times New Roman" w:cs="Times New Roman"/>
            <w:sz w:val="24"/>
            <w:szCs w:val="24"/>
          </w:rPr>
          <w:t>, while fish that eat only larvae are feeding on a single stage within a single tax</w:t>
        </w:r>
      </w:ins>
      <w:ins w:id="279" w:author="Wesner, Jeff S" w:date="2021-08-11T15:57:00Z">
        <w:r w:rsidR="003671E9">
          <w:rPr>
            <w:rFonts w:ascii="Times New Roman" w:eastAsia="Times New Roman" w:hAnsi="Times New Roman" w:cs="Times New Roman"/>
            <w:sz w:val="24"/>
            <w:szCs w:val="24"/>
          </w:rPr>
          <w:t>on</w:t>
        </w:r>
      </w:ins>
      <w:bookmarkStart w:id="280" w:name="_GoBack"/>
      <w:bookmarkEnd w:id="280"/>
      <w:ins w:id="281" w:author="Wesner, Jeff S" w:date="2021-08-11T14:59:00Z">
        <w:r>
          <w:rPr>
            <w:rFonts w:ascii="Times New Roman" w:eastAsia="Times New Roman" w:hAnsi="Times New Roman" w:cs="Times New Roman"/>
            <w:sz w:val="24"/>
            <w:szCs w:val="24"/>
          </w:rPr>
          <w:t>. To test this hypothesis</w:t>
        </w:r>
      </w:ins>
      <w:ins w:id="282" w:author="Wesner, Jeff S" w:date="2021-08-11T15:00:00Z">
        <w:r>
          <w:rPr>
            <w:rFonts w:ascii="Times New Roman" w:eastAsia="Times New Roman" w:hAnsi="Times New Roman" w:cs="Times New Roman"/>
            <w:sz w:val="24"/>
            <w:szCs w:val="24"/>
          </w:rPr>
          <w:t>, we fit a linear regression with d</w:t>
        </w:r>
        <w:r w:rsidR="00FB213C">
          <w:rPr>
            <w:rFonts w:ascii="Times New Roman" w:eastAsia="Times New Roman" w:hAnsi="Times New Roman" w:cs="Times New Roman"/>
            <w:sz w:val="24"/>
            <w:szCs w:val="24"/>
          </w:rPr>
          <w:t>ifference in overlap as the response variable, standardized proportion of non-larval prey as the predictor variable, and site, date, and species as random intercepts.</w:t>
        </w:r>
      </w:ins>
      <w:ins w:id="283" w:author="Wesner, Jeff S" w:date="2021-08-11T15:01:00Z">
        <w:r w:rsidR="00FB213C">
          <w:rPr>
            <w:rFonts w:ascii="Times New Roman" w:eastAsia="Times New Roman" w:hAnsi="Times New Roman" w:cs="Times New Roman"/>
            <w:sz w:val="24"/>
            <w:szCs w:val="24"/>
          </w:rPr>
          <w:t xml:space="preserve"> This model also included a </w:t>
        </w:r>
        <w:proofErr w:type="spellStart"/>
        <w:r w:rsidR="00FB213C">
          <w:rPr>
            <w:rFonts w:ascii="Times New Roman" w:eastAsia="Times New Roman" w:hAnsi="Times New Roman" w:cs="Times New Roman"/>
            <w:sz w:val="24"/>
            <w:szCs w:val="24"/>
          </w:rPr>
          <w:t>submodel</w:t>
        </w:r>
        <w:proofErr w:type="spellEnd"/>
        <w:r w:rsidR="00FB213C">
          <w:rPr>
            <w:rFonts w:ascii="Times New Roman" w:eastAsia="Times New Roman" w:hAnsi="Times New Roman" w:cs="Times New Roman"/>
            <w:sz w:val="24"/>
            <w:szCs w:val="24"/>
          </w:rPr>
          <w:t xml:space="preserve"> for sigma that allowed the variance to change as a function of the predictor variable.</w:t>
        </w:r>
      </w:ins>
      <w:ins w:id="284" w:author="Wesner, Jeff S" w:date="2021-08-11T14:58:00Z">
        <w:r>
          <w:rPr>
            <w:rFonts w:ascii="Times New Roman" w:eastAsia="Times New Roman" w:hAnsi="Times New Roman" w:cs="Times New Roman"/>
            <w:sz w:val="24"/>
            <w:szCs w:val="24"/>
          </w:rPr>
          <w:t xml:space="preserve"> </w:t>
        </w:r>
      </w:ins>
    </w:p>
    <w:p w14:paraId="18F80349" w14:textId="09B3B099" w:rsidR="0028127C" w:rsidDel="0028127C" w:rsidRDefault="0028127C">
      <w:pPr>
        <w:spacing w:after="0" w:line="480" w:lineRule="auto"/>
        <w:ind w:firstLine="720"/>
        <w:rPr>
          <w:del w:id="285" w:author="Wesner, Jeff S" w:date="2021-08-11T14:50:00Z"/>
          <w:rFonts w:ascii="Times New Roman" w:eastAsia="Times New Roman" w:hAnsi="Times New Roman" w:cs="Times New Roman"/>
          <w:sz w:val="24"/>
          <w:szCs w:val="24"/>
        </w:rPr>
      </w:pPr>
    </w:p>
    <w:p w14:paraId="0000002E" w14:textId="2444BBF2" w:rsidR="00C85381" w:rsidRDefault="00904DD7">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Models were specified</w:t>
      </w:r>
      <w:r w:rsidR="004D08DC">
        <w:rPr>
          <w:rFonts w:ascii="Times New Roman" w:eastAsia="Times New Roman" w:hAnsi="Times New Roman" w:cs="Times New Roman"/>
          <w:sz w:val="24"/>
          <w:szCs w:val="24"/>
        </w:rPr>
        <w:t xml:space="preserve"> in R (version 3.4.2, Core Team R, 2017)</w:t>
      </w:r>
      <w:r>
        <w:rPr>
          <w:rFonts w:ascii="Times New Roman" w:eastAsia="Times New Roman" w:hAnsi="Times New Roman" w:cs="Times New Roman"/>
          <w:sz w:val="24"/>
          <w:szCs w:val="24"/>
        </w:rPr>
        <w:t xml:space="preserve"> using Bayesian inference with t</w:t>
      </w:r>
      <w:r w:rsidR="004D08DC">
        <w:rPr>
          <w:rFonts w:ascii="Times New Roman" w:eastAsia="Times New Roman" w:hAnsi="Times New Roman" w:cs="Times New Roman"/>
          <w:sz w:val="24"/>
          <w:szCs w:val="24"/>
        </w:rPr>
        <w:t xml:space="preserve">he </w:t>
      </w:r>
      <w:r w:rsidR="004D08DC">
        <w:rPr>
          <w:rFonts w:ascii="Times New Roman" w:eastAsia="Times New Roman" w:hAnsi="Times New Roman" w:cs="Times New Roman"/>
          <w:i/>
          <w:sz w:val="24"/>
          <w:szCs w:val="24"/>
        </w:rPr>
        <w:t>brms</w:t>
      </w:r>
      <w:r w:rsidR="004D08DC">
        <w:rPr>
          <w:rFonts w:ascii="Times New Roman" w:eastAsia="Times New Roman" w:hAnsi="Times New Roman" w:cs="Times New Roman"/>
          <w:sz w:val="24"/>
          <w:szCs w:val="24"/>
        </w:rPr>
        <w:t xml:space="preserve"> package (</w:t>
      </w:r>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xml:space="preserve">, 2017). </w:t>
      </w:r>
      <w:r>
        <w:rPr>
          <w:rFonts w:ascii="Times New Roman" w:eastAsia="Times New Roman" w:hAnsi="Times New Roman" w:cs="Times New Roman"/>
          <w:sz w:val="24"/>
          <w:szCs w:val="24"/>
        </w:rPr>
        <w:t>Posterior distributions were generated with</w:t>
      </w:r>
      <w:r w:rsidR="008F6758">
        <w:rPr>
          <w:rFonts w:ascii="Times New Roman" w:eastAsia="Times New Roman" w:hAnsi="Times New Roman" w:cs="Times New Roman"/>
          <w:sz w:val="24"/>
          <w:szCs w:val="24"/>
        </w:rPr>
        <w:t xml:space="preserve"> a</w:t>
      </w:r>
      <w:r w:rsidR="004D08DC">
        <w:rPr>
          <w:rFonts w:ascii="Times New Roman" w:eastAsia="Times New Roman" w:hAnsi="Times New Roman" w:cs="Times New Roman"/>
          <w:sz w:val="24"/>
          <w:szCs w:val="24"/>
        </w:rPr>
        <w:t xml:space="preserve"> Hamiltonian Monte Carlo algorithm through </w:t>
      </w:r>
      <w:proofErr w:type="spellStart"/>
      <w:r w:rsidR="004D08DC">
        <w:rPr>
          <w:rFonts w:ascii="Times New Roman" w:eastAsia="Times New Roman" w:hAnsi="Times New Roman" w:cs="Times New Roman"/>
          <w:i/>
          <w:sz w:val="24"/>
          <w:szCs w:val="24"/>
        </w:rPr>
        <w:t>rstan</w:t>
      </w:r>
      <w:proofErr w:type="spellEnd"/>
      <w:r w:rsidR="004D08DC">
        <w:rPr>
          <w:rFonts w:ascii="Times New Roman" w:eastAsia="Times New Roman" w:hAnsi="Times New Roman" w:cs="Times New Roman"/>
          <w:sz w:val="24"/>
          <w:szCs w:val="24"/>
        </w:rPr>
        <w:t xml:space="preserve"> (Stan Development Team, 2016).</w:t>
      </w:r>
      <w:r w:rsidR="004E2518">
        <w:rPr>
          <w:rFonts w:ascii="Times New Roman" w:eastAsia="Times New Roman" w:hAnsi="Times New Roman" w:cs="Times New Roman"/>
          <w:sz w:val="24"/>
          <w:szCs w:val="24"/>
        </w:rPr>
        <w:t xml:space="preserve"> Prior distributions are described and justified (along with prior sensitivity analyses) in the Supplementary Information</w:t>
      </w:r>
      <w:r w:rsidR="00A02511">
        <w:rPr>
          <w:rFonts w:ascii="Times New Roman" w:eastAsia="Times New Roman" w:hAnsi="Times New Roman" w:cs="Times New Roman"/>
          <w:sz w:val="24"/>
          <w:szCs w:val="24"/>
        </w:rPr>
        <w:t xml:space="preserve"> (Figures S2-4)</w:t>
      </w:r>
      <w:ins w:id="286" w:author="Wesner, Jeff S" w:date="2021-08-11T15:38:00Z">
        <w:r w:rsidR="00AF35DC">
          <w:rPr>
            <w:rFonts w:ascii="Times New Roman" w:eastAsia="Times New Roman" w:hAnsi="Times New Roman" w:cs="Times New Roman"/>
            <w:sz w:val="24"/>
            <w:szCs w:val="24"/>
          </w:rPr>
          <w:t xml:space="preserve"> following methods in Wesner and Pomeranz (2021)</w:t>
        </w:r>
      </w:ins>
      <w:r w:rsidR="004E2518">
        <w:rPr>
          <w:rFonts w:ascii="Times New Roman" w:eastAsia="Times New Roman" w:hAnsi="Times New Roman" w:cs="Times New Roman"/>
          <w:sz w:val="24"/>
          <w:szCs w:val="24"/>
        </w:rPr>
        <w:t>.</w:t>
      </w:r>
      <w:r w:rsidR="004D08DC">
        <w:rPr>
          <w:rFonts w:ascii="Times New Roman" w:eastAsia="Times New Roman" w:hAnsi="Times New Roman" w:cs="Times New Roman"/>
          <w:sz w:val="24"/>
          <w:szCs w:val="24"/>
        </w:rPr>
        <w:t xml:space="preserve"> All code and data can be found at: https://github.com/Abrahamkanz/stageguildms</w:t>
      </w:r>
    </w:p>
    <w:p w14:paraId="063BE703" w14:textId="7125CAB3" w:rsidR="00335E83"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1DE1D5E" w14:textId="7AD995A9" w:rsidR="00335E83" w:rsidRDefault="00335E83">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Fish Sampled</w:t>
      </w:r>
    </w:p>
    <w:p w14:paraId="084F6FA8" w14:textId="73E43189" w:rsidR="00335E83" w:rsidRPr="00335E83" w:rsidRDefault="00E07252" w:rsidP="00E0725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collected a total of 606 diet samples from 22 fish species (Table 1). Creek Chub (</w:t>
      </w:r>
      <w:proofErr w:type="spellStart"/>
      <w:r>
        <w:rPr>
          <w:rFonts w:ascii="Times New Roman" w:eastAsia="Times New Roman" w:hAnsi="Times New Roman" w:cs="Times New Roman"/>
          <w:i/>
          <w:sz w:val="24"/>
          <w:szCs w:val="24"/>
        </w:rPr>
        <w:t>Semotilus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atromaculatus</w:t>
      </w:r>
      <w:proofErr w:type="spellEnd"/>
      <w:r>
        <w:rPr>
          <w:rFonts w:ascii="Times New Roman" w:eastAsia="Times New Roman" w:hAnsi="Times New Roman" w:cs="Times New Roman"/>
          <w:sz w:val="24"/>
          <w:szCs w:val="24"/>
        </w:rPr>
        <w:t>) was the most commonly sampled fish (n = 95 samples), followed by Johnny Darter (</w:t>
      </w:r>
      <w:proofErr w:type="spellStart"/>
      <w:r>
        <w:rPr>
          <w:rFonts w:ascii="Times New Roman" w:eastAsia="Times New Roman" w:hAnsi="Times New Roman" w:cs="Times New Roman"/>
          <w:i/>
          <w:sz w:val="24"/>
          <w:szCs w:val="24"/>
        </w:rPr>
        <w:t>Etheostoma</w:t>
      </w:r>
      <w:proofErr w:type="spellEnd"/>
      <w:r>
        <w:rPr>
          <w:rFonts w:ascii="Times New Roman" w:eastAsia="Times New Roman" w:hAnsi="Times New Roman" w:cs="Times New Roman"/>
          <w:i/>
          <w:sz w:val="24"/>
          <w:szCs w:val="24"/>
        </w:rPr>
        <w:t xml:space="preserve"> nigrum</w:t>
      </w:r>
      <w:r>
        <w:rPr>
          <w:rFonts w:ascii="Times New Roman" w:eastAsia="Times New Roman" w:hAnsi="Times New Roman" w:cs="Times New Roman"/>
          <w:sz w:val="24"/>
          <w:szCs w:val="24"/>
        </w:rPr>
        <w:t>, n = 74), and Smallmouth Buffalo (</w:t>
      </w:r>
      <w:r>
        <w:rPr>
          <w:rFonts w:ascii="Times New Roman" w:eastAsia="Times New Roman" w:hAnsi="Times New Roman" w:cs="Times New Roman"/>
          <w:i/>
          <w:sz w:val="24"/>
          <w:szCs w:val="24"/>
        </w:rPr>
        <w:t xml:space="preserve">Ictiobus </w:t>
      </w:r>
      <w:proofErr w:type="spellStart"/>
      <w:r>
        <w:rPr>
          <w:rFonts w:ascii="Times New Roman" w:eastAsia="Times New Roman" w:hAnsi="Times New Roman" w:cs="Times New Roman"/>
          <w:i/>
          <w:sz w:val="24"/>
          <w:szCs w:val="24"/>
        </w:rPr>
        <w:t>cyprinellus</w:t>
      </w:r>
      <w:proofErr w:type="spellEnd"/>
      <w:r>
        <w:rPr>
          <w:rFonts w:ascii="Times New Roman" w:eastAsia="Times New Roman" w:hAnsi="Times New Roman" w:cs="Times New Roman"/>
          <w:sz w:val="24"/>
          <w:szCs w:val="24"/>
        </w:rPr>
        <w:t xml:space="preserve">, n = 73). </w:t>
      </w:r>
      <w:del w:id="287" w:author="Kanz, Abraham" w:date="2021-07-22T19:36:00Z">
        <w:r w:rsidDel="0009136C">
          <w:rPr>
            <w:rFonts w:ascii="Times New Roman" w:eastAsia="Times New Roman" w:hAnsi="Times New Roman" w:cs="Times New Roman"/>
            <w:sz w:val="24"/>
            <w:szCs w:val="24"/>
          </w:rPr>
          <w:delText xml:space="preserve">Among foraging </w:delText>
        </w:r>
        <w:r w:rsidR="00077F15" w:rsidDel="0009136C">
          <w:rPr>
            <w:rFonts w:ascii="Times New Roman" w:eastAsia="Times New Roman" w:hAnsi="Times New Roman" w:cs="Times New Roman"/>
            <w:sz w:val="24"/>
            <w:szCs w:val="24"/>
          </w:rPr>
          <w:delText>domain</w:delText>
        </w:r>
        <w:r w:rsidDel="0009136C">
          <w:rPr>
            <w:rFonts w:ascii="Times New Roman" w:eastAsia="Times New Roman" w:hAnsi="Times New Roman" w:cs="Times New Roman"/>
            <w:sz w:val="24"/>
            <w:szCs w:val="24"/>
          </w:rPr>
          <w:delText>s, surface feeding fishes were the most commonly sampled (n = 265), followed by benthic fishes (n = 203) and intermediate fishes (n = 138) (Table 1).</w:delText>
        </w:r>
      </w:del>
    </w:p>
    <w:p w14:paraId="6CB117B9" w14:textId="4B408BB1" w:rsidR="002C38D5" w:rsidRDefault="002C38D5">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Prey composition</w:t>
      </w:r>
    </w:p>
    <w:p w14:paraId="4F41727E" w14:textId="5870DBF1" w:rsidR="002C38D5" w:rsidRPr="002C38D5" w:rsidRDefault="003A696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Among the</w:t>
      </w:r>
      <w:r w:rsidR="009F376E">
        <w:rPr>
          <w:rFonts w:ascii="Times New Roman" w:eastAsia="Times New Roman" w:hAnsi="Times New Roman" w:cs="Times New Roman"/>
          <w:sz w:val="24"/>
          <w:szCs w:val="24"/>
        </w:rPr>
        <w:t xml:space="preserve"> 59 prey </w:t>
      </w:r>
      <w:r>
        <w:rPr>
          <w:rFonts w:ascii="Times New Roman" w:eastAsia="Times New Roman" w:hAnsi="Times New Roman" w:cs="Times New Roman"/>
          <w:sz w:val="24"/>
          <w:szCs w:val="24"/>
        </w:rPr>
        <w:t>taxa</w:t>
      </w:r>
      <w:r w:rsidR="009F376E">
        <w:rPr>
          <w:rFonts w:ascii="Times New Roman" w:eastAsia="Times New Roman" w:hAnsi="Times New Roman" w:cs="Times New Roman"/>
          <w:sz w:val="24"/>
          <w:szCs w:val="24"/>
        </w:rPr>
        <w:t xml:space="preserve"> in fis</w:t>
      </w:r>
      <w:r>
        <w:rPr>
          <w:rFonts w:ascii="Times New Roman" w:eastAsia="Times New Roman" w:hAnsi="Times New Roman" w:cs="Times New Roman"/>
          <w:sz w:val="24"/>
          <w:szCs w:val="24"/>
        </w:rPr>
        <w:t xml:space="preserve">h diets, </w:t>
      </w:r>
      <w:r w:rsidR="00895A8E">
        <w:rPr>
          <w:rFonts w:ascii="Times New Roman" w:eastAsia="Times New Roman" w:hAnsi="Times New Roman" w:cs="Times New Roman"/>
          <w:sz w:val="24"/>
          <w:szCs w:val="24"/>
        </w:rPr>
        <w:t>c</w:t>
      </w:r>
      <w:r w:rsidR="002C38D5">
        <w:rPr>
          <w:rFonts w:ascii="Times New Roman" w:eastAsia="Times New Roman" w:hAnsi="Times New Roman" w:cs="Times New Roman"/>
          <w:sz w:val="24"/>
          <w:szCs w:val="24"/>
        </w:rPr>
        <w:t>hironomids made up 64% of all diet items by abundance, 4</w:t>
      </w:r>
      <w:r w:rsidR="00895A8E">
        <w:rPr>
          <w:rFonts w:ascii="Times New Roman" w:eastAsia="Times New Roman" w:hAnsi="Times New Roman" w:cs="Times New Roman"/>
          <w:sz w:val="24"/>
          <w:szCs w:val="24"/>
        </w:rPr>
        <w:t>5</w:t>
      </w:r>
      <w:r w:rsidR="002C38D5">
        <w:rPr>
          <w:rFonts w:ascii="Times New Roman" w:eastAsia="Times New Roman" w:hAnsi="Times New Roman" w:cs="Times New Roman"/>
          <w:sz w:val="24"/>
          <w:szCs w:val="24"/>
        </w:rPr>
        <w:t xml:space="preserve">% by biomass, and occurred in </w:t>
      </w:r>
      <w:r w:rsidR="0098111B">
        <w:rPr>
          <w:rFonts w:ascii="Times New Roman" w:eastAsia="Times New Roman" w:hAnsi="Times New Roman" w:cs="Times New Roman"/>
          <w:sz w:val="24"/>
          <w:szCs w:val="24"/>
        </w:rPr>
        <w:t>4</w:t>
      </w:r>
      <w:r w:rsidR="00895A8E">
        <w:rPr>
          <w:rFonts w:ascii="Times New Roman" w:eastAsia="Times New Roman" w:hAnsi="Times New Roman" w:cs="Times New Roman"/>
          <w:sz w:val="24"/>
          <w:szCs w:val="24"/>
        </w:rPr>
        <w:t>38</w:t>
      </w:r>
      <w:r w:rsidR="002C38D5">
        <w:rPr>
          <w:rFonts w:ascii="Times New Roman" w:eastAsia="Times New Roman" w:hAnsi="Times New Roman" w:cs="Times New Roman"/>
          <w:sz w:val="24"/>
          <w:szCs w:val="24"/>
        </w:rPr>
        <w:t>/617 fish stomachs (</w:t>
      </w:r>
      <w:r w:rsidR="0098111B">
        <w:rPr>
          <w:rFonts w:ascii="Times New Roman" w:eastAsia="Times New Roman" w:hAnsi="Times New Roman" w:cs="Times New Roman"/>
          <w:sz w:val="24"/>
          <w:szCs w:val="24"/>
        </w:rPr>
        <w:t>7</w:t>
      </w:r>
      <w:r w:rsidR="00895A8E">
        <w:rPr>
          <w:rFonts w:ascii="Times New Roman" w:eastAsia="Times New Roman" w:hAnsi="Times New Roman" w:cs="Times New Roman"/>
          <w:sz w:val="24"/>
          <w:szCs w:val="24"/>
        </w:rPr>
        <w:t>1</w:t>
      </w:r>
      <w:r w:rsidR="002C38D5">
        <w:rPr>
          <w:rFonts w:ascii="Times New Roman" w:eastAsia="Times New Roman" w:hAnsi="Times New Roman" w:cs="Times New Roman"/>
          <w:sz w:val="24"/>
          <w:szCs w:val="24"/>
        </w:rPr>
        <w:t xml:space="preserve">%). The next most common item </w:t>
      </w:r>
      <w:r w:rsidR="0098111B">
        <w:rPr>
          <w:rFonts w:ascii="Times New Roman" w:eastAsia="Times New Roman" w:hAnsi="Times New Roman" w:cs="Times New Roman"/>
          <w:sz w:val="24"/>
          <w:szCs w:val="24"/>
        </w:rPr>
        <w:t>was</w:t>
      </w:r>
      <w:r w:rsidR="002C38D5">
        <w:rPr>
          <w:rFonts w:ascii="Times New Roman" w:eastAsia="Times New Roman" w:hAnsi="Times New Roman" w:cs="Times New Roman"/>
          <w:sz w:val="24"/>
          <w:szCs w:val="24"/>
        </w:rPr>
        <w:t xml:space="preserve"> Branchiopod</w:t>
      </w:r>
      <w:r w:rsidR="00895A8E">
        <w:rPr>
          <w:rFonts w:ascii="Times New Roman" w:eastAsia="Times New Roman" w:hAnsi="Times New Roman" w:cs="Times New Roman"/>
          <w:sz w:val="24"/>
          <w:szCs w:val="24"/>
        </w:rPr>
        <w:t>s</w:t>
      </w:r>
      <w:r w:rsidR="002C38D5">
        <w:rPr>
          <w:rFonts w:ascii="Times New Roman" w:eastAsia="Times New Roman" w:hAnsi="Times New Roman" w:cs="Times New Roman"/>
          <w:sz w:val="24"/>
          <w:szCs w:val="24"/>
        </w:rPr>
        <w:t xml:space="preserve"> (14% by abundance,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by biomass, 24% by occurrence). All other</w:t>
      </w:r>
      <w:r w:rsidR="0098111B">
        <w:rPr>
          <w:rFonts w:ascii="Times New Roman" w:eastAsia="Times New Roman" w:hAnsi="Times New Roman" w:cs="Times New Roman"/>
          <w:sz w:val="24"/>
          <w:szCs w:val="24"/>
        </w:rPr>
        <w:t xml:space="preserve"> prey</w:t>
      </w:r>
      <w:r w:rsidR="002C38D5">
        <w:rPr>
          <w:rFonts w:ascii="Times New Roman" w:eastAsia="Times New Roman" w:hAnsi="Times New Roman" w:cs="Times New Roman"/>
          <w:sz w:val="24"/>
          <w:szCs w:val="24"/>
        </w:rPr>
        <w:t xml:space="preserve"> taxa made up less than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xml:space="preserve">% of diets by abundance, biomass or occurrence. One exception was crayfish </w:t>
      </w:r>
      <w:proofErr w:type="spellStart"/>
      <w:r w:rsidR="002C38D5">
        <w:rPr>
          <w:rFonts w:ascii="Times New Roman" w:eastAsia="Times New Roman" w:hAnsi="Times New Roman" w:cs="Times New Roman"/>
          <w:sz w:val="24"/>
          <w:szCs w:val="24"/>
        </w:rPr>
        <w:t>chelipods</w:t>
      </w:r>
      <w:proofErr w:type="spellEnd"/>
      <w:r w:rsidR="002C38D5">
        <w:rPr>
          <w:rFonts w:ascii="Times New Roman" w:eastAsia="Times New Roman" w:hAnsi="Times New Roman" w:cs="Times New Roman"/>
          <w:sz w:val="24"/>
          <w:szCs w:val="24"/>
        </w:rPr>
        <w:t>, which made up less than 4% of abundance or occurrence, but 2</w:t>
      </w:r>
      <w:r w:rsidR="00895A8E">
        <w:rPr>
          <w:rFonts w:ascii="Times New Roman" w:eastAsia="Times New Roman" w:hAnsi="Times New Roman" w:cs="Times New Roman"/>
          <w:sz w:val="24"/>
          <w:szCs w:val="24"/>
        </w:rPr>
        <w:t>3</w:t>
      </w:r>
      <w:r w:rsidR="002C38D5">
        <w:rPr>
          <w:rFonts w:ascii="Times New Roman" w:eastAsia="Times New Roman" w:hAnsi="Times New Roman" w:cs="Times New Roman"/>
          <w:sz w:val="24"/>
          <w:szCs w:val="24"/>
        </w:rPr>
        <w:t>% of biomass due to their large size</w:t>
      </w:r>
      <w:r w:rsidR="003D12DA">
        <w:rPr>
          <w:rFonts w:ascii="Times New Roman" w:eastAsia="Times New Roman" w:hAnsi="Times New Roman" w:cs="Times New Roman"/>
          <w:sz w:val="24"/>
          <w:szCs w:val="24"/>
        </w:rPr>
        <w:t xml:space="preserve"> (</w:t>
      </w:r>
      <w:del w:id="288" w:author="Wesner, Jeff S" w:date="2021-08-11T15:41:00Z">
        <w:r w:rsidR="003D12DA" w:rsidDel="004A2729">
          <w:rPr>
            <w:rFonts w:ascii="Times New Roman" w:eastAsia="Times New Roman" w:hAnsi="Times New Roman" w:cs="Times New Roman"/>
            <w:sz w:val="24"/>
            <w:szCs w:val="24"/>
          </w:rPr>
          <w:delText>Figure S</w:delText>
        </w:r>
        <w:r w:rsidR="00F63CF0" w:rsidDel="004A2729">
          <w:rPr>
            <w:rFonts w:ascii="Times New Roman" w:eastAsia="Times New Roman" w:hAnsi="Times New Roman" w:cs="Times New Roman"/>
            <w:sz w:val="24"/>
            <w:szCs w:val="24"/>
          </w:rPr>
          <w:delText>5</w:delText>
        </w:r>
      </w:del>
      <w:ins w:id="289" w:author="Wesner, Jeff S" w:date="2021-08-11T15:41:00Z">
        <w:r w:rsidR="004A2729">
          <w:rPr>
            <w:rFonts w:ascii="Times New Roman" w:eastAsia="Times New Roman" w:hAnsi="Times New Roman" w:cs="Times New Roman"/>
            <w:sz w:val="24"/>
            <w:szCs w:val="24"/>
          </w:rPr>
          <w:t>Table 3</w:t>
        </w:r>
      </w:ins>
      <w:r w:rsidR="003D12DA">
        <w:rPr>
          <w:rFonts w:ascii="Times New Roman" w:eastAsia="Times New Roman" w:hAnsi="Times New Roman" w:cs="Times New Roman"/>
          <w:sz w:val="24"/>
          <w:szCs w:val="24"/>
        </w:rPr>
        <w:t>)</w:t>
      </w:r>
      <w:r w:rsidR="002C38D5">
        <w:rPr>
          <w:rFonts w:ascii="Times New Roman" w:eastAsia="Times New Roman" w:hAnsi="Times New Roman" w:cs="Times New Roman"/>
          <w:sz w:val="24"/>
          <w:szCs w:val="24"/>
        </w:rPr>
        <w:t>.</w:t>
      </w:r>
      <w:r w:rsidR="00895A8E">
        <w:rPr>
          <w:rFonts w:ascii="Times New Roman" w:eastAsia="Times New Roman" w:hAnsi="Times New Roman" w:cs="Times New Roman"/>
          <w:sz w:val="24"/>
          <w:szCs w:val="24"/>
        </w:rPr>
        <w:t xml:space="preserve"> They were found in 24/</w:t>
      </w:r>
      <w:r w:rsidR="00A207E3">
        <w:rPr>
          <w:rFonts w:ascii="Times New Roman" w:eastAsia="Times New Roman" w:hAnsi="Times New Roman" w:cs="Times New Roman"/>
          <w:sz w:val="24"/>
          <w:szCs w:val="24"/>
        </w:rPr>
        <w:t>606</w:t>
      </w:r>
      <w:r w:rsidR="00895A8E">
        <w:rPr>
          <w:rFonts w:ascii="Times New Roman" w:eastAsia="Times New Roman" w:hAnsi="Times New Roman" w:cs="Times New Roman"/>
          <w:sz w:val="24"/>
          <w:szCs w:val="24"/>
        </w:rPr>
        <w:t xml:space="preserve"> fish stomachs.</w:t>
      </w:r>
      <w:del w:id="290" w:author="Kanz, Abraham" w:date="2021-07-21T18:39:00Z">
        <w:r w:rsidR="00B935F8" w:rsidDel="00823C14">
          <w:rPr>
            <w:rFonts w:ascii="Times New Roman" w:eastAsia="Times New Roman" w:hAnsi="Times New Roman" w:cs="Times New Roman"/>
            <w:sz w:val="24"/>
            <w:szCs w:val="24"/>
          </w:rPr>
          <w:delText xml:space="preserve"> Insecta were the dominant prey class, making up </w:delText>
        </w:r>
        <w:r w:rsidR="00FD00F3" w:rsidDel="00823C14">
          <w:rPr>
            <w:rFonts w:ascii="Times New Roman" w:eastAsia="Times New Roman" w:hAnsi="Times New Roman" w:cs="Times New Roman"/>
            <w:sz w:val="24"/>
            <w:szCs w:val="24"/>
          </w:rPr>
          <w:delText>75%</w:delText>
        </w:r>
        <w:r w:rsidR="0098111B" w:rsidDel="00823C14">
          <w:rPr>
            <w:rFonts w:ascii="Times New Roman" w:eastAsia="Times New Roman" w:hAnsi="Times New Roman" w:cs="Times New Roman"/>
            <w:sz w:val="24"/>
            <w:szCs w:val="24"/>
          </w:rPr>
          <w:delText>,</w:delText>
        </w:r>
        <w:r w:rsidR="00FD00F3" w:rsidDel="00823C14">
          <w:rPr>
            <w:rFonts w:ascii="Times New Roman" w:eastAsia="Times New Roman" w:hAnsi="Times New Roman" w:cs="Times New Roman"/>
            <w:sz w:val="24"/>
            <w:szCs w:val="24"/>
          </w:rPr>
          <w:delText xml:space="preserve"> 61%</w:delText>
        </w:r>
        <w:r w:rsidR="0098111B" w:rsidDel="00823C14">
          <w:rPr>
            <w:rFonts w:ascii="Times New Roman" w:eastAsia="Times New Roman" w:hAnsi="Times New Roman" w:cs="Times New Roman"/>
            <w:sz w:val="24"/>
            <w:szCs w:val="24"/>
          </w:rPr>
          <w:delText>, and 76%</w:delText>
        </w:r>
        <w:r w:rsidR="00FD00F3" w:rsidDel="00823C14">
          <w:rPr>
            <w:rFonts w:ascii="Times New Roman" w:eastAsia="Times New Roman" w:hAnsi="Times New Roman" w:cs="Times New Roman"/>
            <w:sz w:val="24"/>
            <w:szCs w:val="24"/>
          </w:rPr>
          <w:delText xml:space="preserve"> of diet</w:delText>
        </w:r>
        <w:r w:rsidR="0098111B" w:rsidDel="00823C14">
          <w:rPr>
            <w:rFonts w:ascii="Times New Roman" w:eastAsia="Times New Roman" w:hAnsi="Times New Roman" w:cs="Times New Roman"/>
            <w:sz w:val="24"/>
            <w:szCs w:val="24"/>
          </w:rPr>
          <w:delText>s</w:delText>
        </w:r>
        <w:r w:rsidR="00FD00F3" w:rsidDel="00823C14">
          <w:rPr>
            <w:rFonts w:ascii="Times New Roman" w:eastAsia="Times New Roman" w:hAnsi="Times New Roman" w:cs="Times New Roman"/>
            <w:sz w:val="24"/>
            <w:szCs w:val="24"/>
          </w:rPr>
          <w:delText xml:space="preserve"> by abundance</w:delText>
        </w:r>
        <w:r w:rsidR="0098111B" w:rsidDel="00823C14">
          <w:rPr>
            <w:rFonts w:ascii="Times New Roman" w:eastAsia="Times New Roman" w:hAnsi="Times New Roman" w:cs="Times New Roman"/>
            <w:sz w:val="24"/>
            <w:szCs w:val="24"/>
          </w:rPr>
          <w:delText xml:space="preserve">, </w:delText>
        </w:r>
        <w:r w:rsidR="00FD00F3" w:rsidDel="00823C14">
          <w:rPr>
            <w:rFonts w:ascii="Times New Roman" w:eastAsia="Times New Roman" w:hAnsi="Times New Roman" w:cs="Times New Roman"/>
            <w:sz w:val="24"/>
            <w:szCs w:val="24"/>
          </w:rPr>
          <w:delText>biomass,</w:delText>
        </w:r>
        <w:r w:rsidR="0098111B" w:rsidDel="00823C14">
          <w:rPr>
            <w:rFonts w:ascii="Times New Roman" w:eastAsia="Times New Roman" w:hAnsi="Times New Roman" w:cs="Times New Roman"/>
            <w:sz w:val="24"/>
            <w:szCs w:val="24"/>
          </w:rPr>
          <w:delText xml:space="preserve"> and occurrence,</w:delText>
        </w:r>
        <w:r w:rsidR="00FD00F3" w:rsidDel="00823C14">
          <w:rPr>
            <w:rFonts w:ascii="Times New Roman" w:eastAsia="Times New Roman" w:hAnsi="Times New Roman" w:cs="Times New Roman"/>
            <w:sz w:val="24"/>
            <w:szCs w:val="24"/>
          </w:rPr>
          <w:delText xml:space="preserve"> respectively.</w:delText>
        </w:r>
        <w:r w:rsidR="00FC45EB" w:rsidDel="00823C14">
          <w:rPr>
            <w:rFonts w:ascii="Times New Roman" w:eastAsia="Times New Roman" w:hAnsi="Times New Roman" w:cs="Times New Roman"/>
            <w:sz w:val="24"/>
            <w:szCs w:val="24"/>
          </w:rPr>
          <w:delText xml:space="preserve"> </w:delText>
        </w:r>
        <w:r w:rsidR="00CE71A0" w:rsidDel="00823C14">
          <w:rPr>
            <w:rFonts w:ascii="Times New Roman" w:eastAsia="Times New Roman" w:hAnsi="Times New Roman" w:cs="Times New Roman"/>
            <w:sz w:val="24"/>
            <w:szCs w:val="24"/>
          </w:rPr>
          <w:delText>No</w:delText>
        </w:r>
        <w:r w:rsidR="00FC45EB" w:rsidDel="00823C14">
          <w:rPr>
            <w:rFonts w:ascii="Times New Roman" w:eastAsia="Times New Roman" w:hAnsi="Times New Roman" w:cs="Times New Roman"/>
            <w:sz w:val="24"/>
            <w:szCs w:val="24"/>
          </w:rPr>
          <w:delText xml:space="preserve"> other prey </w:delText>
        </w:r>
      </w:del>
      <w:del w:id="291" w:author="Kanz, Abraham" w:date="2021-07-21T18:36:00Z">
        <w:r w:rsidR="00FC45EB" w:rsidDel="00823C14">
          <w:rPr>
            <w:rFonts w:ascii="Times New Roman" w:eastAsia="Times New Roman" w:hAnsi="Times New Roman" w:cs="Times New Roman"/>
            <w:sz w:val="24"/>
            <w:szCs w:val="24"/>
          </w:rPr>
          <w:delText>classes</w:delText>
        </w:r>
      </w:del>
      <w:del w:id="292" w:author="Kanz, Abraham" w:date="2021-07-21T18:39:00Z">
        <w:r w:rsidR="00FC45EB" w:rsidDel="00823C14">
          <w:rPr>
            <w:rFonts w:ascii="Times New Roman" w:eastAsia="Times New Roman" w:hAnsi="Times New Roman" w:cs="Times New Roman"/>
            <w:sz w:val="24"/>
            <w:szCs w:val="24"/>
          </w:rPr>
          <w:delText xml:space="preserve"> (n = 11</w:delText>
        </w:r>
      </w:del>
      <w:del w:id="293" w:author="Kanz, Abraham" w:date="2021-07-21T18:36:00Z">
        <w:r w:rsidR="00FC45EB" w:rsidDel="00823C14">
          <w:rPr>
            <w:rFonts w:ascii="Times New Roman" w:eastAsia="Times New Roman" w:hAnsi="Times New Roman" w:cs="Times New Roman"/>
            <w:sz w:val="24"/>
            <w:szCs w:val="24"/>
          </w:rPr>
          <w:delText xml:space="preserve"> classes</w:delText>
        </w:r>
      </w:del>
      <w:del w:id="294" w:author="Kanz, Abraham" w:date="2021-07-21T18:39:00Z">
        <w:r w:rsidR="00FC45EB" w:rsidDel="00823C14">
          <w:rPr>
            <w:rFonts w:ascii="Times New Roman" w:eastAsia="Times New Roman" w:hAnsi="Times New Roman" w:cs="Times New Roman"/>
            <w:sz w:val="24"/>
            <w:szCs w:val="24"/>
          </w:rPr>
          <w:delText>) made up more than 24% in any category.</w:delText>
        </w:r>
      </w:del>
      <w:r w:rsidR="00895A8E">
        <w:rPr>
          <w:rFonts w:ascii="Times New Roman" w:eastAsia="Times New Roman" w:hAnsi="Times New Roman" w:cs="Times New Roman"/>
          <w:sz w:val="24"/>
          <w:szCs w:val="24"/>
        </w:rPr>
        <w:t xml:space="preserve"> </w:t>
      </w:r>
    </w:p>
    <w:p w14:paraId="6C4E751A" w14:textId="5E5502CB" w:rsidR="00895A8E" w:rsidRDefault="00E07252">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Terrestrial and stage-structured feeding</w:t>
      </w:r>
    </w:p>
    <w:p w14:paraId="3CB37075" w14:textId="6736E6E1" w:rsidR="00F5057B" w:rsidRDefault="00EC7F00" w:rsidP="00F5057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Fish had a similar amount of prey mass in their stomachs, regardless of</w:t>
      </w:r>
      <w:del w:id="295" w:author="Kanz, Abraham" w:date="2021-07-22T19:37:00Z">
        <w:r w:rsidDel="0009136C">
          <w:rPr>
            <w:rFonts w:ascii="Times New Roman" w:eastAsia="Times New Roman" w:hAnsi="Times New Roman" w:cs="Times New Roman"/>
            <w:sz w:val="24"/>
            <w:szCs w:val="24"/>
          </w:rPr>
          <w:delText xml:space="preserve"> </w:delText>
        </w:r>
      </w:del>
      <w:ins w:id="296" w:author="Kanz, Abraham" w:date="2021-07-22T19:37:00Z">
        <w:r w:rsidR="0009136C">
          <w:rPr>
            <w:rFonts w:ascii="Times New Roman" w:eastAsia="Times New Roman" w:hAnsi="Times New Roman" w:cs="Times New Roman"/>
            <w:sz w:val="24"/>
            <w:szCs w:val="24"/>
          </w:rPr>
          <w:t xml:space="preserve"> species</w:t>
        </w:r>
      </w:ins>
      <w:del w:id="297" w:author="Kanz, Abraham" w:date="2021-07-22T19:37:00Z">
        <w:r w:rsidR="00077F15" w:rsidDel="0009136C">
          <w:rPr>
            <w:rFonts w:ascii="Times New Roman" w:eastAsia="Times New Roman" w:hAnsi="Times New Roman" w:cs="Times New Roman"/>
            <w:sz w:val="24"/>
            <w:szCs w:val="24"/>
          </w:rPr>
          <w:delText>forag</w:delText>
        </w:r>
        <w:r w:rsidDel="0009136C">
          <w:rPr>
            <w:rFonts w:ascii="Times New Roman" w:eastAsia="Times New Roman" w:hAnsi="Times New Roman" w:cs="Times New Roman"/>
            <w:sz w:val="24"/>
            <w:szCs w:val="24"/>
          </w:rPr>
          <w:delText xml:space="preserve">ing </w:delText>
        </w:r>
        <w:r w:rsidR="00D2349D" w:rsidDel="0009136C">
          <w:rPr>
            <w:rFonts w:ascii="Times New Roman" w:eastAsia="Times New Roman" w:hAnsi="Times New Roman" w:cs="Times New Roman"/>
            <w:sz w:val="24"/>
            <w:szCs w:val="24"/>
          </w:rPr>
          <w:delText>domain</w:delText>
        </w:r>
      </w:del>
      <w:r>
        <w:rPr>
          <w:rFonts w:ascii="Times New Roman" w:eastAsia="Times New Roman" w:hAnsi="Times New Roman" w:cs="Times New Roman"/>
          <w:sz w:val="24"/>
          <w:szCs w:val="24"/>
        </w:rPr>
        <w:t xml:space="preserve">, averaging </w:t>
      </w:r>
      <w:r w:rsidR="00ED6D9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1 ± </w:t>
      </w:r>
      <w:r w:rsidR="00ED6D93">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mg DM per fish (Figure </w:t>
      </w:r>
      <w:r w:rsidR="00205DC8">
        <w:rPr>
          <w:rFonts w:ascii="Times New Roman" w:eastAsia="Times New Roman" w:hAnsi="Times New Roman" w:cs="Times New Roman"/>
          <w:sz w:val="24"/>
          <w:szCs w:val="24"/>
        </w:rPr>
        <w:t>2</w:t>
      </w:r>
      <w:r>
        <w:rPr>
          <w:rFonts w:ascii="Times New Roman" w:eastAsia="Times New Roman" w:hAnsi="Times New Roman" w:cs="Times New Roman"/>
          <w:sz w:val="24"/>
          <w:szCs w:val="24"/>
        </w:rPr>
        <w:t>a</w:t>
      </w:r>
      <w:r w:rsidR="00205DC8">
        <w:rPr>
          <w:rFonts w:ascii="Times New Roman" w:eastAsia="Times New Roman" w:hAnsi="Times New Roman" w:cs="Times New Roman"/>
          <w:sz w:val="24"/>
          <w:szCs w:val="24"/>
        </w:rPr>
        <w:t>; posterior me</w:t>
      </w:r>
      <w:r w:rsidR="00C771CF">
        <w:rPr>
          <w:rFonts w:ascii="Times New Roman" w:eastAsia="Times New Roman" w:hAnsi="Times New Roman" w:cs="Times New Roman"/>
          <w:sz w:val="24"/>
          <w:szCs w:val="24"/>
        </w:rPr>
        <w:t>di</w:t>
      </w:r>
      <w:r w:rsidR="00205DC8">
        <w:rPr>
          <w:rFonts w:ascii="Times New Roman" w:eastAsia="Times New Roman" w:hAnsi="Times New Roman" w:cs="Times New Roman"/>
          <w:sz w:val="24"/>
          <w:szCs w:val="24"/>
        </w:rPr>
        <w:t>an ± sd</w:t>
      </w:r>
      <w:r>
        <w:rPr>
          <w:rFonts w:ascii="Times New Roman" w:eastAsia="Times New Roman" w:hAnsi="Times New Roman" w:cs="Times New Roman"/>
          <w:sz w:val="24"/>
          <w:szCs w:val="24"/>
        </w:rPr>
        <w:t xml:space="preserve">). This amount varied little </w:t>
      </w:r>
      <w:r w:rsidR="002D1F76">
        <w:rPr>
          <w:rFonts w:ascii="Times New Roman" w:eastAsia="Times New Roman" w:hAnsi="Times New Roman" w:cs="Times New Roman"/>
          <w:sz w:val="24"/>
          <w:szCs w:val="24"/>
        </w:rPr>
        <w:t xml:space="preserve">between fish </w:t>
      </w:r>
      <w:r w:rsidR="00077F15">
        <w:rPr>
          <w:rFonts w:ascii="Times New Roman" w:eastAsia="Times New Roman" w:hAnsi="Times New Roman" w:cs="Times New Roman"/>
          <w:sz w:val="24"/>
          <w:szCs w:val="24"/>
        </w:rPr>
        <w:t>forag</w:t>
      </w:r>
      <w:r w:rsidR="002D1F76">
        <w:rPr>
          <w:rFonts w:ascii="Times New Roman" w:eastAsia="Times New Roman" w:hAnsi="Times New Roman" w:cs="Times New Roman"/>
          <w:sz w:val="24"/>
          <w:szCs w:val="24"/>
        </w:rPr>
        <w:t xml:space="preserve">ing domains </w:t>
      </w:r>
      <w:r>
        <w:rPr>
          <w:rFonts w:ascii="Times New Roman" w:eastAsia="Times New Roman" w:hAnsi="Times New Roman" w:cs="Times New Roman"/>
          <w:sz w:val="24"/>
          <w:szCs w:val="24"/>
        </w:rPr>
        <w:t xml:space="preserve">(Figure </w:t>
      </w:r>
      <w:r w:rsidR="00C511B2">
        <w:rPr>
          <w:rFonts w:ascii="Times New Roman" w:eastAsia="Times New Roman" w:hAnsi="Times New Roman" w:cs="Times New Roman"/>
          <w:sz w:val="24"/>
          <w:szCs w:val="24"/>
        </w:rPr>
        <w:t>2a</w:t>
      </w:r>
      <w:r>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or over time (Figure 3a)</w:t>
      </w:r>
      <w:r>
        <w:rPr>
          <w:rFonts w:ascii="Times New Roman" w:eastAsia="Times New Roman" w:hAnsi="Times New Roman" w:cs="Times New Roman"/>
          <w:sz w:val="24"/>
          <w:szCs w:val="24"/>
        </w:rPr>
        <w:t xml:space="preserve">. </w:t>
      </w:r>
      <w:r w:rsidR="00205DC8">
        <w:rPr>
          <w:rFonts w:ascii="Times New Roman" w:eastAsia="Times New Roman" w:hAnsi="Times New Roman" w:cs="Times New Roman"/>
          <w:sz w:val="24"/>
          <w:szCs w:val="24"/>
        </w:rPr>
        <w:t>However, the</w:t>
      </w:r>
      <w:ins w:id="298" w:author="Kanz, Abraham" w:date="2021-07-22T19:04:00Z">
        <w:r w:rsidR="007C1C53">
          <w:rPr>
            <w:rFonts w:ascii="Times New Roman" w:eastAsia="Times New Roman" w:hAnsi="Times New Roman" w:cs="Times New Roman"/>
            <w:sz w:val="24"/>
            <w:szCs w:val="24"/>
          </w:rPr>
          <w:t xml:space="preserve"> proportion of chironomids in each life stage</w:t>
        </w:r>
      </w:ins>
      <w:r w:rsidR="00205DC8">
        <w:rPr>
          <w:rFonts w:ascii="Times New Roman" w:eastAsia="Times New Roman" w:hAnsi="Times New Roman" w:cs="Times New Roman"/>
          <w:sz w:val="24"/>
          <w:szCs w:val="24"/>
        </w:rPr>
        <w:t xml:space="preserve"> </w:t>
      </w:r>
      <w:del w:id="299" w:author="Kanz, Abraham" w:date="2021-07-22T19:04:00Z">
        <w:r w:rsidR="00205DC8" w:rsidDel="007C1C53">
          <w:rPr>
            <w:rFonts w:ascii="Times New Roman" w:eastAsia="Times New Roman" w:hAnsi="Times New Roman" w:cs="Times New Roman"/>
            <w:sz w:val="24"/>
            <w:szCs w:val="24"/>
          </w:rPr>
          <w:delText xml:space="preserve">likely trophic impact of this feeding </w:delText>
        </w:r>
      </w:del>
      <w:r w:rsidR="00205DC8">
        <w:rPr>
          <w:rFonts w:ascii="Times New Roman" w:eastAsia="Times New Roman" w:hAnsi="Times New Roman" w:cs="Times New Roman"/>
          <w:sz w:val="24"/>
          <w:szCs w:val="24"/>
        </w:rPr>
        <w:t>differ</w:t>
      </w:r>
      <w:r w:rsidR="00AF2A64">
        <w:rPr>
          <w:rFonts w:ascii="Times New Roman" w:eastAsia="Times New Roman" w:hAnsi="Times New Roman" w:cs="Times New Roman"/>
          <w:sz w:val="24"/>
          <w:szCs w:val="24"/>
        </w:rPr>
        <w:t>ed</w:t>
      </w:r>
      <w:r w:rsidR="00205DC8">
        <w:rPr>
          <w:rFonts w:ascii="Times New Roman" w:eastAsia="Times New Roman" w:hAnsi="Times New Roman" w:cs="Times New Roman"/>
          <w:sz w:val="24"/>
          <w:szCs w:val="24"/>
        </w:rPr>
        <w:t xml:space="preserve"> among fish</w:t>
      </w:r>
      <w:ins w:id="300" w:author="Kanz, Abraham" w:date="2021-07-22T19:05:00Z">
        <w:r w:rsidR="002372A9">
          <w:rPr>
            <w:rFonts w:ascii="Times New Roman" w:eastAsia="Times New Roman" w:hAnsi="Times New Roman" w:cs="Times New Roman"/>
            <w:sz w:val="24"/>
            <w:szCs w:val="24"/>
          </w:rPr>
          <w:t xml:space="preserve"> </w:t>
        </w:r>
      </w:ins>
      <w:del w:id="301" w:author="Kanz, Abraham" w:date="2021-07-22T19:04:00Z">
        <w:r w:rsidR="00205DC8" w:rsidDel="007C1C53">
          <w:rPr>
            <w:rFonts w:ascii="Times New Roman" w:eastAsia="Times New Roman" w:hAnsi="Times New Roman" w:cs="Times New Roman"/>
            <w:sz w:val="24"/>
            <w:szCs w:val="24"/>
          </w:rPr>
          <w:delText xml:space="preserve"> </w:delText>
        </w:r>
      </w:del>
      <w:ins w:id="302" w:author="Kanz, Abraham" w:date="2021-07-22T19:04:00Z">
        <w:r w:rsidR="007C1C53">
          <w:rPr>
            <w:rFonts w:ascii="Times New Roman" w:eastAsia="Times New Roman" w:hAnsi="Times New Roman" w:cs="Times New Roman"/>
            <w:sz w:val="24"/>
            <w:szCs w:val="24"/>
          </w:rPr>
          <w:t>species</w:t>
        </w:r>
      </w:ins>
      <w:del w:id="303" w:author="Kanz, Abraham" w:date="2021-07-22T19:04:00Z">
        <w:r w:rsidR="00077F15" w:rsidDel="007C1C53">
          <w:rPr>
            <w:rFonts w:ascii="Times New Roman" w:eastAsia="Times New Roman" w:hAnsi="Times New Roman" w:cs="Times New Roman"/>
            <w:sz w:val="24"/>
            <w:szCs w:val="24"/>
          </w:rPr>
          <w:delText>forag</w:delText>
        </w:r>
        <w:r w:rsidR="00150B72" w:rsidDel="007C1C53">
          <w:rPr>
            <w:rFonts w:ascii="Times New Roman" w:eastAsia="Times New Roman" w:hAnsi="Times New Roman" w:cs="Times New Roman"/>
            <w:sz w:val="24"/>
            <w:szCs w:val="24"/>
          </w:rPr>
          <w:delText>ing domains</w:delText>
        </w:r>
      </w:del>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285BF9">
        <w:rPr>
          <w:rFonts w:ascii="Times New Roman" w:eastAsia="Times New Roman" w:hAnsi="Times New Roman" w:cs="Times New Roman"/>
          <w:sz w:val="24"/>
          <w:szCs w:val="24"/>
        </w:rPr>
        <w:t>F</w:t>
      </w:r>
      <w:r w:rsidR="00C511B2">
        <w:rPr>
          <w:rFonts w:ascii="Times New Roman" w:eastAsia="Times New Roman" w:hAnsi="Times New Roman" w:cs="Times New Roman"/>
          <w:sz w:val="24"/>
          <w:szCs w:val="24"/>
        </w:rPr>
        <w:t>or</w:t>
      </w:r>
      <w:r w:rsidR="00205DC8">
        <w:rPr>
          <w:rFonts w:ascii="Times New Roman" w:eastAsia="Times New Roman" w:hAnsi="Times New Roman" w:cs="Times New Roman"/>
          <w:sz w:val="24"/>
          <w:szCs w:val="24"/>
        </w:rPr>
        <w:t xml:space="preserve"> intermediate and surface-feeding </w:t>
      </w:r>
      <w:r w:rsidR="00205DC8">
        <w:rPr>
          <w:rFonts w:ascii="Times New Roman" w:eastAsia="Times New Roman" w:hAnsi="Times New Roman" w:cs="Times New Roman"/>
          <w:sz w:val="24"/>
          <w:szCs w:val="24"/>
        </w:rPr>
        <w:lastRenderedPageBreak/>
        <w:t>fishes</w:t>
      </w:r>
      <w:r w:rsidR="00C511B2">
        <w:rPr>
          <w:rFonts w:ascii="Times New Roman" w:eastAsia="Times New Roman" w:hAnsi="Times New Roman" w:cs="Times New Roman"/>
          <w:sz w:val="24"/>
          <w:szCs w:val="24"/>
        </w:rPr>
        <w:t xml:space="preserve">, 12 </w:t>
      </w:r>
      <w:r w:rsidR="00350BBB">
        <w:rPr>
          <w:rFonts w:ascii="Times New Roman" w:eastAsia="Times New Roman" w:hAnsi="Times New Roman" w:cs="Times New Roman"/>
          <w:sz w:val="24"/>
          <w:szCs w:val="24"/>
        </w:rPr>
        <w:t>to 14</w:t>
      </w:r>
      <w:r w:rsidR="00C511B2">
        <w:rPr>
          <w:rFonts w:ascii="Times New Roman" w:eastAsia="Times New Roman" w:hAnsi="Times New Roman" w:cs="Times New Roman"/>
          <w:sz w:val="24"/>
          <w:szCs w:val="24"/>
        </w:rPr>
        <w:t xml:space="preserve">% of their diets were terrestrial with averages exceeding 20% for four species (Figure 2b). In comparison, terrestrial prey made up only </w:t>
      </w:r>
      <w:r w:rsidR="00350BBB">
        <w:rPr>
          <w:rFonts w:ascii="Times New Roman" w:eastAsia="Times New Roman" w:hAnsi="Times New Roman" w:cs="Times New Roman"/>
          <w:sz w:val="24"/>
          <w:szCs w:val="24"/>
        </w:rPr>
        <w:t>3</w:t>
      </w:r>
      <w:r w:rsidR="00205DC8">
        <w:rPr>
          <w:rFonts w:ascii="Times New Roman" w:eastAsia="Times New Roman" w:hAnsi="Times New Roman" w:cs="Times New Roman"/>
          <w:sz w:val="24"/>
          <w:szCs w:val="24"/>
        </w:rPr>
        <w:t xml:space="preserve"> ± </w:t>
      </w:r>
      <w:r w:rsidR="00C511B2">
        <w:rPr>
          <w:rFonts w:ascii="Times New Roman" w:eastAsia="Times New Roman" w:hAnsi="Times New Roman" w:cs="Times New Roman"/>
          <w:sz w:val="24"/>
          <w:szCs w:val="24"/>
        </w:rPr>
        <w:t>1% for benthic-feeding fishes (Figure 2b)</w:t>
      </w:r>
      <w:r w:rsidR="00427E37">
        <w:rPr>
          <w:rFonts w:ascii="Times New Roman" w:eastAsia="Times New Roman" w:hAnsi="Times New Roman" w:cs="Times New Roman"/>
          <w:sz w:val="24"/>
          <w:szCs w:val="24"/>
        </w:rPr>
        <w:t>, with a &gt;99% probability that inter</w:t>
      </w:r>
      <w:r w:rsidR="001C5C55">
        <w:rPr>
          <w:rFonts w:ascii="Times New Roman" w:eastAsia="Times New Roman" w:hAnsi="Times New Roman" w:cs="Times New Roman"/>
          <w:sz w:val="24"/>
          <w:szCs w:val="24"/>
        </w:rPr>
        <w:t>mediate and surface-feeding fish had a higher fraction of terrestrial prey than benthic fish</w:t>
      </w:r>
      <w:r w:rsidR="00C511B2">
        <w:rPr>
          <w:rFonts w:ascii="Times New Roman" w:eastAsia="Times New Roman" w:hAnsi="Times New Roman" w:cs="Times New Roman"/>
          <w:sz w:val="24"/>
          <w:szCs w:val="24"/>
        </w:rPr>
        <w:t xml:space="preserve">. These differences remained for the fraction of aquatic prey eaten in non-consumer life-stages, with </w:t>
      </w:r>
      <w:r w:rsidR="00FC6E0D">
        <w:rPr>
          <w:rFonts w:ascii="Times New Roman" w:eastAsia="Times New Roman" w:hAnsi="Times New Roman" w:cs="Times New Roman"/>
          <w:sz w:val="24"/>
          <w:szCs w:val="24"/>
        </w:rPr>
        <w:t xml:space="preserve">8 </w:t>
      </w:r>
      <w:r w:rsidR="00C511B2">
        <w:rPr>
          <w:rFonts w:ascii="Times New Roman" w:eastAsia="Times New Roman" w:hAnsi="Times New Roman" w:cs="Times New Roman"/>
          <w:sz w:val="24"/>
          <w:szCs w:val="24"/>
        </w:rPr>
        <w:t xml:space="preserve">± </w:t>
      </w:r>
      <w:r w:rsidR="00FC6E0D">
        <w:rPr>
          <w:rFonts w:ascii="Times New Roman" w:eastAsia="Times New Roman" w:hAnsi="Times New Roman" w:cs="Times New Roman"/>
          <w:sz w:val="24"/>
          <w:szCs w:val="24"/>
        </w:rPr>
        <w:t>2</w:t>
      </w:r>
      <w:r w:rsidR="00205DC8">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and </w:t>
      </w:r>
      <w:r w:rsidR="00FC6E0D">
        <w:rPr>
          <w:rFonts w:ascii="Times New Roman" w:eastAsia="Times New Roman" w:hAnsi="Times New Roman" w:cs="Times New Roman"/>
          <w:sz w:val="24"/>
          <w:szCs w:val="24"/>
        </w:rPr>
        <w:t xml:space="preserve">10 </w:t>
      </w:r>
      <w:r w:rsidR="00C511B2">
        <w:rPr>
          <w:rFonts w:ascii="Times New Roman" w:eastAsia="Times New Roman" w:hAnsi="Times New Roman" w:cs="Times New Roman"/>
          <w:sz w:val="24"/>
          <w:szCs w:val="24"/>
        </w:rPr>
        <w:t xml:space="preserve">± </w:t>
      </w:r>
      <w:r w:rsidR="00FC6E0D">
        <w:rPr>
          <w:rFonts w:ascii="Times New Roman" w:eastAsia="Times New Roman" w:hAnsi="Times New Roman" w:cs="Times New Roman"/>
          <w:sz w:val="24"/>
          <w:szCs w:val="24"/>
        </w:rPr>
        <w:t>2</w:t>
      </w:r>
      <w:r w:rsidR="00205DC8">
        <w:rPr>
          <w:rFonts w:ascii="Times New Roman" w:eastAsia="Times New Roman" w:hAnsi="Times New Roman" w:cs="Times New Roman"/>
          <w:sz w:val="24"/>
          <w:szCs w:val="24"/>
        </w:rPr>
        <w:t xml:space="preserve">% of </w:t>
      </w:r>
      <w:r w:rsidR="00C511B2">
        <w:rPr>
          <w:rFonts w:ascii="Times New Roman" w:eastAsia="Times New Roman" w:hAnsi="Times New Roman" w:cs="Times New Roman"/>
          <w:sz w:val="24"/>
          <w:szCs w:val="24"/>
        </w:rPr>
        <w:t>aquatic prey eaten</w:t>
      </w:r>
      <w:r w:rsidR="00205DC8">
        <w:rPr>
          <w:rFonts w:ascii="Times New Roman" w:eastAsia="Times New Roman" w:hAnsi="Times New Roman" w:cs="Times New Roman"/>
          <w:sz w:val="24"/>
          <w:szCs w:val="24"/>
        </w:rPr>
        <w:t xml:space="preserve"> </w:t>
      </w:r>
      <w:r w:rsidR="00FC6E0D">
        <w:rPr>
          <w:rFonts w:ascii="Times New Roman" w:eastAsia="Times New Roman" w:hAnsi="Times New Roman" w:cs="Times New Roman"/>
          <w:sz w:val="24"/>
          <w:szCs w:val="24"/>
        </w:rPr>
        <w:t xml:space="preserve">as </w:t>
      </w:r>
      <w:r w:rsidR="00205DC8">
        <w:rPr>
          <w:rFonts w:ascii="Times New Roman" w:eastAsia="Times New Roman" w:hAnsi="Times New Roman" w:cs="Times New Roman"/>
          <w:sz w:val="24"/>
          <w:szCs w:val="24"/>
        </w:rPr>
        <w:t>non-consumers</w:t>
      </w:r>
      <w:r w:rsidR="00C511B2">
        <w:rPr>
          <w:rFonts w:ascii="Times New Roman" w:eastAsia="Times New Roman" w:hAnsi="Times New Roman" w:cs="Times New Roman"/>
          <w:sz w:val="24"/>
          <w:szCs w:val="24"/>
        </w:rPr>
        <w:t xml:space="preserve"> for intermediate and surface-feeding fishes</w:t>
      </w:r>
      <w:r w:rsidR="00205DC8">
        <w:rPr>
          <w:rFonts w:ascii="Times New Roman" w:eastAsia="Times New Roman" w:hAnsi="Times New Roman" w:cs="Times New Roman"/>
          <w:sz w:val="24"/>
          <w:szCs w:val="24"/>
        </w:rPr>
        <w:t>, respectively (Figure 2</w:t>
      </w:r>
      <w:r w:rsidR="00445C9C">
        <w:rPr>
          <w:rFonts w:ascii="Times New Roman" w:eastAsia="Times New Roman" w:hAnsi="Times New Roman" w:cs="Times New Roman"/>
          <w:sz w:val="24"/>
          <w:szCs w:val="24"/>
        </w:rPr>
        <w:t>c</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For individual fish species, this fraction</w:t>
      </w:r>
      <w:del w:id="304" w:author="Kanz, Abraham" w:date="2021-07-21T18:44:00Z">
        <w:r w:rsidR="00C511B2" w:rsidDel="00053225">
          <w:rPr>
            <w:rFonts w:ascii="Times New Roman" w:eastAsia="Times New Roman" w:hAnsi="Times New Roman" w:cs="Times New Roman"/>
            <w:sz w:val="24"/>
            <w:szCs w:val="24"/>
          </w:rPr>
          <w:delText xml:space="preserve"> was</w:delText>
        </w:r>
      </w:del>
      <w:r w:rsidR="00C511B2">
        <w:rPr>
          <w:rFonts w:ascii="Times New Roman" w:eastAsia="Times New Roman" w:hAnsi="Times New Roman" w:cs="Times New Roman"/>
          <w:sz w:val="24"/>
          <w:szCs w:val="24"/>
        </w:rPr>
        <w:t xml:space="preserve"> exceeded 20% for two species (</w:t>
      </w:r>
      <w:r w:rsidR="00C511B2">
        <w:rPr>
          <w:rFonts w:ascii="Times New Roman" w:eastAsia="Times New Roman" w:hAnsi="Times New Roman" w:cs="Times New Roman"/>
          <w:i/>
          <w:sz w:val="24"/>
          <w:szCs w:val="24"/>
        </w:rPr>
        <w:t xml:space="preserve">Luxilus </w:t>
      </w:r>
      <w:proofErr w:type="spellStart"/>
      <w:r w:rsidR="00C511B2">
        <w:rPr>
          <w:rFonts w:ascii="Times New Roman" w:eastAsia="Times New Roman" w:hAnsi="Times New Roman" w:cs="Times New Roman"/>
          <w:i/>
          <w:sz w:val="24"/>
          <w:szCs w:val="24"/>
        </w:rPr>
        <w:t>cornutus</w:t>
      </w:r>
      <w:proofErr w:type="spellEnd"/>
      <w:r w:rsidR="00C511B2">
        <w:rPr>
          <w:rFonts w:ascii="Times New Roman" w:eastAsia="Times New Roman" w:hAnsi="Times New Roman" w:cs="Times New Roman"/>
          <w:i/>
          <w:sz w:val="24"/>
          <w:szCs w:val="24"/>
        </w:rPr>
        <w:t xml:space="preserve"> </w:t>
      </w:r>
      <w:r w:rsidR="00C511B2">
        <w:rPr>
          <w:rFonts w:ascii="Times New Roman" w:eastAsia="Times New Roman" w:hAnsi="Times New Roman" w:cs="Times New Roman"/>
          <w:sz w:val="24"/>
          <w:szCs w:val="24"/>
        </w:rPr>
        <w:t xml:space="preserve">and </w:t>
      </w:r>
      <w:r w:rsidR="00C511B2">
        <w:rPr>
          <w:rFonts w:ascii="Times New Roman" w:eastAsia="Times New Roman" w:hAnsi="Times New Roman" w:cs="Times New Roman"/>
          <w:i/>
          <w:sz w:val="24"/>
          <w:szCs w:val="24"/>
        </w:rPr>
        <w:t xml:space="preserve">Notropis </w:t>
      </w:r>
      <w:proofErr w:type="spellStart"/>
      <w:r w:rsidR="00C511B2">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 xml:space="preserve">Figure 2c). </w:t>
      </w:r>
      <w:r w:rsidR="00205DC8">
        <w:rPr>
          <w:rFonts w:ascii="Times New Roman" w:eastAsia="Times New Roman" w:hAnsi="Times New Roman" w:cs="Times New Roman"/>
          <w:sz w:val="24"/>
          <w:szCs w:val="24"/>
        </w:rPr>
        <w:t xml:space="preserve">In contrast, for benthic fish, </w:t>
      </w:r>
      <w:r w:rsidR="00FB6DBB">
        <w:rPr>
          <w:rFonts w:ascii="Times New Roman" w:eastAsia="Times New Roman" w:hAnsi="Times New Roman" w:cs="Times New Roman"/>
          <w:sz w:val="24"/>
          <w:szCs w:val="24"/>
        </w:rPr>
        <w:t xml:space="preserve">only 1 ± </w:t>
      </w:r>
      <w:r w:rsidR="00FC6E0D">
        <w:rPr>
          <w:rFonts w:ascii="Times New Roman" w:eastAsia="Times New Roman" w:hAnsi="Times New Roman" w:cs="Times New Roman"/>
          <w:sz w:val="24"/>
          <w:szCs w:val="24"/>
        </w:rPr>
        <w:t>0.5</w:t>
      </w:r>
      <w:r w:rsidR="00471307">
        <w:rPr>
          <w:rFonts w:ascii="Times New Roman" w:eastAsia="Times New Roman" w:hAnsi="Times New Roman" w:cs="Times New Roman"/>
          <w:sz w:val="24"/>
          <w:szCs w:val="24"/>
        </w:rPr>
        <w:t>%</w:t>
      </w:r>
      <w:r w:rsidR="000C0950">
        <w:rPr>
          <w:rFonts w:ascii="Times New Roman" w:eastAsia="Times New Roman" w:hAnsi="Times New Roman" w:cs="Times New Roman"/>
          <w:sz w:val="24"/>
          <w:szCs w:val="24"/>
        </w:rPr>
        <w:t xml:space="preserve"> (by dry mass)</w:t>
      </w:r>
      <w:r w:rsidR="00471307">
        <w:rPr>
          <w:rFonts w:ascii="Times New Roman" w:eastAsia="Times New Roman" w:hAnsi="Times New Roman" w:cs="Times New Roman"/>
          <w:sz w:val="24"/>
          <w:szCs w:val="24"/>
        </w:rPr>
        <w:t xml:space="preserve"> of prey were </w:t>
      </w:r>
      <w:r w:rsidR="00FB6DBB">
        <w:rPr>
          <w:rFonts w:ascii="Times New Roman" w:eastAsia="Times New Roman" w:hAnsi="Times New Roman" w:cs="Times New Roman"/>
          <w:sz w:val="24"/>
          <w:szCs w:val="24"/>
        </w:rPr>
        <w:t>non-</w:t>
      </w:r>
      <w:r w:rsidR="00471307">
        <w:rPr>
          <w:rFonts w:ascii="Times New Roman" w:eastAsia="Times New Roman" w:hAnsi="Times New Roman" w:cs="Times New Roman"/>
          <w:sz w:val="24"/>
          <w:szCs w:val="24"/>
        </w:rPr>
        <w:t>consumers, a pattern that varied little over time</w:t>
      </w:r>
      <w:r w:rsidR="00F5057B">
        <w:rPr>
          <w:rFonts w:ascii="Times New Roman" w:eastAsia="Times New Roman" w:hAnsi="Times New Roman" w:cs="Times New Roman"/>
          <w:sz w:val="24"/>
          <w:szCs w:val="24"/>
        </w:rPr>
        <w:t xml:space="preserve"> (Figure </w:t>
      </w:r>
      <w:r w:rsidR="00205DC8">
        <w:rPr>
          <w:rFonts w:ascii="Times New Roman" w:eastAsia="Times New Roman" w:hAnsi="Times New Roman" w:cs="Times New Roman"/>
          <w:sz w:val="24"/>
          <w:szCs w:val="24"/>
        </w:rPr>
        <w:t>3</w:t>
      </w:r>
      <w:r w:rsidR="00445C9C">
        <w:rPr>
          <w:rFonts w:ascii="Times New Roman" w:eastAsia="Times New Roman" w:hAnsi="Times New Roman" w:cs="Times New Roman"/>
          <w:sz w:val="24"/>
          <w:szCs w:val="24"/>
        </w:rPr>
        <w:t>c</w:t>
      </w:r>
      <w:r w:rsidR="00F5057B">
        <w:rPr>
          <w:rFonts w:ascii="Times New Roman" w:eastAsia="Times New Roman" w:hAnsi="Times New Roman" w:cs="Times New Roman"/>
          <w:sz w:val="24"/>
          <w:szCs w:val="24"/>
        </w:rPr>
        <w:t>)</w:t>
      </w:r>
      <w:r w:rsidR="00471307">
        <w:rPr>
          <w:rFonts w:ascii="Times New Roman" w:eastAsia="Times New Roman" w:hAnsi="Times New Roman" w:cs="Times New Roman"/>
          <w:sz w:val="24"/>
          <w:szCs w:val="24"/>
        </w:rPr>
        <w:t xml:space="preserve">. </w:t>
      </w:r>
      <w:r w:rsidR="00786AAA">
        <w:rPr>
          <w:rFonts w:ascii="Times New Roman" w:eastAsia="Times New Roman" w:hAnsi="Times New Roman" w:cs="Times New Roman"/>
          <w:sz w:val="24"/>
          <w:szCs w:val="24"/>
        </w:rPr>
        <w:t>There was a &gt;99%</w:t>
      </w:r>
      <w:r w:rsidR="001C5C55">
        <w:rPr>
          <w:rFonts w:ascii="Times New Roman" w:eastAsia="Times New Roman" w:hAnsi="Times New Roman" w:cs="Times New Roman"/>
          <w:sz w:val="24"/>
          <w:szCs w:val="24"/>
        </w:rPr>
        <w:t xml:space="preserve"> probability that</w:t>
      </w:r>
      <w:r w:rsidR="00786AAA">
        <w:rPr>
          <w:rFonts w:ascii="Times New Roman" w:eastAsia="Times New Roman" w:hAnsi="Times New Roman" w:cs="Times New Roman"/>
          <w:sz w:val="24"/>
          <w:szCs w:val="24"/>
        </w:rPr>
        <w:t xml:space="preserve"> </w:t>
      </w:r>
      <w:r w:rsidR="00D864F2">
        <w:rPr>
          <w:rFonts w:ascii="Times New Roman" w:eastAsia="Times New Roman" w:hAnsi="Times New Roman" w:cs="Times New Roman"/>
          <w:sz w:val="24"/>
          <w:szCs w:val="24"/>
        </w:rPr>
        <w:t>intermediate and surface-feeding fish</w:t>
      </w:r>
      <w:r w:rsidR="001C5C55">
        <w:rPr>
          <w:rFonts w:ascii="Times New Roman" w:eastAsia="Times New Roman" w:hAnsi="Times New Roman" w:cs="Times New Roman"/>
          <w:sz w:val="24"/>
          <w:szCs w:val="24"/>
        </w:rPr>
        <w:t xml:space="preserve"> had a higher fraction of </w:t>
      </w:r>
      <w:r w:rsidR="00033F2D">
        <w:rPr>
          <w:rFonts w:ascii="Times New Roman" w:eastAsia="Times New Roman" w:hAnsi="Times New Roman" w:cs="Times New Roman"/>
          <w:sz w:val="24"/>
          <w:szCs w:val="24"/>
        </w:rPr>
        <w:t>non-consumer</w:t>
      </w:r>
      <w:r w:rsidR="001C5C55">
        <w:rPr>
          <w:rFonts w:ascii="Times New Roman" w:eastAsia="Times New Roman" w:hAnsi="Times New Roman" w:cs="Times New Roman"/>
          <w:sz w:val="24"/>
          <w:szCs w:val="24"/>
        </w:rPr>
        <w:t xml:space="preserve"> prey</w:t>
      </w:r>
      <w:r w:rsidR="00786AAA">
        <w:rPr>
          <w:rFonts w:ascii="Times New Roman" w:eastAsia="Times New Roman" w:hAnsi="Times New Roman" w:cs="Times New Roman"/>
          <w:sz w:val="24"/>
          <w:szCs w:val="24"/>
        </w:rPr>
        <w:t xml:space="preserve"> </w:t>
      </w:r>
      <w:r w:rsidR="00F5057B">
        <w:rPr>
          <w:rFonts w:ascii="Times New Roman" w:eastAsia="Times New Roman" w:hAnsi="Times New Roman" w:cs="Times New Roman"/>
          <w:sz w:val="24"/>
          <w:szCs w:val="24"/>
        </w:rPr>
        <w:t>compared to</w:t>
      </w:r>
      <w:r w:rsidR="00786AAA">
        <w:rPr>
          <w:rFonts w:ascii="Times New Roman" w:eastAsia="Times New Roman" w:hAnsi="Times New Roman" w:cs="Times New Roman"/>
          <w:sz w:val="24"/>
          <w:szCs w:val="24"/>
        </w:rPr>
        <w:t xml:space="preserve"> benthic fish, supporting the hypothesis that fishes from non-benthic </w:t>
      </w:r>
      <w:r w:rsidR="00077F15">
        <w:rPr>
          <w:rFonts w:ascii="Times New Roman" w:eastAsia="Times New Roman" w:hAnsi="Times New Roman" w:cs="Times New Roman"/>
          <w:sz w:val="24"/>
          <w:szCs w:val="24"/>
        </w:rPr>
        <w:t>f</w:t>
      </w:r>
      <w:r w:rsidR="00115D0D">
        <w:rPr>
          <w:rFonts w:ascii="Times New Roman" w:eastAsia="Times New Roman" w:hAnsi="Times New Roman" w:cs="Times New Roman"/>
          <w:sz w:val="24"/>
          <w:szCs w:val="24"/>
        </w:rPr>
        <w:t>eed</w:t>
      </w:r>
      <w:r w:rsidR="00786AAA">
        <w:rPr>
          <w:rFonts w:ascii="Times New Roman" w:eastAsia="Times New Roman" w:hAnsi="Times New Roman" w:cs="Times New Roman"/>
          <w:sz w:val="24"/>
          <w:szCs w:val="24"/>
        </w:rPr>
        <w:t xml:space="preserve">ing domains eat a higher proportion of prey in </w:t>
      </w:r>
      <w:r w:rsidR="00033F2D">
        <w:rPr>
          <w:rFonts w:ascii="Times New Roman" w:eastAsia="Times New Roman" w:hAnsi="Times New Roman" w:cs="Times New Roman"/>
          <w:sz w:val="24"/>
          <w:szCs w:val="24"/>
        </w:rPr>
        <w:t>non-consumer</w:t>
      </w:r>
      <w:r w:rsidR="00AF2A64">
        <w:rPr>
          <w:rFonts w:ascii="Times New Roman" w:eastAsia="Times New Roman" w:hAnsi="Times New Roman" w:cs="Times New Roman"/>
          <w:sz w:val="24"/>
          <w:szCs w:val="24"/>
        </w:rPr>
        <w:t xml:space="preserve"> life-stages</w:t>
      </w:r>
      <w:r w:rsidR="00846718">
        <w:rPr>
          <w:rFonts w:ascii="Times New Roman" w:eastAsia="Times New Roman" w:hAnsi="Times New Roman" w:cs="Times New Roman"/>
          <w:sz w:val="24"/>
          <w:szCs w:val="24"/>
        </w:rPr>
        <w:t>.</w:t>
      </w:r>
      <w:r w:rsidR="00786AAA">
        <w:rPr>
          <w:rFonts w:ascii="Times New Roman" w:eastAsia="Times New Roman" w:hAnsi="Times New Roman" w:cs="Times New Roman"/>
          <w:sz w:val="24"/>
          <w:szCs w:val="24"/>
        </w:rPr>
        <w:t xml:space="preserve"> </w:t>
      </w:r>
    </w:p>
    <w:p w14:paraId="00000031" w14:textId="7D9C20A6" w:rsidR="00C85381" w:rsidRDefault="00285BF9"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Dietary p</w:t>
      </w:r>
      <w:r w:rsidR="00786AAA">
        <w:rPr>
          <w:rFonts w:ascii="Times New Roman" w:eastAsia="Times New Roman" w:hAnsi="Times New Roman" w:cs="Times New Roman"/>
          <w:sz w:val="24"/>
          <w:szCs w:val="24"/>
        </w:rPr>
        <w:t xml:space="preserve">atterns for intermediate and surface-feeding fishes also </w:t>
      </w:r>
      <w:r w:rsidR="00471307">
        <w:rPr>
          <w:rFonts w:ascii="Times New Roman" w:eastAsia="Times New Roman" w:hAnsi="Times New Roman" w:cs="Times New Roman"/>
          <w:sz w:val="24"/>
          <w:szCs w:val="24"/>
        </w:rPr>
        <w:t>varied widely over time</w:t>
      </w:r>
      <w:r w:rsidR="00205DC8">
        <w:rPr>
          <w:rFonts w:ascii="Times New Roman" w:eastAsia="Times New Roman" w:hAnsi="Times New Roman" w:cs="Times New Roman"/>
          <w:sz w:val="24"/>
          <w:szCs w:val="24"/>
        </w:rPr>
        <w:t xml:space="preserve">. On </w:t>
      </w:r>
      <w:r w:rsidR="00786AAA">
        <w:rPr>
          <w:rFonts w:ascii="Times New Roman" w:eastAsia="Times New Roman" w:hAnsi="Times New Roman" w:cs="Times New Roman"/>
          <w:sz w:val="24"/>
          <w:szCs w:val="24"/>
        </w:rPr>
        <w:t>five collection dates</w:t>
      </w:r>
      <w:r w:rsidR="00B109F9">
        <w:rPr>
          <w:rFonts w:ascii="Times New Roman" w:eastAsia="Times New Roman" w:hAnsi="Times New Roman" w:cs="Times New Roman"/>
          <w:sz w:val="24"/>
          <w:szCs w:val="24"/>
        </w:rPr>
        <w:t xml:space="preserve"> more than 20% of their prey were non-consumers</w:t>
      </w:r>
      <w:r w:rsidR="00786AAA">
        <w:rPr>
          <w:rFonts w:ascii="Times New Roman" w:eastAsia="Times New Roman" w:hAnsi="Times New Roman" w:cs="Times New Roman"/>
          <w:sz w:val="24"/>
          <w:szCs w:val="24"/>
        </w:rPr>
        <w:t>, peaking at 30 ± 13 and 30 ± 11 in June, respectively</w:t>
      </w:r>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In </w:t>
      </w:r>
      <w:r w:rsidR="00D2349D">
        <w:rPr>
          <w:rFonts w:ascii="Times New Roman" w:eastAsia="Times New Roman" w:hAnsi="Times New Roman" w:cs="Times New Roman"/>
          <w:sz w:val="24"/>
          <w:szCs w:val="24"/>
        </w:rPr>
        <w:t>comparison</w:t>
      </w:r>
      <w:r w:rsidR="00AF2A64">
        <w:rPr>
          <w:rFonts w:ascii="Times New Roman" w:eastAsia="Times New Roman" w:hAnsi="Times New Roman" w:cs="Times New Roman"/>
          <w:sz w:val="24"/>
          <w:szCs w:val="24"/>
        </w:rPr>
        <w:t>, the proportion of non-consumer prey in benthic fish diets never exceeded 4%</w:t>
      </w:r>
      <w:r w:rsidR="00B109F9">
        <w:rPr>
          <w:rFonts w:ascii="Times New Roman" w:eastAsia="Times New Roman" w:hAnsi="Times New Roman" w:cs="Times New Roman"/>
          <w:sz w:val="24"/>
          <w:szCs w:val="24"/>
        </w:rPr>
        <w:t xml:space="preserve"> on any date</w:t>
      </w:r>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w:t>
      </w:r>
    </w:p>
    <w:p w14:paraId="3B5083EE" w14:textId="72C922A2" w:rsidR="00FF579C" w:rsidRDefault="00AF2A64"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analysis was restricted to just chironomid prey, the results were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above</w:t>
      </w:r>
      <w:r w:rsidR="00FF579C">
        <w:rPr>
          <w:rFonts w:ascii="Times New Roman" w:eastAsia="Times New Roman" w:hAnsi="Times New Roman" w:cs="Times New Roman"/>
          <w:sz w:val="24"/>
          <w:szCs w:val="24"/>
        </w:rPr>
        <w:t xml:space="preserve"> with fish generally eating a similar</w:t>
      </w:r>
      <w:r w:rsidR="00445C9C">
        <w:rPr>
          <w:rFonts w:ascii="Times New Roman" w:eastAsia="Times New Roman" w:hAnsi="Times New Roman" w:cs="Times New Roman"/>
          <w:sz w:val="24"/>
          <w:szCs w:val="24"/>
        </w:rPr>
        <w:t xml:space="preserve"> amount of chironomids over time (Figure 3b), </w:t>
      </w:r>
      <w:r w:rsidR="008D5049">
        <w:rPr>
          <w:rFonts w:ascii="Times New Roman" w:eastAsia="Times New Roman" w:hAnsi="Times New Roman" w:cs="Times New Roman"/>
          <w:sz w:val="24"/>
          <w:szCs w:val="24"/>
        </w:rPr>
        <w:t xml:space="preserve">averaging 9 mg DM per stomach, with 95% </w:t>
      </w:r>
      <w:proofErr w:type="spellStart"/>
      <w:r w:rsidR="008D5049">
        <w:rPr>
          <w:rFonts w:ascii="Times New Roman" w:eastAsia="Times New Roman" w:hAnsi="Times New Roman" w:cs="Times New Roman"/>
          <w:sz w:val="24"/>
          <w:szCs w:val="24"/>
        </w:rPr>
        <w:t>CrI</w:t>
      </w:r>
      <w:proofErr w:type="spellEnd"/>
      <w:r w:rsidR="008D5049">
        <w:rPr>
          <w:rFonts w:ascii="Times New Roman" w:eastAsia="Times New Roman" w:hAnsi="Times New Roman" w:cs="Times New Roman"/>
          <w:sz w:val="24"/>
          <w:szCs w:val="24"/>
        </w:rPr>
        <w:t xml:space="preserve"> ranging from 0.4 to 41 mg DM</w:t>
      </w:r>
      <w:r w:rsidR="00445C9C">
        <w:rPr>
          <w:rFonts w:ascii="Times New Roman" w:eastAsia="Times New Roman" w:hAnsi="Times New Roman" w:cs="Times New Roman"/>
          <w:sz w:val="24"/>
          <w:szCs w:val="24"/>
        </w:rPr>
        <w:t>.</w:t>
      </w:r>
      <w:r w:rsidR="00FF579C">
        <w:rPr>
          <w:rFonts w:ascii="Times New Roman" w:eastAsia="Times New Roman" w:hAnsi="Times New Roman" w:cs="Times New Roman"/>
          <w:sz w:val="24"/>
          <w:szCs w:val="24"/>
        </w:rPr>
        <w:t xml:space="preserve"> On</w:t>
      </w:r>
      <w:ins w:id="305" w:author="Kanz, Abraham" w:date="2021-07-20T19:29:00Z">
        <w:r w:rsidR="00BA1A16">
          <w:rPr>
            <w:rFonts w:ascii="Times New Roman" w:eastAsia="Times New Roman" w:hAnsi="Times New Roman" w:cs="Times New Roman"/>
            <w:sz w:val="24"/>
            <w:szCs w:val="24"/>
          </w:rPr>
          <w:t>e</w:t>
        </w:r>
      </w:ins>
      <w:r w:rsidR="00FF579C">
        <w:rPr>
          <w:rFonts w:ascii="Times New Roman" w:eastAsia="Times New Roman" w:hAnsi="Times New Roman" w:cs="Times New Roman"/>
          <w:sz w:val="24"/>
          <w:szCs w:val="24"/>
        </w:rPr>
        <w:t xml:space="preserve"> exception was </w:t>
      </w:r>
      <w:proofErr w:type="spellStart"/>
      <w:r w:rsidR="00FF579C">
        <w:rPr>
          <w:rFonts w:ascii="Times New Roman" w:eastAsia="Times New Roman" w:hAnsi="Times New Roman" w:cs="Times New Roman"/>
          <w:i/>
          <w:sz w:val="24"/>
          <w:szCs w:val="24"/>
        </w:rPr>
        <w:t>Etheostoma</w:t>
      </w:r>
      <w:proofErr w:type="spellEnd"/>
      <w:r w:rsidR="00FF579C">
        <w:rPr>
          <w:rFonts w:ascii="Times New Roman" w:eastAsia="Times New Roman" w:hAnsi="Times New Roman" w:cs="Times New Roman"/>
          <w:i/>
          <w:sz w:val="24"/>
          <w:szCs w:val="24"/>
        </w:rPr>
        <w:t xml:space="preserve"> nigrum</w:t>
      </w:r>
      <w:r w:rsidR="00FF579C">
        <w:rPr>
          <w:rFonts w:ascii="Times New Roman" w:eastAsia="Times New Roman" w:hAnsi="Times New Roman" w:cs="Times New Roman"/>
          <w:sz w:val="24"/>
          <w:szCs w:val="24"/>
        </w:rPr>
        <w:t>, a benthic fish that ate 20-30 times more chironomid biomass than any other fish species (Figure S</w:t>
      </w:r>
      <w:r w:rsidR="002A161C">
        <w:rPr>
          <w:rFonts w:ascii="Times New Roman" w:eastAsia="Times New Roman" w:hAnsi="Times New Roman" w:cs="Times New Roman"/>
          <w:sz w:val="24"/>
          <w:szCs w:val="24"/>
        </w:rPr>
        <w:t>6</w:t>
      </w:r>
      <w:r w:rsidR="00FF579C">
        <w:rPr>
          <w:rFonts w:ascii="Times New Roman" w:eastAsia="Times New Roman" w:hAnsi="Times New Roman" w:cs="Times New Roman"/>
          <w:sz w:val="24"/>
          <w:szCs w:val="24"/>
        </w:rPr>
        <w:t xml:space="preserve">b). </w:t>
      </w:r>
    </w:p>
    <w:p w14:paraId="53250574" w14:textId="41EA3314" w:rsidR="00AF2A64" w:rsidRDefault="00AF2A64"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predicted, benthic fishes consistently fed on larval stages of chironomids</w:t>
      </w:r>
      <w:r w:rsidR="008D5049">
        <w:rPr>
          <w:rFonts w:ascii="Times New Roman" w:eastAsia="Times New Roman" w:hAnsi="Times New Roman" w:cs="Times New Roman"/>
          <w:sz w:val="24"/>
          <w:szCs w:val="24"/>
        </w:rPr>
        <w:t xml:space="preserve"> rather than pupae or adults. Less than 5% of chironomid mass in their diets were pupae or adults on any date </w:t>
      </w:r>
      <w:r w:rsidR="008D5049">
        <w:rPr>
          <w:rFonts w:ascii="Times New Roman" w:eastAsia="Times New Roman" w:hAnsi="Times New Roman" w:cs="Times New Roman"/>
          <w:sz w:val="24"/>
          <w:szCs w:val="24"/>
        </w:rPr>
        <w:lastRenderedPageBreak/>
        <w:t xml:space="preserve">(Figure 3d). In contrast, more than 10% of chironomids in intermediate or surface fish diets were pupae or adults on average (Figure </w:t>
      </w:r>
      <w:r w:rsidR="004C33E9">
        <w:rPr>
          <w:rFonts w:ascii="Times New Roman" w:eastAsia="Times New Roman" w:hAnsi="Times New Roman" w:cs="Times New Roman"/>
          <w:sz w:val="24"/>
          <w:szCs w:val="24"/>
        </w:rPr>
        <w:t>3</w:t>
      </w:r>
      <w:r w:rsidR="008D5049">
        <w:rPr>
          <w:rFonts w:ascii="Times New Roman" w:eastAsia="Times New Roman" w:hAnsi="Times New Roman" w:cs="Times New Roman"/>
          <w:sz w:val="24"/>
          <w:szCs w:val="24"/>
        </w:rPr>
        <w:t xml:space="preserve">d). This varied widely over time, </w:t>
      </w:r>
      <w:r w:rsidR="0040203E">
        <w:rPr>
          <w:rFonts w:ascii="Times New Roman" w:eastAsia="Times New Roman" w:hAnsi="Times New Roman" w:cs="Times New Roman"/>
          <w:sz w:val="24"/>
          <w:szCs w:val="24"/>
        </w:rPr>
        <w:t>with up to 40% of chironomids eaten as larvae or pupae on some dates (Figure 3d</w:t>
      </w:r>
      <w:r w:rsidR="0032697B">
        <w:rPr>
          <w:rFonts w:ascii="Times New Roman" w:eastAsia="Times New Roman" w:hAnsi="Times New Roman" w:cs="Times New Roman"/>
          <w:sz w:val="24"/>
          <w:szCs w:val="24"/>
        </w:rPr>
        <w:t>)</w:t>
      </w:r>
      <w:r w:rsidR="008D5049">
        <w:rPr>
          <w:rFonts w:ascii="Times New Roman" w:eastAsia="Times New Roman" w:hAnsi="Times New Roman" w:cs="Times New Roman"/>
          <w:sz w:val="24"/>
          <w:szCs w:val="24"/>
        </w:rPr>
        <w:t xml:space="preserve">. </w:t>
      </w:r>
      <w:r w:rsidR="00F63839">
        <w:rPr>
          <w:rFonts w:ascii="Times New Roman" w:eastAsia="Times New Roman" w:hAnsi="Times New Roman" w:cs="Times New Roman"/>
          <w:sz w:val="24"/>
          <w:szCs w:val="24"/>
        </w:rPr>
        <w:t xml:space="preserve">These patterns were similar for </w:t>
      </w:r>
      <w:r w:rsidR="0039427B">
        <w:rPr>
          <w:rFonts w:ascii="Times New Roman" w:eastAsia="Times New Roman" w:hAnsi="Times New Roman" w:cs="Times New Roman"/>
          <w:sz w:val="24"/>
          <w:szCs w:val="24"/>
        </w:rPr>
        <w:t>individual fish species (Figure S1), supporting</w:t>
      </w:r>
      <w:r w:rsidR="008D5049">
        <w:rPr>
          <w:rFonts w:ascii="Times New Roman" w:eastAsia="Times New Roman" w:hAnsi="Times New Roman" w:cs="Times New Roman"/>
          <w:sz w:val="24"/>
          <w:szCs w:val="24"/>
        </w:rPr>
        <w:t xml:space="preserve"> the hypothesis of stage-structured feeding in which fish partition prey not by taxonomy</w:t>
      </w:r>
      <w:del w:id="306" w:author="Kanz, Abraham" w:date="2021-07-20T19:30:00Z">
        <w:r w:rsidR="008D5049" w:rsidDel="00BA1A16">
          <w:rPr>
            <w:rFonts w:ascii="Times New Roman" w:eastAsia="Times New Roman" w:hAnsi="Times New Roman" w:cs="Times New Roman"/>
            <w:sz w:val="24"/>
            <w:szCs w:val="24"/>
          </w:rPr>
          <w:delText xml:space="preserve"> per se</w:delText>
        </w:r>
      </w:del>
      <w:r w:rsidR="008D5049">
        <w:rPr>
          <w:rFonts w:ascii="Times New Roman" w:eastAsia="Times New Roman" w:hAnsi="Times New Roman" w:cs="Times New Roman"/>
          <w:sz w:val="24"/>
          <w:szCs w:val="24"/>
        </w:rPr>
        <w:t xml:space="preserve">, but by life-stage. </w:t>
      </w:r>
    </w:p>
    <w:p w14:paraId="00000035" w14:textId="54023423" w:rsidR="00C85381" w:rsidDel="00903A81" w:rsidRDefault="00903A81" w:rsidP="00DF0B16">
      <w:pPr>
        <w:spacing w:after="0" w:line="480" w:lineRule="auto"/>
        <w:rPr>
          <w:del w:id="307" w:author="Wesner, Jeff S" w:date="2021-08-11T15:07:00Z"/>
          <w:rFonts w:ascii="Times New Roman" w:eastAsia="Times New Roman" w:hAnsi="Times New Roman" w:cs="Times New Roman"/>
          <w:i/>
          <w:sz w:val="24"/>
          <w:szCs w:val="24"/>
        </w:rPr>
      </w:pPr>
      <w:ins w:id="308" w:author="Wesner, Jeff S" w:date="2021-08-11T15:07:00Z">
        <w:r>
          <w:rPr>
            <w:rFonts w:ascii="Times New Roman" w:eastAsia="Times New Roman" w:hAnsi="Times New Roman" w:cs="Times New Roman"/>
            <w:i/>
            <w:sz w:val="24"/>
            <w:szCs w:val="24"/>
          </w:rPr>
          <w:t xml:space="preserve">Diet </w:t>
        </w:r>
      </w:ins>
      <w:ins w:id="309" w:author="Wesner, Jeff S" w:date="2021-08-11T15:08:00Z">
        <w:r>
          <w:rPr>
            <w:rFonts w:ascii="Times New Roman" w:eastAsia="Times New Roman" w:hAnsi="Times New Roman" w:cs="Times New Roman"/>
            <w:i/>
            <w:sz w:val="24"/>
            <w:szCs w:val="24"/>
          </w:rPr>
          <w:t>o</w:t>
        </w:r>
      </w:ins>
      <w:ins w:id="310" w:author="Wesner, Jeff S" w:date="2021-08-11T15:07:00Z">
        <w:r>
          <w:rPr>
            <w:rFonts w:ascii="Times New Roman" w:eastAsia="Times New Roman" w:hAnsi="Times New Roman" w:cs="Times New Roman"/>
            <w:i/>
            <w:sz w:val="24"/>
            <w:szCs w:val="24"/>
          </w:rPr>
          <w:t>verlap</w:t>
        </w:r>
      </w:ins>
      <w:ins w:id="311" w:author="Wesner, Jeff S" w:date="2021-08-11T15:08:00Z">
        <w:r>
          <w:rPr>
            <w:rFonts w:ascii="Times New Roman" w:eastAsia="Times New Roman" w:hAnsi="Times New Roman" w:cs="Times New Roman"/>
            <w:i/>
            <w:sz w:val="24"/>
            <w:szCs w:val="24"/>
          </w:rPr>
          <w:t xml:space="preserve"> and stage-structure</w:t>
        </w:r>
      </w:ins>
      <w:del w:id="312" w:author="Wesner, Jeff S" w:date="2021-08-11T15:07:00Z">
        <w:r w:rsidR="00DF0B16" w:rsidDel="00903A81">
          <w:rPr>
            <w:rFonts w:ascii="Times New Roman" w:eastAsia="Times New Roman" w:hAnsi="Times New Roman" w:cs="Times New Roman"/>
            <w:i/>
            <w:sz w:val="24"/>
            <w:szCs w:val="24"/>
          </w:rPr>
          <w:delText>Insect</w:delText>
        </w:r>
        <w:r w:rsidR="004D08DC" w:rsidDel="00903A81">
          <w:rPr>
            <w:rFonts w:ascii="Times New Roman" w:eastAsia="Times New Roman" w:hAnsi="Times New Roman" w:cs="Times New Roman"/>
            <w:i/>
            <w:sz w:val="24"/>
            <w:szCs w:val="24"/>
          </w:rPr>
          <w:delText xml:space="preserve"> Emergence</w:delText>
        </w:r>
        <w:r w:rsidR="004D08DC" w:rsidDel="00903A81">
          <w:rPr>
            <w:rFonts w:ascii="Times New Roman" w:eastAsia="Times New Roman" w:hAnsi="Times New Roman" w:cs="Times New Roman"/>
            <w:sz w:val="24"/>
            <w:szCs w:val="24"/>
          </w:rPr>
          <w:delText xml:space="preserve"> </w:delText>
        </w:r>
      </w:del>
    </w:p>
    <w:p w14:paraId="5C40F1A9" w14:textId="68C6EEAB" w:rsidR="00903A81" w:rsidRDefault="00903A81">
      <w:pPr>
        <w:spacing w:after="0" w:line="480" w:lineRule="auto"/>
        <w:rPr>
          <w:ins w:id="313" w:author="Wesner, Jeff S" w:date="2021-08-11T15:07:00Z"/>
          <w:rFonts w:ascii="Times New Roman" w:eastAsia="Times New Roman" w:hAnsi="Times New Roman" w:cs="Times New Roman"/>
          <w:sz w:val="24"/>
          <w:szCs w:val="24"/>
        </w:rPr>
      </w:pPr>
    </w:p>
    <w:p w14:paraId="32BF0B16" w14:textId="67C71B97" w:rsidR="00903A81" w:rsidRPr="00903A81" w:rsidRDefault="00903A81">
      <w:pPr>
        <w:spacing w:after="0" w:line="480" w:lineRule="auto"/>
        <w:rPr>
          <w:ins w:id="314" w:author="Wesner, Jeff S" w:date="2021-08-11T15:07:00Z"/>
          <w:rFonts w:ascii="Times New Roman" w:eastAsia="Times New Roman" w:hAnsi="Times New Roman" w:cs="Times New Roman"/>
          <w:sz w:val="24"/>
          <w:szCs w:val="24"/>
          <w:rPrChange w:id="315" w:author="Wesner, Jeff S" w:date="2021-08-11T15:07:00Z">
            <w:rPr>
              <w:ins w:id="316" w:author="Wesner, Jeff S" w:date="2021-08-11T15:07:00Z"/>
              <w:rFonts w:ascii="Times New Roman" w:eastAsia="Times New Roman" w:hAnsi="Times New Roman" w:cs="Times New Roman"/>
              <w:sz w:val="24"/>
              <w:szCs w:val="24"/>
            </w:rPr>
          </w:rPrChange>
        </w:rPr>
      </w:pPr>
      <w:ins w:id="317" w:author="Wesner, Jeff S" w:date="2021-08-11T15:08:00Z">
        <w:r>
          <w:rPr>
            <w:rFonts w:ascii="Times New Roman" w:eastAsia="Times New Roman" w:hAnsi="Times New Roman" w:cs="Times New Roman"/>
            <w:sz w:val="24"/>
            <w:szCs w:val="24"/>
          </w:rPr>
          <w:tab/>
          <w:t>Adding life-stage informat</w:t>
        </w:r>
      </w:ins>
      <w:ins w:id="318" w:author="Wesner, Jeff S" w:date="2021-08-11T15:09:00Z">
        <w:r>
          <w:rPr>
            <w:rFonts w:ascii="Times New Roman" w:eastAsia="Times New Roman" w:hAnsi="Times New Roman" w:cs="Times New Roman"/>
            <w:sz w:val="24"/>
            <w:szCs w:val="24"/>
          </w:rPr>
          <w:t>ion reduced the amount of diet overall</w:t>
        </w:r>
      </w:ins>
      <w:ins w:id="319" w:author="Wesner, Jeff S" w:date="2021-08-11T15:10:00Z">
        <w:r w:rsidR="000D69AD">
          <w:rPr>
            <w:rFonts w:ascii="Times New Roman" w:eastAsia="Times New Roman" w:hAnsi="Times New Roman" w:cs="Times New Roman"/>
            <w:sz w:val="24"/>
            <w:szCs w:val="24"/>
          </w:rPr>
          <w:t xml:space="preserve"> by ~0.07 units</w:t>
        </w:r>
      </w:ins>
      <w:ins w:id="320" w:author="Wesner, Jeff S" w:date="2021-08-11T15:11:00Z">
        <w:r w:rsidR="000D69AD">
          <w:rPr>
            <w:rFonts w:ascii="Times New Roman" w:eastAsia="Times New Roman" w:hAnsi="Times New Roman" w:cs="Times New Roman"/>
            <w:sz w:val="24"/>
            <w:szCs w:val="24"/>
          </w:rPr>
          <w:t xml:space="preserve"> on average (Figure 4a)</w:t>
        </w:r>
        <w:proofErr w:type="gramStart"/>
        <w:r w:rsidR="000D69AD">
          <w:rPr>
            <w:rFonts w:ascii="Times New Roman" w:eastAsia="Times New Roman" w:hAnsi="Times New Roman" w:cs="Times New Roman"/>
            <w:sz w:val="24"/>
            <w:szCs w:val="24"/>
          </w:rPr>
          <w:t xml:space="preserve">. </w:t>
        </w:r>
        <w:proofErr w:type="gramEnd"/>
        <w:r w:rsidR="000D69AD">
          <w:rPr>
            <w:rFonts w:ascii="Times New Roman" w:eastAsia="Times New Roman" w:hAnsi="Times New Roman" w:cs="Times New Roman"/>
            <w:sz w:val="24"/>
            <w:szCs w:val="24"/>
          </w:rPr>
          <w:t>This is expected, since adding prey stage information is akin to adding more prey groups. In other words, it will always reduce diet overlap. However, the amount of reduction was higher for fish that ate a larger</w:t>
        </w:r>
      </w:ins>
      <w:ins w:id="321" w:author="Wesner, Jeff S" w:date="2021-08-11T15:12:00Z">
        <w:r w:rsidR="000D69AD">
          <w:rPr>
            <w:rFonts w:ascii="Times New Roman" w:eastAsia="Times New Roman" w:hAnsi="Times New Roman" w:cs="Times New Roman"/>
            <w:sz w:val="24"/>
            <w:szCs w:val="24"/>
          </w:rPr>
          <w:t xml:space="preserve"> fraction of non-larval prey (Figure 4b). On average, a standard deviation </w:t>
        </w:r>
        <w:proofErr w:type="gramStart"/>
        <w:r w:rsidR="000D69AD">
          <w:rPr>
            <w:rFonts w:ascii="Times New Roman" w:eastAsia="Times New Roman" w:hAnsi="Times New Roman" w:cs="Times New Roman"/>
            <w:sz w:val="24"/>
            <w:szCs w:val="24"/>
          </w:rPr>
          <w:t>increase</w:t>
        </w:r>
        <w:proofErr w:type="gramEnd"/>
        <w:r w:rsidR="000D69AD">
          <w:rPr>
            <w:rFonts w:ascii="Times New Roman" w:eastAsia="Times New Roman" w:hAnsi="Times New Roman" w:cs="Times New Roman"/>
            <w:sz w:val="24"/>
            <w:szCs w:val="24"/>
          </w:rPr>
          <w:t xml:space="preserve"> in the proportion of non-larval prey eaten generated a reduction in overlap of ~0.04 units (95% </w:t>
        </w:r>
        <w:proofErr w:type="spellStart"/>
        <w:r w:rsidR="000D69AD">
          <w:rPr>
            <w:rFonts w:ascii="Times New Roman" w:eastAsia="Times New Roman" w:hAnsi="Times New Roman" w:cs="Times New Roman"/>
            <w:sz w:val="24"/>
            <w:szCs w:val="24"/>
          </w:rPr>
          <w:t>CrI</w:t>
        </w:r>
        <w:proofErr w:type="spellEnd"/>
        <w:r w:rsidR="000D69AD">
          <w:rPr>
            <w:rFonts w:ascii="Times New Roman" w:eastAsia="Times New Roman" w:hAnsi="Times New Roman" w:cs="Times New Roman"/>
            <w:sz w:val="24"/>
            <w:szCs w:val="24"/>
          </w:rPr>
          <w:t xml:space="preserve">: 0.03 to 0.05), </w:t>
        </w:r>
      </w:ins>
      <w:ins w:id="322" w:author="Wesner, Jeff S" w:date="2021-08-11T15:13:00Z">
        <w:r w:rsidR="000D69AD">
          <w:rPr>
            <w:rFonts w:ascii="Times New Roman" w:eastAsia="Times New Roman" w:hAnsi="Times New Roman" w:cs="Times New Roman"/>
            <w:sz w:val="24"/>
            <w:szCs w:val="24"/>
          </w:rPr>
          <w:t>with a probability &gt;0.99 that the slope was negative. This supported our hypothesis that stage-structured feeding would reduce dietary overlap.</w:t>
        </w:r>
      </w:ins>
      <w:ins w:id="323" w:author="Wesner, Jeff S" w:date="2021-08-11T15:09:00Z">
        <w:r>
          <w:rPr>
            <w:rFonts w:ascii="Times New Roman" w:eastAsia="Times New Roman" w:hAnsi="Times New Roman" w:cs="Times New Roman"/>
            <w:sz w:val="24"/>
            <w:szCs w:val="24"/>
          </w:rPr>
          <w:t xml:space="preserve"> </w:t>
        </w:r>
      </w:ins>
    </w:p>
    <w:p w14:paraId="00000037" w14:textId="0AAFD129" w:rsidR="00C85381" w:rsidRDefault="004D08DC" w:rsidP="00DF0B16">
      <w:pPr>
        <w:spacing w:after="0" w:line="480" w:lineRule="auto"/>
        <w:rPr>
          <w:rFonts w:ascii="Times New Roman" w:eastAsia="Times New Roman" w:hAnsi="Times New Roman" w:cs="Times New Roman"/>
          <w:sz w:val="24"/>
          <w:szCs w:val="24"/>
        </w:rPr>
      </w:pPr>
      <w:del w:id="324" w:author="Wesner, Jeff S" w:date="2021-08-11T15:07:00Z">
        <w:r w:rsidDel="00903A81">
          <w:rPr>
            <w:rFonts w:ascii="Times New Roman" w:eastAsia="Times New Roman" w:hAnsi="Times New Roman" w:cs="Times New Roman"/>
            <w:sz w:val="24"/>
            <w:szCs w:val="24"/>
          </w:rPr>
          <w:tab/>
        </w:r>
      </w:del>
      <w:bookmarkStart w:id="325" w:name="_Hlk48639332"/>
      <w:del w:id="326" w:author="Kanz, Abraham" w:date="2021-07-21T18:47:00Z">
        <w:r w:rsidR="00704A1A" w:rsidDel="009059B1">
          <w:rPr>
            <w:rFonts w:ascii="Times New Roman" w:eastAsia="Times New Roman" w:hAnsi="Times New Roman" w:cs="Times New Roman"/>
            <w:sz w:val="24"/>
            <w:szCs w:val="24"/>
          </w:rPr>
          <w:delText xml:space="preserve">Chironomids </w:delText>
        </w:r>
        <w:r w:rsidR="00DF0B16" w:rsidDel="009059B1">
          <w:rPr>
            <w:rFonts w:ascii="Times New Roman" w:eastAsia="Times New Roman" w:hAnsi="Times New Roman" w:cs="Times New Roman"/>
            <w:sz w:val="24"/>
            <w:szCs w:val="24"/>
          </w:rPr>
          <w:delText>made up ~ 93% of</w:delText>
        </w:r>
        <w:r w:rsidR="00704A1A" w:rsidDel="009059B1">
          <w:rPr>
            <w:rFonts w:ascii="Times New Roman" w:eastAsia="Times New Roman" w:hAnsi="Times New Roman" w:cs="Times New Roman"/>
            <w:sz w:val="24"/>
            <w:szCs w:val="24"/>
          </w:rPr>
          <w:delText xml:space="preserve"> </w:delText>
        </w:r>
        <w:r w:rsidR="00DF0B16" w:rsidDel="009059B1">
          <w:rPr>
            <w:rFonts w:ascii="Times New Roman" w:eastAsia="Times New Roman" w:hAnsi="Times New Roman" w:cs="Times New Roman"/>
            <w:sz w:val="24"/>
            <w:szCs w:val="24"/>
          </w:rPr>
          <w:delText xml:space="preserve">16,820 </w:delText>
        </w:r>
        <w:r w:rsidR="00704A1A" w:rsidDel="009059B1">
          <w:rPr>
            <w:rFonts w:ascii="Times New Roman" w:eastAsia="Times New Roman" w:hAnsi="Times New Roman" w:cs="Times New Roman"/>
            <w:sz w:val="24"/>
            <w:szCs w:val="24"/>
          </w:rPr>
          <w:delText>emergent insects collected in emergence traps.</w:delText>
        </w:r>
        <w:r w:rsidR="007A75F5" w:rsidDel="009059B1">
          <w:rPr>
            <w:rFonts w:ascii="Times New Roman" w:eastAsia="Times New Roman" w:hAnsi="Times New Roman" w:cs="Times New Roman"/>
            <w:sz w:val="24"/>
            <w:szCs w:val="24"/>
          </w:rPr>
          <w:delText xml:space="preserve"> Emergence ranged from</w:delText>
        </w:r>
        <w:r w:rsidR="00F66D3C" w:rsidDel="009059B1">
          <w:rPr>
            <w:rFonts w:ascii="Times New Roman" w:eastAsia="Times New Roman" w:hAnsi="Times New Roman" w:cs="Times New Roman"/>
            <w:sz w:val="24"/>
            <w:szCs w:val="24"/>
          </w:rPr>
          <w:delText xml:space="preserve"> ~0 to </w:delText>
        </w:r>
        <w:r w:rsidR="007E1102" w:rsidDel="009059B1">
          <w:rPr>
            <w:rFonts w:ascii="Times New Roman" w:eastAsia="Times New Roman" w:hAnsi="Times New Roman" w:cs="Times New Roman"/>
            <w:sz w:val="24"/>
            <w:szCs w:val="24"/>
          </w:rPr>
          <w:delText>350 individuals/d</w:delText>
        </w:r>
        <w:r w:rsidR="00BE6D50" w:rsidDel="009059B1">
          <w:rPr>
            <w:rFonts w:ascii="Times New Roman" w:eastAsia="Times New Roman" w:hAnsi="Times New Roman" w:cs="Times New Roman"/>
            <w:sz w:val="24"/>
            <w:szCs w:val="24"/>
          </w:rPr>
          <w:delText>ay</w:delText>
        </w:r>
        <w:r w:rsidR="007E1102" w:rsidDel="009059B1">
          <w:rPr>
            <w:rFonts w:ascii="Times New Roman" w:eastAsia="Times New Roman" w:hAnsi="Times New Roman" w:cs="Times New Roman"/>
            <w:sz w:val="24"/>
            <w:szCs w:val="24"/>
          </w:rPr>
          <w:delText>/m</w:delText>
        </w:r>
        <w:r w:rsidR="007E1102" w:rsidDel="009059B1">
          <w:rPr>
            <w:rFonts w:ascii="Times New Roman" w:eastAsia="Times New Roman" w:hAnsi="Times New Roman" w:cs="Times New Roman"/>
            <w:sz w:val="24"/>
            <w:szCs w:val="24"/>
            <w:vertAlign w:val="superscript"/>
          </w:rPr>
          <w:delText>2</w:delText>
        </w:r>
        <w:r w:rsidR="007E1102" w:rsidDel="009059B1">
          <w:rPr>
            <w:rFonts w:ascii="Times New Roman" w:eastAsia="Times New Roman" w:hAnsi="Times New Roman" w:cs="Times New Roman"/>
            <w:sz w:val="24"/>
            <w:szCs w:val="24"/>
          </w:rPr>
          <w:delText>.</w:delText>
        </w:r>
        <w:r w:rsidR="007A75F5" w:rsidDel="009059B1">
          <w:rPr>
            <w:rFonts w:ascii="Times New Roman" w:eastAsia="Times New Roman" w:hAnsi="Times New Roman" w:cs="Times New Roman"/>
            <w:sz w:val="24"/>
            <w:szCs w:val="24"/>
          </w:rPr>
          <w:delText xml:space="preserve"> </w:delText>
        </w:r>
        <w:bookmarkEnd w:id="325"/>
        <w:r w:rsidDel="009059B1">
          <w:rPr>
            <w:rFonts w:ascii="Times New Roman" w:eastAsia="Times New Roman" w:hAnsi="Times New Roman" w:cs="Times New Roman"/>
            <w:sz w:val="24"/>
            <w:szCs w:val="24"/>
          </w:rPr>
          <w:delText>Contrary to our initial</w:delText>
        </w:r>
        <w:r w:rsidR="003C120F" w:rsidDel="009059B1">
          <w:rPr>
            <w:rFonts w:ascii="Times New Roman" w:eastAsia="Times New Roman" w:hAnsi="Times New Roman" w:cs="Times New Roman"/>
            <w:sz w:val="24"/>
            <w:szCs w:val="24"/>
          </w:rPr>
          <w:delText xml:space="preserve"> hypothesis,</w:delText>
        </w:r>
        <w:r w:rsidDel="009059B1">
          <w:rPr>
            <w:rFonts w:ascii="Times New Roman" w:eastAsia="Times New Roman" w:hAnsi="Times New Roman" w:cs="Times New Roman"/>
            <w:sz w:val="24"/>
            <w:szCs w:val="24"/>
          </w:rPr>
          <w:delText xml:space="preserve"> </w:delText>
        </w:r>
        <w:r w:rsidR="007E1102" w:rsidDel="009059B1">
          <w:rPr>
            <w:rFonts w:ascii="Times New Roman" w:eastAsia="Times New Roman" w:hAnsi="Times New Roman" w:cs="Times New Roman"/>
            <w:sz w:val="24"/>
            <w:szCs w:val="24"/>
          </w:rPr>
          <w:delText xml:space="preserve">there was little evidence that fish ate more </w:delText>
        </w:r>
        <w:r w:rsidR="00033F2D" w:rsidDel="009059B1">
          <w:rPr>
            <w:rFonts w:ascii="Times New Roman" w:eastAsia="Times New Roman" w:hAnsi="Times New Roman" w:cs="Times New Roman"/>
            <w:sz w:val="24"/>
            <w:szCs w:val="24"/>
          </w:rPr>
          <w:delText>non-consumer</w:delText>
        </w:r>
        <w:r w:rsidR="007E1102" w:rsidDel="009059B1">
          <w:rPr>
            <w:rFonts w:ascii="Times New Roman" w:eastAsia="Times New Roman" w:hAnsi="Times New Roman" w:cs="Times New Roman"/>
            <w:sz w:val="24"/>
            <w:szCs w:val="24"/>
          </w:rPr>
          <w:delText xml:space="preserve"> prey stages as emergence increased</w:delText>
        </w:r>
        <w:r w:rsidDel="009059B1">
          <w:rPr>
            <w:rFonts w:ascii="Times New Roman" w:eastAsia="Times New Roman" w:hAnsi="Times New Roman" w:cs="Times New Roman"/>
            <w:sz w:val="24"/>
            <w:szCs w:val="24"/>
          </w:rPr>
          <w:delText xml:space="preserve">. </w:delText>
        </w:r>
        <w:bookmarkStart w:id="327" w:name="_Hlk48644323"/>
        <w:r w:rsidDel="009059B1">
          <w:rPr>
            <w:rFonts w:ascii="Times New Roman" w:eastAsia="Times New Roman" w:hAnsi="Times New Roman" w:cs="Times New Roman"/>
            <w:sz w:val="24"/>
            <w:szCs w:val="24"/>
          </w:rPr>
          <w:delText xml:space="preserve">The strongest relationship between emergence and proportion of </w:delText>
        </w:r>
        <w:r w:rsidR="00033F2D" w:rsidDel="009059B1">
          <w:rPr>
            <w:rFonts w:ascii="Times New Roman" w:eastAsia="Times New Roman" w:hAnsi="Times New Roman" w:cs="Times New Roman"/>
            <w:sz w:val="24"/>
            <w:szCs w:val="24"/>
          </w:rPr>
          <w:delText>non-consumer</w:delText>
        </w:r>
        <w:r w:rsidR="007E1102" w:rsidDel="009059B1">
          <w:rPr>
            <w:rFonts w:ascii="Times New Roman" w:eastAsia="Times New Roman" w:hAnsi="Times New Roman" w:cs="Times New Roman"/>
            <w:sz w:val="24"/>
            <w:szCs w:val="24"/>
          </w:rPr>
          <w:delText xml:space="preserve"> prey </w:delText>
        </w:r>
        <w:r w:rsidDel="009059B1">
          <w:rPr>
            <w:rFonts w:ascii="Times New Roman" w:eastAsia="Times New Roman" w:hAnsi="Times New Roman" w:cs="Times New Roman"/>
            <w:sz w:val="24"/>
            <w:szCs w:val="24"/>
          </w:rPr>
          <w:delText>in diet</w:delText>
        </w:r>
        <w:r w:rsidR="007E1102" w:rsidDel="009059B1">
          <w:rPr>
            <w:rFonts w:ascii="Times New Roman" w:eastAsia="Times New Roman" w:hAnsi="Times New Roman" w:cs="Times New Roman"/>
            <w:sz w:val="24"/>
            <w:szCs w:val="24"/>
          </w:rPr>
          <w:delText>s</w:delText>
        </w:r>
        <w:r w:rsidDel="009059B1">
          <w:rPr>
            <w:rFonts w:ascii="Times New Roman" w:eastAsia="Times New Roman" w:hAnsi="Times New Roman" w:cs="Times New Roman"/>
            <w:sz w:val="24"/>
            <w:szCs w:val="24"/>
          </w:rPr>
          <w:delText xml:space="preserve"> was for </w:delText>
        </w:r>
        <w:r w:rsidR="007E1102" w:rsidDel="009059B1">
          <w:rPr>
            <w:rFonts w:ascii="Times New Roman" w:eastAsia="Times New Roman" w:hAnsi="Times New Roman" w:cs="Times New Roman"/>
            <w:sz w:val="24"/>
            <w:szCs w:val="24"/>
          </w:rPr>
          <w:delText>surface feeding fishes (Table 4). However, the effect was relatively small (Table 4) and the relationship was noisy (Figure 4). It also disappeared when the analysis was repeated with only chironomids (Figure 4)</w:delText>
        </w:r>
        <w:bookmarkEnd w:id="327"/>
        <w:r w:rsidR="007E1102" w:rsidDel="009059B1">
          <w:rPr>
            <w:rFonts w:ascii="Times New Roman" w:eastAsia="Times New Roman" w:hAnsi="Times New Roman" w:cs="Times New Roman"/>
            <w:sz w:val="24"/>
            <w:szCs w:val="24"/>
          </w:rPr>
          <w:delText>. No other fish domain showed evidence of relationship between emergence abundance and stage-structured feeding (Figure 4).</w:delText>
        </w:r>
      </w:del>
    </w:p>
    <w:p w14:paraId="00000038"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28729CC" w14:textId="649F0F2F" w:rsidR="00E461A7" w:rsidRDefault="004D08DC">
      <w:pPr>
        <w:spacing w:after="0" w:line="480" w:lineRule="auto"/>
        <w:rPr>
          <w:rFonts w:ascii="Times New Roman" w:hAnsi="Times New Roman" w:cs="Times New Roman"/>
          <w:color w:val="201F1E"/>
          <w:sz w:val="24"/>
          <w:szCs w:val="24"/>
          <w:shd w:val="clear" w:color="auto" w:fill="FFFFFF"/>
        </w:rPr>
      </w:pPr>
      <w:r>
        <w:rPr>
          <w:rFonts w:ascii="Times New Roman" w:eastAsia="Times New Roman" w:hAnsi="Times New Roman" w:cs="Times New Roman"/>
          <w:sz w:val="24"/>
          <w:szCs w:val="24"/>
        </w:rPr>
        <w:tab/>
      </w:r>
      <w:bookmarkStart w:id="328" w:name="_Hlk48643913"/>
      <w:r>
        <w:rPr>
          <w:rFonts w:ascii="Times New Roman" w:eastAsia="Times New Roman" w:hAnsi="Times New Roman" w:cs="Times New Roman"/>
          <w:sz w:val="24"/>
          <w:szCs w:val="24"/>
        </w:rPr>
        <w:t xml:space="preserve">This study provides empirical evidence </w:t>
      </w:r>
      <w:r w:rsidR="00CC4A5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stage-structur</w:t>
      </w:r>
      <w:r w:rsidR="00C96185">
        <w:rPr>
          <w:rFonts w:ascii="Times New Roman" w:eastAsia="Times New Roman" w:hAnsi="Times New Roman" w:cs="Times New Roman"/>
          <w:sz w:val="24"/>
          <w:szCs w:val="24"/>
        </w:rPr>
        <w:t>ed feeding</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among</w:t>
      </w:r>
      <w:r>
        <w:rPr>
          <w:rFonts w:ascii="Times New Roman" w:eastAsia="Times New Roman" w:hAnsi="Times New Roman" w:cs="Times New Roman"/>
          <w:sz w:val="24"/>
          <w:szCs w:val="24"/>
        </w:rPr>
        <w:t xml:space="preserve"> freshwater fishes</w:t>
      </w:r>
      <w:ins w:id="329" w:author="Kanz, Abraham" w:date="2021-07-22T19:37:00Z">
        <w:r w:rsidR="0009136C">
          <w:rPr>
            <w:rFonts w:ascii="Times New Roman" w:eastAsia="Times New Roman" w:hAnsi="Times New Roman" w:cs="Times New Roman"/>
            <w:sz w:val="24"/>
            <w:szCs w:val="24"/>
          </w:rPr>
          <w:t xml:space="preserve">. </w:t>
        </w:r>
      </w:ins>
      <w:del w:id="330" w:author="Kanz, Abraham" w:date="2021-07-22T19:37:00Z">
        <w:r w:rsidDel="0009136C">
          <w:rPr>
            <w:rFonts w:ascii="Times New Roman" w:eastAsia="Times New Roman" w:hAnsi="Times New Roman" w:cs="Times New Roman"/>
            <w:sz w:val="24"/>
            <w:szCs w:val="24"/>
          </w:rPr>
          <w:delText xml:space="preserve"> </w:delText>
        </w:r>
        <w:r w:rsidR="00CC4A59" w:rsidDel="0009136C">
          <w:rPr>
            <w:rFonts w:ascii="Times New Roman" w:eastAsia="Times New Roman" w:hAnsi="Times New Roman" w:cs="Times New Roman"/>
            <w:sz w:val="24"/>
            <w:szCs w:val="24"/>
          </w:rPr>
          <w:delText>is predictable based on the foraging traits of the fish</w:delText>
        </w:r>
        <w:r w:rsidDel="0009136C">
          <w:rPr>
            <w:rFonts w:ascii="Times New Roman" w:eastAsia="Times New Roman" w:hAnsi="Times New Roman" w:cs="Times New Roman"/>
            <w:sz w:val="24"/>
            <w:szCs w:val="24"/>
          </w:rPr>
          <w:delText xml:space="preserve">. </w:delText>
        </w:r>
        <w:r w:rsidR="00CC4A59" w:rsidDel="0009136C">
          <w:rPr>
            <w:rFonts w:ascii="Times New Roman" w:eastAsia="Times New Roman" w:hAnsi="Times New Roman" w:cs="Times New Roman"/>
            <w:sz w:val="24"/>
            <w:szCs w:val="24"/>
          </w:rPr>
          <w:delText>As expected, f</w:delText>
        </w:r>
        <w:r w:rsidDel="0009136C">
          <w:rPr>
            <w:rFonts w:ascii="Times New Roman" w:eastAsia="Times New Roman" w:hAnsi="Times New Roman" w:cs="Times New Roman"/>
            <w:sz w:val="24"/>
            <w:szCs w:val="24"/>
          </w:rPr>
          <w:delText>ish</w:delText>
        </w:r>
        <w:r w:rsidR="00CC4A59" w:rsidDel="0009136C">
          <w:rPr>
            <w:rFonts w:ascii="Times New Roman" w:eastAsia="Times New Roman" w:hAnsi="Times New Roman" w:cs="Times New Roman"/>
            <w:sz w:val="24"/>
            <w:szCs w:val="24"/>
          </w:rPr>
          <w:delText>es</w:delText>
        </w:r>
        <w:r w:rsidDel="0009136C">
          <w:rPr>
            <w:rFonts w:ascii="Times New Roman" w:eastAsia="Times New Roman" w:hAnsi="Times New Roman" w:cs="Times New Roman"/>
            <w:sz w:val="24"/>
            <w:szCs w:val="24"/>
          </w:rPr>
          <w:delText xml:space="preserve"> in the surface and the intermediate </w:delText>
        </w:r>
        <w:r w:rsidR="00077F15" w:rsidDel="0009136C">
          <w:rPr>
            <w:rFonts w:ascii="Times New Roman" w:eastAsia="Times New Roman" w:hAnsi="Times New Roman" w:cs="Times New Roman"/>
            <w:sz w:val="24"/>
            <w:szCs w:val="24"/>
          </w:rPr>
          <w:delText>f</w:delText>
        </w:r>
        <w:r w:rsidR="00115D0D" w:rsidDel="0009136C">
          <w:rPr>
            <w:rFonts w:ascii="Times New Roman" w:eastAsia="Times New Roman" w:hAnsi="Times New Roman" w:cs="Times New Roman"/>
            <w:sz w:val="24"/>
            <w:szCs w:val="24"/>
          </w:rPr>
          <w:delText>eed</w:delText>
        </w:r>
        <w:r w:rsidDel="0009136C">
          <w:rPr>
            <w:rFonts w:ascii="Times New Roman" w:eastAsia="Times New Roman" w:hAnsi="Times New Roman" w:cs="Times New Roman"/>
            <w:sz w:val="24"/>
            <w:szCs w:val="24"/>
          </w:rPr>
          <w:delText xml:space="preserve">ing domains </w:delText>
        </w:r>
        <w:r w:rsidR="00CC4A59" w:rsidDel="0009136C">
          <w:rPr>
            <w:rFonts w:ascii="Times New Roman" w:eastAsia="Times New Roman" w:hAnsi="Times New Roman" w:cs="Times New Roman"/>
            <w:sz w:val="24"/>
            <w:szCs w:val="24"/>
          </w:rPr>
          <w:delText>consistently ate a higher fraction of terrestrial prey</w:delText>
        </w:r>
        <w:r w:rsidDel="0009136C">
          <w:rPr>
            <w:rFonts w:ascii="Times New Roman" w:eastAsia="Times New Roman" w:hAnsi="Times New Roman" w:cs="Times New Roman"/>
            <w:sz w:val="24"/>
            <w:szCs w:val="24"/>
          </w:rPr>
          <w:delText xml:space="preserve"> than fishes in the benthic </w:delText>
        </w:r>
        <w:r w:rsidR="00077F15" w:rsidDel="0009136C">
          <w:rPr>
            <w:rFonts w:ascii="Times New Roman" w:eastAsia="Times New Roman" w:hAnsi="Times New Roman" w:cs="Times New Roman"/>
            <w:sz w:val="24"/>
            <w:szCs w:val="24"/>
          </w:rPr>
          <w:delText>f</w:delText>
        </w:r>
        <w:r w:rsidR="00115D0D" w:rsidDel="0009136C">
          <w:rPr>
            <w:rFonts w:ascii="Times New Roman" w:eastAsia="Times New Roman" w:hAnsi="Times New Roman" w:cs="Times New Roman"/>
            <w:sz w:val="24"/>
            <w:szCs w:val="24"/>
          </w:rPr>
          <w:delText>eed</w:delText>
        </w:r>
        <w:r w:rsidDel="0009136C">
          <w:rPr>
            <w:rFonts w:ascii="Times New Roman" w:eastAsia="Times New Roman" w:hAnsi="Times New Roman" w:cs="Times New Roman"/>
            <w:sz w:val="24"/>
            <w:szCs w:val="24"/>
          </w:rPr>
          <w:delText>ing domai</w:delText>
        </w:r>
        <w:r w:rsidR="00A55EAC" w:rsidDel="0009136C">
          <w:rPr>
            <w:rFonts w:ascii="Times New Roman" w:eastAsia="Times New Roman" w:hAnsi="Times New Roman" w:cs="Times New Roman"/>
            <w:sz w:val="24"/>
            <w:szCs w:val="24"/>
          </w:rPr>
          <w:delText>n</w:delText>
        </w:r>
        <w:r w:rsidR="00CC4A59" w:rsidDel="0009136C">
          <w:rPr>
            <w:rFonts w:ascii="Times New Roman" w:eastAsia="Times New Roman" w:hAnsi="Times New Roman" w:cs="Times New Roman"/>
            <w:sz w:val="24"/>
            <w:szCs w:val="24"/>
          </w:rPr>
          <w:delText xml:space="preserve">. However, the most important result </w:delText>
        </w:r>
        <w:r w:rsidR="004F1184" w:rsidDel="0009136C">
          <w:rPr>
            <w:rFonts w:ascii="Times New Roman" w:eastAsia="Times New Roman" w:hAnsi="Times New Roman" w:cs="Times New Roman"/>
            <w:sz w:val="24"/>
            <w:szCs w:val="24"/>
          </w:rPr>
          <w:delText>was</w:delText>
        </w:r>
        <w:r w:rsidR="00CC4A59" w:rsidDel="0009136C">
          <w:rPr>
            <w:rFonts w:ascii="Times New Roman" w:eastAsia="Times New Roman" w:hAnsi="Times New Roman" w:cs="Times New Roman"/>
            <w:sz w:val="24"/>
            <w:szCs w:val="24"/>
          </w:rPr>
          <w:delText xml:space="preserve"> that fishes in those domains also differed in how they </w:delText>
        </w:r>
        <w:r w:rsidR="00615D2A" w:rsidDel="0009136C">
          <w:rPr>
            <w:rFonts w:ascii="Times New Roman" w:eastAsia="Times New Roman" w:hAnsi="Times New Roman" w:cs="Times New Roman"/>
            <w:sz w:val="24"/>
            <w:szCs w:val="24"/>
          </w:rPr>
          <w:delText xml:space="preserve">ate </w:delText>
        </w:r>
        <w:r w:rsidR="00CC4A59" w:rsidDel="0009136C">
          <w:rPr>
            <w:rFonts w:ascii="Times New Roman" w:eastAsia="Times New Roman" w:hAnsi="Times New Roman" w:cs="Times New Roman"/>
            <w:sz w:val="24"/>
            <w:szCs w:val="24"/>
          </w:rPr>
          <w:delText>the remaining fraction of aquatic prey. Namely, f</w:delText>
        </w:r>
        <w:r w:rsidDel="0009136C">
          <w:rPr>
            <w:rFonts w:ascii="Times New Roman" w:eastAsia="Times New Roman" w:hAnsi="Times New Roman" w:cs="Times New Roman"/>
            <w:sz w:val="24"/>
            <w:szCs w:val="24"/>
          </w:rPr>
          <w:delText xml:space="preserve">ishes in the </w:delText>
        </w:r>
        <w:r w:rsidR="00CC4A59" w:rsidDel="0009136C">
          <w:rPr>
            <w:rFonts w:ascii="Times New Roman" w:eastAsia="Times New Roman" w:hAnsi="Times New Roman" w:cs="Times New Roman"/>
            <w:sz w:val="24"/>
            <w:szCs w:val="24"/>
          </w:rPr>
          <w:delText>surface and water-column</w:delText>
        </w:r>
        <w:r w:rsidRPr="00353E28" w:rsidDel="0009136C">
          <w:rPr>
            <w:rFonts w:ascii="Times New Roman" w:eastAsia="Times New Roman" w:hAnsi="Times New Roman" w:cs="Times New Roman"/>
            <w:sz w:val="24"/>
            <w:szCs w:val="24"/>
          </w:rPr>
          <w:delText xml:space="preserve"> domain </w:delText>
        </w:r>
        <w:r w:rsidR="00C96185" w:rsidDel="0009136C">
          <w:rPr>
            <w:rFonts w:ascii="Times New Roman" w:eastAsia="Times New Roman" w:hAnsi="Times New Roman" w:cs="Times New Roman"/>
            <w:sz w:val="24"/>
            <w:szCs w:val="24"/>
          </w:rPr>
          <w:delText>fed</w:delText>
        </w:r>
        <w:r w:rsidRPr="00353E28" w:rsidDel="0009136C">
          <w:rPr>
            <w:rFonts w:ascii="Times New Roman" w:eastAsia="Times New Roman" w:hAnsi="Times New Roman" w:cs="Times New Roman"/>
            <w:sz w:val="24"/>
            <w:szCs w:val="24"/>
          </w:rPr>
          <w:delText xml:space="preserve"> more heavily on</w:delText>
        </w:r>
        <w:r w:rsidR="003C5979" w:rsidDel="0009136C">
          <w:rPr>
            <w:rFonts w:ascii="Times New Roman" w:eastAsia="Times New Roman" w:hAnsi="Times New Roman" w:cs="Times New Roman"/>
            <w:sz w:val="24"/>
            <w:szCs w:val="24"/>
          </w:rPr>
          <w:delText xml:space="preserve"> non-consumer prey stages (e.g., </w:delText>
        </w:r>
        <w:r w:rsidRPr="00353E28" w:rsidDel="0009136C">
          <w:rPr>
            <w:rFonts w:ascii="Times New Roman" w:eastAsia="Times New Roman" w:hAnsi="Times New Roman" w:cs="Times New Roman"/>
            <w:sz w:val="24"/>
            <w:szCs w:val="24"/>
          </w:rPr>
          <w:delText xml:space="preserve">pupal and adult </w:delText>
        </w:r>
        <w:r w:rsidR="00DD2A7C" w:rsidDel="0009136C">
          <w:rPr>
            <w:rFonts w:ascii="Times New Roman" w:eastAsia="Times New Roman" w:hAnsi="Times New Roman" w:cs="Times New Roman"/>
            <w:sz w:val="24"/>
            <w:szCs w:val="24"/>
          </w:rPr>
          <w:delText>chironomid</w:delText>
        </w:r>
        <w:r w:rsidRPr="00353E28" w:rsidDel="0009136C">
          <w:rPr>
            <w:rFonts w:ascii="Times New Roman" w:eastAsia="Times New Roman" w:hAnsi="Times New Roman" w:cs="Times New Roman"/>
            <w:sz w:val="24"/>
            <w:szCs w:val="24"/>
          </w:rPr>
          <w:delText>s</w:delText>
        </w:r>
        <w:r w:rsidR="00E461A7" w:rsidDel="0009136C">
          <w:rPr>
            <w:rFonts w:ascii="Times New Roman" w:eastAsia="Times New Roman" w:hAnsi="Times New Roman" w:cs="Times New Roman"/>
            <w:sz w:val="24"/>
            <w:szCs w:val="24"/>
          </w:rPr>
          <w:delText>)</w:delText>
        </w:r>
        <w:r w:rsidRPr="00353E28" w:rsidDel="0009136C">
          <w:rPr>
            <w:rFonts w:ascii="Times New Roman" w:eastAsia="Times New Roman" w:hAnsi="Times New Roman" w:cs="Times New Roman"/>
            <w:sz w:val="24"/>
            <w:szCs w:val="24"/>
          </w:rPr>
          <w:delText xml:space="preserve"> than </w:delText>
        </w:r>
        <w:r w:rsidR="00CC4A59" w:rsidDel="0009136C">
          <w:rPr>
            <w:rFonts w:ascii="Times New Roman" w:eastAsia="Times New Roman" w:hAnsi="Times New Roman" w:cs="Times New Roman"/>
            <w:sz w:val="24"/>
            <w:szCs w:val="24"/>
          </w:rPr>
          <w:delText>fishes in the benthic domain</w:delText>
        </w:r>
        <w:r w:rsidRPr="00353E28" w:rsidDel="0009136C">
          <w:rPr>
            <w:rFonts w:ascii="Times New Roman" w:eastAsia="Times New Roman" w:hAnsi="Times New Roman" w:cs="Times New Roman"/>
            <w:sz w:val="24"/>
            <w:szCs w:val="24"/>
          </w:rPr>
          <w:delText>.</w:delText>
        </w:r>
        <w:r w:rsidR="00353E28" w:rsidRPr="00353E28" w:rsidDel="0009136C">
          <w:rPr>
            <w:rFonts w:ascii="Times New Roman" w:eastAsia="Times New Roman" w:hAnsi="Times New Roman" w:cs="Times New Roman"/>
            <w:sz w:val="24"/>
            <w:szCs w:val="24"/>
          </w:rPr>
          <w:delText xml:space="preserve"> </w:delText>
        </w:r>
      </w:del>
    </w:p>
    <w:p w14:paraId="1F78F250" w14:textId="14E300DD" w:rsidR="00E461A7" w:rsidRPr="00E461A7" w:rsidRDefault="00E461A7" w:rsidP="00EB2918">
      <w:pPr>
        <w:spacing w:after="0" w:line="480" w:lineRule="auto"/>
        <w:rPr>
          <w:rFonts w:ascii="Times New Roman" w:eastAsia="Times New Roman" w:hAnsi="Times New Roman" w:cs="Times New Roman"/>
          <w:sz w:val="24"/>
          <w:szCs w:val="24"/>
        </w:rPr>
      </w:pPr>
      <w:r>
        <w:rPr>
          <w:rFonts w:ascii="Times New Roman" w:hAnsi="Times New Roman" w:cs="Times New Roman"/>
          <w:color w:val="201F1E"/>
          <w:sz w:val="24"/>
          <w:szCs w:val="24"/>
          <w:shd w:val="clear" w:color="auto" w:fill="FFFFFF"/>
        </w:rPr>
        <w:tab/>
      </w:r>
      <w:bookmarkEnd w:id="328"/>
      <w:r>
        <w:rPr>
          <w:rFonts w:ascii="Times New Roman" w:eastAsia="Times New Roman" w:hAnsi="Times New Roman" w:cs="Times New Roman"/>
          <w:sz w:val="24"/>
          <w:szCs w:val="24"/>
        </w:rPr>
        <w:t xml:space="preserve">The potential importance of stage-structured feeding </w:t>
      </w:r>
      <w:r w:rsidR="00F0115F">
        <w:rPr>
          <w:rFonts w:ascii="Times New Roman" w:eastAsia="Times New Roman" w:hAnsi="Times New Roman" w:cs="Times New Roman"/>
          <w:sz w:val="24"/>
          <w:szCs w:val="24"/>
        </w:rPr>
        <w:t xml:space="preserve">by fishes </w:t>
      </w:r>
      <w:r>
        <w:rPr>
          <w:rFonts w:ascii="Times New Roman" w:eastAsia="Times New Roman" w:hAnsi="Times New Roman" w:cs="Times New Roman"/>
          <w:sz w:val="24"/>
          <w:szCs w:val="24"/>
        </w:rPr>
        <w:t>comes from several lines of evidence. First, fishes that eat a larger fraction of pupal/adult versus larval insects tend to have weak top-down effects on benthic macroinvertebrates</w:t>
      </w:r>
      <w:r w:rsidR="007C6179">
        <w:rPr>
          <w:rFonts w:ascii="Times New Roman" w:eastAsia="Times New Roman" w:hAnsi="Times New Roman" w:cs="Times New Roman"/>
          <w:sz w:val="24"/>
          <w:szCs w:val="24"/>
        </w:rPr>
        <w:t>, but strongly reduce the emergence of adult aquatic insects</w:t>
      </w:r>
      <w:r>
        <w:rPr>
          <w:rFonts w:ascii="Times New Roman" w:eastAsia="Times New Roman" w:hAnsi="Times New Roman" w:cs="Times New Roman"/>
          <w:sz w:val="24"/>
          <w:szCs w:val="24"/>
        </w:rPr>
        <w:t xml:space="preserve"> (Wesner 2010, Warmbold and Wesner 2018). For example, Green Sunfish (</w:t>
      </w:r>
      <w:r>
        <w:rPr>
          <w:rFonts w:ascii="Times New Roman" w:eastAsia="Times New Roman" w:hAnsi="Times New Roman" w:cs="Times New Roman"/>
          <w:i/>
          <w:sz w:val="24"/>
          <w:szCs w:val="24"/>
        </w:rPr>
        <w:t>Lepomis cyanellus</w:t>
      </w:r>
      <w:r>
        <w:rPr>
          <w:rFonts w:ascii="Times New Roman" w:eastAsia="Times New Roman" w:hAnsi="Times New Roman" w:cs="Times New Roman"/>
          <w:sz w:val="24"/>
          <w:szCs w:val="24"/>
        </w:rPr>
        <w:t>) a</w:t>
      </w:r>
      <w:r w:rsidR="00F21C01">
        <w:rPr>
          <w:rFonts w:ascii="Times New Roman" w:eastAsia="Times New Roman" w:hAnsi="Times New Roman" w:cs="Times New Roman"/>
          <w:sz w:val="24"/>
          <w:szCs w:val="24"/>
        </w:rPr>
        <w:t xml:space="preserve">nd Smallmouth Buffalo </w:t>
      </w:r>
      <w:r w:rsidR="007C6179">
        <w:rPr>
          <w:rFonts w:ascii="Times New Roman" w:eastAsia="Times New Roman" w:hAnsi="Times New Roman" w:cs="Times New Roman"/>
          <w:sz w:val="24"/>
          <w:szCs w:val="24"/>
        </w:rPr>
        <w:t xml:space="preserve">both reduced emergence of adult aquatic insects by </w:t>
      </w:r>
      <w:r w:rsidR="007C6179">
        <w:rPr>
          <w:rFonts w:ascii="Times New Roman" w:eastAsia="Times New Roman" w:hAnsi="Times New Roman" w:cs="Times New Roman"/>
          <w:sz w:val="24"/>
          <w:szCs w:val="24"/>
        </w:rPr>
        <w:lastRenderedPageBreak/>
        <w:t xml:space="preserve">~50% but </w:t>
      </w:r>
      <w:r w:rsidR="00F21C01">
        <w:rPr>
          <w:rFonts w:ascii="Times New Roman" w:eastAsia="Times New Roman" w:hAnsi="Times New Roman" w:cs="Times New Roman"/>
          <w:sz w:val="24"/>
          <w:szCs w:val="24"/>
        </w:rPr>
        <w:t xml:space="preserve">had different top-down effects on </w:t>
      </w:r>
      <w:r w:rsidR="00C21D0F">
        <w:rPr>
          <w:rFonts w:ascii="Times New Roman" w:eastAsia="Times New Roman" w:hAnsi="Times New Roman" w:cs="Times New Roman"/>
          <w:sz w:val="24"/>
          <w:szCs w:val="24"/>
        </w:rPr>
        <w:t>the larval, benthic forms of those insects</w:t>
      </w:r>
      <w:r w:rsidR="007C6179">
        <w:rPr>
          <w:rFonts w:ascii="Times New Roman" w:eastAsia="Times New Roman" w:hAnsi="Times New Roman" w:cs="Times New Roman"/>
          <w:sz w:val="24"/>
          <w:szCs w:val="24"/>
        </w:rPr>
        <w:t>,</w:t>
      </w:r>
      <w:r w:rsidR="00F21C01">
        <w:rPr>
          <w:rFonts w:ascii="Times New Roman" w:eastAsia="Times New Roman" w:hAnsi="Times New Roman" w:cs="Times New Roman"/>
          <w:sz w:val="24"/>
          <w:szCs w:val="24"/>
        </w:rPr>
        <w:t xml:space="preserve"> despite eating similar amounts of</w:t>
      </w:r>
      <w:r w:rsidR="004F1184">
        <w:rPr>
          <w:rFonts w:ascii="Times New Roman" w:eastAsia="Times New Roman" w:hAnsi="Times New Roman" w:cs="Times New Roman"/>
          <w:sz w:val="24"/>
          <w:szCs w:val="24"/>
        </w:rPr>
        <w:t xml:space="preserve"> prey</w:t>
      </w:r>
      <w:r w:rsidR="00F21C01">
        <w:rPr>
          <w:rFonts w:ascii="Times New Roman" w:eastAsia="Times New Roman" w:hAnsi="Times New Roman" w:cs="Times New Roman"/>
          <w:sz w:val="24"/>
          <w:szCs w:val="24"/>
        </w:rPr>
        <w:t xml:space="preserve">. The explanation for these differences was that Green Sunfish ate </w:t>
      </w:r>
      <w:r>
        <w:rPr>
          <w:rFonts w:ascii="Times New Roman" w:eastAsia="Times New Roman" w:hAnsi="Times New Roman" w:cs="Times New Roman"/>
          <w:sz w:val="24"/>
          <w:szCs w:val="24"/>
        </w:rPr>
        <w:t>a large</w:t>
      </w:r>
      <w:r w:rsidR="00F21C01">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fraction of</w:t>
      </w:r>
      <w:r w:rsidR="00F21C01">
        <w:rPr>
          <w:rFonts w:ascii="Times New Roman" w:eastAsia="Times New Roman" w:hAnsi="Times New Roman" w:cs="Times New Roman"/>
          <w:sz w:val="24"/>
          <w:szCs w:val="24"/>
        </w:rPr>
        <w:t xml:space="preserve"> chironomids as</w:t>
      </w:r>
      <w:r>
        <w:rPr>
          <w:rFonts w:ascii="Times New Roman" w:eastAsia="Times New Roman" w:hAnsi="Times New Roman" w:cs="Times New Roman"/>
          <w:sz w:val="24"/>
          <w:szCs w:val="24"/>
        </w:rPr>
        <w:t xml:space="preserve"> pupa</w:t>
      </w:r>
      <w:r w:rsidR="00F21C01">
        <w:rPr>
          <w:rFonts w:ascii="Times New Roman" w:eastAsia="Times New Roman" w:hAnsi="Times New Roman" w:cs="Times New Roman"/>
          <w:sz w:val="24"/>
          <w:szCs w:val="24"/>
        </w:rPr>
        <w:t>e</w:t>
      </w:r>
      <w:r>
        <w:rPr>
          <w:rFonts w:ascii="Times New Roman" w:eastAsia="Times New Roman" w:hAnsi="Times New Roman" w:cs="Times New Roman"/>
          <w:sz w:val="24"/>
          <w:szCs w:val="24"/>
        </w:rPr>
        <w:t>/adult</w:t>
      </w:r>
      <w:r w:rsidR="00F21C0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(~12-50%</w:t>
      </w:r>
      <w:r w:rsidR="00F21C01">
        <w:rPr>
          <w:rFonts w:ascii="Times New Roman" w:eastAsia="Times New Roman" w:hAnsi="Times New Roman" w:cs="Times New Roman"/>
          <w:sz w:val="24"/>
          <w:szCs w:val="24"/>
        </w:rPr>
        <w:t xml:space="preserve">) compared to </w:t>
      </w:r>
      <w:r>
        <w:rPr>
          <w:rFonts w:ascii="Times New Roman" w:eastAsia="Times New Roman" w:hAnsi="Times New Roman" w:cs="Times New Roman"/>
          <w:sz w:val="24"/>
          <w:szCs w:val="24"/>
        </w:rPr>
        <w:t>benthic-feeding Smallmouth Buffalo (</w:t>
      </w:r>
      <w:r>
        <w:rPr>
          <w:rFonts w:ascii="Times New Roman" w:eastAsia="Times New Roman" w:hAnsi="Times New Roman" w:cs="Times New Roman"/>
          <w:i/>
          <w:sz w:val="24"/>
          <w:szCs w:val="24"/>
        </w:rPr>
        <w:t>Ictiobus bubalus</w:t>
      </w:r>
      <w:r>
        <w:rPr>
          <w:rFonts w:ascii="Times New Roman" w:eastAsia="Times New Roman" w:hAnsi="Times New Roman" w:cs="Times New Roman"/>
          <w:sz w:val="24"/>
          <w:szCs w:val="24"/>
        </w:rPr>
        <w:t>; &lt;5%)</w:t>
      </w:r>
      <w:r w:rsidR="00743486">
        <w:rPr>
          <w:rFonts w:ascii="Times New Roman" w:eastAsia="Times New Roman" w:hAnsi="Times New Roman" w:cs="Times New Roman"/>
          <w:sz w:val="24"/>
          <w:szCs w:val="24"/>
        </w:rPr>
        <w:t xml:space="preserve"> </w:t>
      </w:r>
      <w:r w:rsidR="007C6179">
        <w:rPr>
          <w:rFonts w:ascii="Times New Roman" w:eastAsia="Times New Roman" w:hAnsi="Times New Roman" w:cs="Times New Roman"/>
          <w:sz w:val="24"/>
          <w:szCs w:val="24"/>
        </w:rPr>
        <w:t>(Warmbold and Wesner 2018). In the current study</w:t>
      </w:r>
      <w:r w:rsidR="00D2349D">
        <w:rPr>
          <w:rFonts w:ascii="Times New Roman" w:eastAsia="Times New Roman" w:hAnsi="Times New Roman" w:cs="Times New Roman"/>
          <w:sz w:val="24"/>
          <w:szCs w:val="24"/>
        </w:rPr>
        <w:t>, three species (</w:t>
      </w:r>
      <w:r w:rsidR="00D2349D">
        <w:rPr>
          <w:rFonts w:ascii="Times New Roman" w:eastAsia="Times New Roman" w:hAnsi="Times New Roman" w:cs="Times New Roman"/>
          <w:i/>
          <w:sz w:val="24"/>
          <w:szCs w:val="24"/>
        </w:rPr>
        <w:t xml:space="preserve">Luxilus </w:t>
      </w:r>
      <w:proofErr w:type="spellStart"/>
      <w:r w:rsidR="00D2349D">
        <w:rPr>
          <w:rFonts w:ascii="Times New Roman" w:eastAsia="Times New Roman" w:hAnsi="Times New Roman" w:cs="Times New Roman"/>
          <w:i/>
          <w:sz w:val="24"/>
          <w:szCs w:val="24"/>
        </w:rPr>
        <w:t>cornutus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 xml:space="preserve">Notropis </w:t>
      </w:r>
      <w:proofErr w:type="spellStart"/>
      <w:r w:rsidR="00D2349D">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Cyprinella spiloptera</w:t>
      </w:r>
      <w:r w:rsidR="00D2349D">
        <w:rPr>
          <w:rFonts w:ascii="Times New Roman" w:eastAsia="Times New Roman" w:hAnsi="Times New Roman" w:cs="Times New Roman"/>
          <w:sz w:val="24"/>
          <w:szCs w:val="24"/>
        </w:rPr>
        <w:t>)</w:t>
      </w:r>
      <w:r w:rsidR="00D2349D">
        <w:rPr>
          <w:rFonts w:ascii="Times New Roman" w:eastAsia="Times New Roman" w:hAnsi="Times New Roman" w:cs="Times New Roman"/>
          <w:i/>
          <w:sz w:val="24"/>
          <w:szCs w:val="24"/>
        </w:rPr>
        <w:t xml:space="preserve"> </w:t>
      </w:r>
      <w:r w:rsidR="00D2349D">
        <w:rPr>
          <w:rFonts w:ascii="Times New Roman" w:eastAsia="Times New Roman" w:hAnsi="Times New Roman" w:cs="Times New Roman"/>
          <w:sz w:val="24"/>
          <w:szCs w:val="24"/>
        </w:rPr>
        <w:t>had similar diets as Green Sunfish, with at least 19% of all aquatic prey eaten in non-consumer life stages, including ~25% of chironomids eaten as pupae/adults.</w:t>
      </w:r>
      <w:r w:rsidR="004F1184">
        <w:rPr>
          <w:rFonts w:ascii="Times New Roman" w:eastAsia="Times New Roman" w:hAnsi="Times New Roman" w:cs="Times New Roman"/>
          <w:sz w:val="24"/>
          <w:szCs w:val="24"/>
        </w:rPr>
        <w:t xml:space="preserve"> As a result, </w:t>
      </w:r>
      <w:r w:rsidR="00EB2918">
        <w:rPr>
          <w:rFonts w:ascii="Times New Roman" w:eastAsia="Times New Roman" w:hAnsi="Times New Roman" w:cs="Times New Roman"/>
          <w:sz w:val="24"/>
          <w:szCs w:val="24"/>
        </w:rPr>
        <w:t>it seems likely that direct top-down control of larval, benthic insects in these fish communities is weakened by the consumption of pupae/adults, a prediction that would not be apparent without disaggregating the prey taxa into different life-stages (Miller and Rudolf 2011).</w:t>
      </w:r>
      <w:r w:rsidR="00D2349D">
        <w:rPr>
          <w:rFonts w:ascii="Times New Roman" w:eastAsia="Times New Roman" w:hAnsi="Times New Roman" w:cs="Times New Roman"/>
          <w:sz w:val="24"/>
          <w:szCs w:val="24"/>
        </w:rPr>
        <w:t xml:space="preserve"> </w:t>
      </w:r>
    </w:p>
    <w:p w14:paraId="7266B787" w14:textId="405D8B50" w:rsidR="00EB2918" w:rsidRDefault="004F1184">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w:t>
      </w:r>
      <w:r w:rsidR="00EB2918">
        <w:rPr>
          <w:rFonts w:ascii="Times New Roman" w:eastAsia="Times New Roman" w:hAnsi="Times New Roman" w:cs="Times New Roman"/>
          <w:sz w:val="24"/>
          <w:szCs w:val="24"/>
        </w:rPr>
        <w:t xml:space="preserve"> </w:t>
      </w:r>
      <w:r w:rsidR="0092356F">
        <w:rPr>
          <w:rFonts w:ascii="Times New Roman" w:eastAsia="Times New Roman" w:hAnsi="Times New Roman" w:cs="Times New Roman"/>
          <w:sz w:val="24"/>
          <w:szCs w:val="24"/>
        </w:rPr>
        <w:t>resolving fish-insect interactions to prey life-stages reveal</w:t>
      </w:r>
      <w:r w:rsidR="003D12DA">
        <w:rPr>
          <w:rFonts w:ascii="Times New Roman" w:eastAsia="Times New Roman" w:hAnsi="Times New Roman" w:cs="Times New Roman"/>
          <w:sz w:val="24"/>
          <w:szCs w:val="24"/>
        </w:rPr>
        <w:t>s</w:t>
      </w:r>
      <w:r w:rsidR="0092356F">
        <w:rPr>
          <w:rFonts w:ascii="Times New Roman" w:eastAsia="Times New Roman" w:hAnsi="Times New Roman" w:cs="Times New Roman"/>
          <w:sz w:val="24"/>
          <w:szCs w:val="24"/>
        </w:rPr>
        <w:t xml:space="preserve"> cryptic structure in freshwater food webs. </w:t>
      </w:r>
      <w:r w:rsidR="003D12DA">
        <w:rPr>
          <w:rFonts w:ascii="Times New Roman" w:eastAsia="Times New Roman" w:hAnsi="Times New Roman" w:cs="Times New Roman"/>
          <w:sz w:val="24"/>
          <w:szCs w:val="24"/>
        </w:rPr>
        <w:t>For example, w</w:t>
      </w:r>
      <w:r w:rsidR="0092356F">
        <w:rPr>
          <w:rFonts w:ascii="Times New Roman" w:eastAsia="Times New Roman" w:hAnsi="Times New Roman" w:cs="Times New Roman"/>
          <w:sz w:val="24"/>
          <w:szCs w:val="24"/>
        </w:rPr>
        <w:t>ithout information on prey life-stages the fish</w:t>
      </w:r>
      <w:r w:rsidR="003D12DA">
        <w:rPr>
          <w:rFonts w:ascii="Times New Roman" w:eastAsia="Times New Roman" w:hAnsi="Times New Roman" w:cs="Times New Roman"/>
          <w:sz w:val="24"/>
          <w:szCs w:val="24"/>
        </w:rPr>
        <w:t xml:space="preserve"> domains</w:t>
      </w:r>
      <w:r w:rsidR="0092356F">
        <w:rPr>
          <w:rFonts w:ascii="Times New Roman" w:eastAsia="Times New Roman" w:hAnsi="Times New Roman" w:cs="Times New Roman"/>
          <w:sz w:val="24"/>
          <w:szCs w:val="24"/>
        </w:rPr>
        <w:t xml:space="preserve"> in this study appear to have relatively similar diets, both in the amount and taxonomic make-up of their prey (e.g., mostly chironomids (Figure </w:t>
      </w:r>
      <w:r w:rsidR="003D12DA">
        <w:rPr>
          <w:rFonts w:ascii="Times New Roman" w:eastAsia="Times New Roman" w:hAnsi="Times New Roman" w:cs="Times New Roman"/>
          <w:sz w:val="24"/>
          <w:szCs w:val="24"/>
        </w:rPr>
        <w:t>S</w:t>
      </w:r>
      <w:r w:rsidR="00F63CF0">
        <w:rPr>
          <w:rFonts w:ascii="Times New Roman" w:eastAsia="Times New Roman" w:hAnsi="Times New Roman" w:cs="Times New Roman"/>
          <w:sz w:val="24"/>
          <w:szCs w:val="24"/>
        </w:rPr>
        <w:t>5</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 xml:space="preserve"> It is only by disaggregating the prey taxa to life-stages that differences in diet become apparent</w:t>
      </w:r>
      <w:r w:rsidR="007932D8">
        <w:rPr>
          <w:rFonts w:ascii="Times New Roman" w:eastAsia="Times New Roman" w:hAnsi="Times New Roman" w:cs="Times New Roman"/>
          <w:sz w:val="24"/>
          <w:szCs w:val="24"/>
        </w:rPr>
        <w:t xml:space="preserve">, revealing that fishes partition common prey taxa by life-stages. This is </w:t>
      </w:r>
      <w:proofErr w:type="gramStart"/>
      <w:r w:rsidR="007932D8">
        <w:rPr>
          <w:rFonts w:ascii="Times New Roman" w:eastAsia="Times New Roman" w:hAnsi="Times New Roman" w:cs="Times New Roman"/>
          <w:sz w:val="24"/>
          <w:szCs w:val="24"/>
        </w:rPr>
        <w:t>similar to</w:t>
      </w:r>
      <w:proofErr w:type="gramEnd"/>
      <w:r w:rsidR="0032697B">
        <w:rPr>
          <w:rFonts w:ascii="Times New Roman" w:eastAsia="Times New Roman" w:hAnsi="Times New Roman" w:cs="Times New Roman"/>
          <w:sz w:val="24"/>
          <w:szCs w:val="24"/>
        </w:rPr>
        <w:t xml:space="preserve"> </w:t>
      </w:r>
      <w:r w:rsidR="007932D8">
        <w:rPr>
          <w:rFonts w:ascii="Times New Roman" w:eastAsia="Times New Roman" w:hAnsi="Times New Roman" w:cs="Times New Roman"/>
          <w:sz w:val="24"/>
          <w:szCs w:val="24"/>
        </w:rPr>
        <w:t xml:space="preserve">cryptic partitioning </w:t>
      </w:r>
      <w:r w:rsidR="0032697B">
        <w:rPr>
          <w:rFonts w:ascii="Times New Roman" w:eastAsia="Times New Roman" w:hAnsi="Times New Roman" w:cs="Times New Roman"/>
          <w:sz w:val="24"/>
          <w:szCs w:val="24"/>
        </w:rPr>
        <w:t>revealed</w:t>
      </w:r>
      <w:r w:rsidR="007932D8">
        <w:rPr>
          <w:rFonts w:ascii="Times New Roman" w:eastAsia="Times New Roman" w:hAnsi="Times New Roman" w:cs="Times New Roman"/>
          <w:sz w:val="24"/>
          <w:szCs w:val="24"/>
        </w:rPr>
        <w:t xml:space="preserve"> </w:t>
      </w:r>
      <w:r w:rsidR="0032697B">
        <w:rPr>
          <w:rFonts w:ascii="Times New Roman" w:eastAsia="Times New Roman" w:hAnsi="Times New Roman" w:cs="Times New Roman"/>
          <w:sz w:val="24"/>
          <w:szCs w:val="24"/>
        </w:rPr>
        <w:t>by comparing diets at the level of prey species rather than prey families</w:t>
      </w:r>
      <w:r w:rsidR="007932D8">
        <w:rPr>
          <w:rFonts w:ascii="Times New Roman" w:eastAsia="Times New Roman" w:hAnsi="Times New Roman" w:cs="Times New Roman"/>
          <w:sz w:val="24"/>
          <w:szCs w:val="24"/>
        </w:rPr>
        <w:t xml:space="preserve"> (Ross 2013, p 266). </w:t>
      </w:r>
      <w:r w:rsidR="0032697B">
        <w:rPr>
          <w:rFonts w:ascii="Times New Roman" w:eastAsia="Times New Roman" w:hAnsi="Times New Roman" w:cs="Times New Roman"/>
          <w:sz w:val="24"/>
          <w:szCs w:val="24"/>
        </w:rPr>
        <w:t>For example,</w:t>
      </w:r>
      <w:r w:rsidR="007932D8">
        <w:rPr>
          <w:rFonts w:ascii="Times New Roman" w:eastAsia="Times New Roman" w:hAnsi="Times New Roman" w:cs="Times New Roman"/>
          <w:sz w:val="24"/>
          <w:szCs w:val="24"/>
        </w:rPr>
        <w:t xml:space="preserve"> darter</w:t>
      </w:r>
      <w:r w:rsidR="0032697B">
        <w:rPr>
          <w:rFonts w:ascii="Times New Roman" w:eastAsia="Times New Roman" w:hAnsi="Times New Roman" w:cs="Times New Roman"/>
          <w:sz w:val="24"/>
          <w:szCs w:val="24"/>
        </w:rPr>
        <w:t xml:space="preserve"> species</w:t>
      </w:r>
      <w:r w:rsidR="007932D8">
        <w:rPr>
          <w:rFonts w:ascii="Times New Roman" w:eastAsia="Times New Roman" w:hAnsi="Times New Roman" w:cs="Times New Roman"/>
          <w:sz w:val="24"/>
          <w:szCs w:val="24"/>
        </w:rPr>
        <w:t xml:space="preserve"> (</w:t>
      </w:r>
      <w:proofErr w:type="spellStart"/>
      <w:r w:rsidR="007932D8">
        <w:rPr>
          <w:rFonts w:ascii="Times New Roman" w:eastAsia="Times New Roman" w:hAnsi="Times New Roman" w:cs="Times New Roman"/>
          <w:i/>
          <w:sz w:val="24"/>
          <w:szCs w:val="24"/>
        </w:rPr>
        <w:t>Etheostoma</w:t>
      </w:r>
      <w:proofErr w:type="spellEnd"/>
      <w:r w:rsidR="007932D8">
        <w:rPr>
          <w:rFonts w:ascii="Times New Roman" w:eastAsia="Times New Roman" w:hAnsi="Times New Roman" w:cs="Times New Roman"/>
          <w:i/>
          <w:sz w:val="24"/>
          <w:szCs w:val="24"/>
        </w:rPr>
        <w:t xml:space="preserve"> </w:t>
      </w:r>
      <w:r w:rsidR="007932D8">
        <w:rPr>
          <w:rFonts w:ascii="Times New Roman" w:eastAsia="Times New Roman" w:hAnsi="Times New Roman" w:cs="Times New Roman"/>
          <w:sz w:val="24"/>
          <w:szCs w:val="24"/>
        </w:rPr>
        <w:t>sp.) were</w:t>
      </w:r>
      <w:r w:rsidR="00743486">
        <w:rPr>
          <w:rFonts w:ascii="Times New Roman" w:eastAsia="Times New Roman" w:hAnsi="Times New Roman" w:cs="Times New Roman"/>
          <w:sz w:val="24"/>
          <w:szCs w:val="24"/>
        </w:rPr>
        <w:t xml:space="preserve"> initially</w:t>
      </w:r>
      <w:r w:rsidR="007932D8">
        <w:rPr>
          <w:rFonts w:ascii="Times New Roman" w:eastAsia="Times New Roman" w:hAnsi="Times New Roman" w:cs="Times New Roman"/>
          <w:sz w:val="24"/>
          <w:szCs w:val="24"/>
        </w:rPr>
        <w:t xml:space="preserve"> </w:t>
      </w:r>
      <w:r w:rsidR="0032697B">
        <w:rPr>
          <w:rFonts w:ascii="Times New Roman" w:eastAsia="Times New Roman" w:hAnsi="Times New Roman" w:cs="Times New Roman"/>
          <w:sz w:val="24"/>
          <w:szCs w:val="24"/>
        </w:rPr>
        <w:t xml:space="preserve">described as </w:t>
      </w:r>
      <w:proofErr w:type="spellStart"/>
      <w:r w:rsidR="0032697B">
        <w:rPr>
          <w:rFonts w:ascii="Times New Roman" w:eastAsia="Times New Roman" w:hAnsi="Times New Roman" w:cs="Times New Roman"/>
          <w:sz w:val="24"/>
          <w:szCs w:val="24"/>
        </w:rPr>
        <w:t>trophically</w:t>
      </w:r>
      <w:proofErr w:type="spellEnd"/>
      <w:r w:rsidR="0032697B">
        <w:rPr>
          <w:rFonts w:ascii="Times New Roman" w:eastAsia="Times New Roman" w:hAnsi="Times New Roman" w:cs="Times New Roman"/>
          <w:sz w:val="24"/>
          <w:szCs w:val="24"/>
        </w:rPr>
        <w:t xml:space="preserve"> similar</w:t>
      </w:r>
      <w:r w:rsidR="007932D8">
        <w:rPr>
          <w:rFonts w:ascii="Times New Roman" w:eastAsia="Times New Roman" w:hAnsi="Times New Roman" w:cs="Times New Roman"/>
          <w:sz w:val="24"/>
          <w:szCs w:val="24"/>
        </w:rPr>
        <w:t xml:space="preserve"> opportunistic</w:t>
      </w:r>
      <w:r w:rsidR="0032697B">
        <w:rPr>
          <w:rFonts w:ascii="Times New Roman" w:eastAsia="Times New Roman" w:hAnsi="Times New Roman" w:cs="Times New Roman"/>
          <w:sz w:val="24"/>
          <w:szCs w:val="24"/>
        </w:rPr>
        <w:t xml:space="preserve"> feeders</w:t>
      </w:r>
      <w:r w:rsidR="007932D8">
        <w:rPr>
          <w:rFonts w:ascii="Times New Roman" w:eastAsia="Times New Roman" w:hAnsi="Times New Roman" w:cs="Times New Roman"/>
          <w:sz w:val="24"/>
          <w:szCs w:val="24"/>
        </w:rPr>
        <w:t xml:space="preserve"> o</w:t>
      </w:r>
      <w:r w:rsidR="0032697B">
        <w:rPr>
          <w:rFonts w:ascii="Times New Roman" w:eastAsia="Times New Roman" w:hAnsi="Times New Roman" w:cs="Times New Roman"/>
          <w:sz w:val="24"/>
          <w:szCs w:val="24"/>
        </w:rPr>
        <w:t>n</w:t>
      </w:r>
      <w:r w:rsidR="007932D8">
        <w:rPr>
          <w:rFonts w:ascii="Times New Roman" w:eastAsia="Times New Roman" w:hAnsi="Times New Roman" w:cs="Times New Roman"/>
          <w:sz w:val="24"/>
          <w:szCs w:val="24"/>
        </w:rPr>
        <w:t xml:space="preserve"> </w:t>
      </w:r>
      <w:r w:rsidR="0032697B">
        <w:rPr>
          <w:rFonts w:ascii="Times New Roman" w:eastAsia="Times New Roman" w:hAnsi="Times New Roman" w:cs="Times New Roman"/>
          <w:sz w:val="24"/>
          <w:szCs w:val="24"/>
        </w:rPr>
        <w:t>C</w:t>
      </w:r>
      <w:r w:rsidR="007932D8">
        <w:rPr>
          <w:rFonts w:ascii="Times New Roman" w:eastAsia="Times New Roman" w:hAnsi="Times New Roman" w:cs="Times New Roman"/>
          <w:sz w:val="24"/>
          <w:szCs w:val="24"/>
        </w:rPr>
        <w:t>hironomid</w:t>
      </w:r>
      <w:r w:rsidR="0032697B">
        <w:rPr>
          <w:rFonts w:ascii="Times New Roman" w:eastAsia="Times New Roman" w:hAnsi="Times New Roman" w:cs="Times New Roman"/>
          <w:sz w:val="24"/>
          <w:szCs w:val="24"/>
        </w:rPr>
        <w:t xml:space="preserve">ae, but </w:t>
      </w:r>
      <w:r w:rsidR="00743486">
        <w:rPr>
          <w:rFonts w:ascii="Times New Roman" w:eastAsia="Times New Roman" w:hAnsi="Times New Roman" w:cs="Times New Roman"/>
          <w:sz w:val="24"/>
          <w:szCs w:val="24"/>
        </w:rPr>
        <w:t xml:space="preserve">later revealed to specialize on only a few chironomid species </w:t>
      </w:r>
      <w:r w:rsidR="007932D8">
        <w:rPr>
          <w:rFonts w:ascii="Times New Roman" w:eastAsia="Times New Roman" w:hAnsi="Times New Roman" w:cs="Times New Roman"/>
          <w:sz w:val="24"/>
          <w:szCs w:val="24"/>
        </w:rPr>
        <w:t xml:space="preserve">(Alford and Beckett 2007). In the current study, cryptic partitioning is </w:t>
      </w:r>
      <w:r w:rsidR="0099580F">
        <w:rPr>
          <w:rFonts w:ascii="Times New Roman" w:eastAsia="Times New Roman" w:hAnsi="Times New Roman" w:cs="Times New Roman"/>
          <w:sz w:val="24"/>
          <w:szCs w:val="24"/>
        </w:rPr>
        <w:t xml:space="preserve">driven </w:t>
      </w:r>
      <w:r w:rsidR="007932D8">
        <w:rPr>
          <w:rFonts w:ascii="Times New Roman" w:eastAsia="Times New Roman" w:hAnsi="Times New Roman" w:cs="Times New Roman"/>
          <w:sz w:val="24"/>
          <w:szCs w:val="24"/>
        </w:rPr>
        <w:t xml:space="preserve">by </w:t>
      </w:r>
      <w:r w:rsidR="0099580F">
        <w:rPr>
          <w:rFonts w:ascii="Times New Roman" w:eastAsia="Times New Roman" w:hAnsi="Times New Roman" w:cs="Times New Roman"/>
          <w:sz w:val="24"/>
          <w:szCs w:val="24"/>
        </w:rPr>
        <w:t xml:space="preserve">prey </w:t>
      </w:r>
      <w:r w:rsidR="007932D8">
        <w:rPr>
          <w:rFonts w:ascii="Times New Roman" w:eastAsia="Times New Roman" w:hAnsi="Times New Roman" w:cs="Times New Roman"/>
          <w:sz w:val="24"/>
          <w:szCs w:val="24"/>
        </w:rPr>
        <w:t xml:space="preserve">life-stages, rather than species, revealing an additional axis by which fish partition aquatic prey. </w:t>
      </w:r>
      <w:r w:rsidR="00743486">
        <w:rPr>
          <w:rFonts w:ascii="Times New Roman" w:eastAsia="Times New Roman" w:hAnsi="Times New Roman" w:cs="Times New Roman"/>
          <w:sz w:val="24"/>
          <w:szCs w:val="24"/>
        </w:rPr>
        <w:t>P</w:t>
      </w:r>
      <w:r w:rsidR="007932D8">
        <w:rPr>
          <w:rFonts w:ascii="Times New Roman" w:eastAsia="Times New Roman" w:hAnsi="Times New Roman" w:cs="Times New Roman"/>
          <w:sz w:val="24"/>
          <w:szCs w:val="24"/>
        </w:rPr>
        <w:t xml:space="preserve">artitioning prey by life-stages has implications for understanding food web structure that are not apparent from taxonomic diet approaches alone. </w:t>
      </w:r>
      <w:r w:rsidR="00EB2918">
        <w:rPr>
          <w:rFonts w:ascii="Times New Roman" w:eastAsia="Times New Roman" w:hAnsi="Times New Roman" w:cs="Times New Roman"/>
          <w:sz w:val="24"/>
          <w:szCs w:val="24"/>
        </w:rPr>
        <w:t xml:space="preserve">For example, </w:t>
      </w:r>
      <w:r w:rsidR="004D08DC">
        <w:rPr>
          <w:rFonts w:ascii="Times New Roman" w:eastAsia="Times New Roman" w:hAnsi="Times New Roman" w:cs="Times New Roman"/>
          <w:sz w:val="24"/>
          <w:szCs w:val="24"/>
        </w:rPr>
        <w:t xml:space="preserve">Clegg et al. (2018) demonstrated that inclusion </w:t>
      </w:r>
      <w:r w:rsidR="007C35B8">
        <w:rPr>
          <w:rFonts w:ascii="Times New Roman" w:eastAsia="Times New Roman" w:hAnsi="Times New Roman" w:cs="Times New Roman"/>
          <w:sz w:val="24"/>
          <w:szCs w:val="24"/>
        </w:rPr>
        <w:lastRenderedPageBreak/>
        <w:t xml:space="preserve">of </w:t>
      </w:r>
      <w:r w:rsidR="004D08DC">
        <w:rPr>
          <w:rFonts w:ascii="Times New Roman" w:eastAsia="Times New Roman" w:hAnsi="Times New Roman" w:cs="Times New Roman"/>
          <w:sz w:val="24"/>
          <w:szCs w:val="24"/>
        </w:rPr>
        <w:t>life-stage</w:t>
      </w:r>
      <w:r w:rsidR="00EB2918">
        <w:rPr>
          <w:rFonts w:ascii="Times New Roman" w:eastAsia="Times New Roman" w:hAnsi="Times New Roman" w:cs="Times New Roman"/>
          <w:sz w:val="24"/>
          <w:szCs w:val="24"/>
        </w:rPr>
        <w:t xml:space="preserve"> information</w:t>
      </w:r>
      <w:r w:rsidR="004D08DC">
        <w:rPr>
          <w:rFonts w:ascii="Times New Roman" w:eastAsia="Times New Roman" w:hAnsi="Times New Roman" w:cs="Times New Roman"/>
          <w:sz w:val="24"/>
          <w:szCs w:val="24"/>
        </w:rPr>
        <w:t xml:space="preserve"> modifies food web</w:t>
      </w:r>
      <w:r w:rsidR="007932D8">
        <w:rPr>
          <w:rFonts w:ascii="Times New Roman" w:eastAsia="Times New Roman" w:hAnsi="Times New Roman" w:cs="Times New Roman"/>
          <w:sz w:val="24"/>
          <w:szCs w:val="24"/>
        </w:rPr>
        <w:t xml:space="preserve"> structure</w:t>
      </w:r>
      <w:r w:rsidR="004D08DC">
        <w:rPr>
          <w:rFonts w:ascii="Times New Roman" w:eastAsia="Times New Roman" w:hAnsi="Times New Roman" w:cs="Times New Roman"/>
          <w:sz w:val="24"/>
          <w:szCs w:val="24"/>
        </w:rPr>
        <w:t xml:space="preserve"> to a greater degree than simply increasing the number of nodes through additional taxa.</w:t>
      </w:r>
      <w:r w:rsidR="007932D8">
        <w:rPr>
          <w:rFonts w:ascii="Times New Roman" w:eastAsia="Times New Roman" w:hAnsi="Times New Roman" w:cs="Times New Roman"/>
          <w:sz w:val="24"/>
          <w:szCs w:val="24"/>
        </w:rPr>
        <w:t xml:space="preserve"> Instead, food webs that included life-stage information had</w:t>
      </w:r>
      <w:r w:rsidR="004D08DC">
        <w:rPr>
          <w:rFonts w:ascii="Times New Roman" w:eastAsia="Times New Roman" w:hAnsi="Times New Roman" w:cs="Times New Roman"/>
          <w:sz w:val="24"/>
          <w:szCs w:val="24"/>
        </w:rPr>
        <w:t xml:space="preserve"> </w:t>
      </w:r>
      <w:r w:rsidR="0050119D">
        <w:rPr>
          <w:rFonts w:ascii="Times New Roman" w:eastAsia="Times New Roman" w:hAnsi="Times New Roman" w:cs="Times New Roman"/>
          <w:sz w:val="24"/>
          <w:szCs w:val="24"/>
        </w:rPr>
        <w:t>fewer links than expected, because each life-stage node necessarily has fewer links tha</w:t>
      </w:r>
      <w:r w:rsidR="00575A92">
        <w:rPr>
          <w:rFonts w:ascii="Times New Roman" w:eastAsia="Times New Roman" w:hAnsi="Times New Roman" w:cs="Times New Roman"/>
          <w:sz w:val="24"/>
          <w:szCs w:val="24"/>
        </w:rPr>
        <w:t>n</w:t>
      </w:r>
      <w:r w:rsidR="0050119D">
        <w:rPr>
          <w:rFonts w:ascii="Times New Roman" w:eastAsia="Times New Roman" w:hAnsi="Times New Roman" w:cs="Times New Roman"/>
          <w:sz w:val="24"/>
          <w:szCs w:val="24"/>
        </w:rPr>
        <w:t xml:space="preserve"> the full species (Clegg et al. 2018). </w:t>
      </w:r>
    </w:p>
    <w:p w14:paraId="0000003A" w14:textId="54E63A8C" w:rsidR="00C85381" w:rsidRDefault="0050119D">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predicted, stage-structured feeding was related to </w:t>
      </w:r>
      <w:ins w:id="331" w:author="Kanz, Abraham" w:date="2021-07-22T19:38:00Z">
        <w:r w:rsidR="0009136C">
          <w:rPr>
            <w:rFonts w:ascii="Times New Roman" w:eastAsia="Times New Roman" w:hAnsi="Times New Roman" w:cs="Times New Roman"/>
            <w:sz w:val="24"/>
            <w:szCs w:val="24"/>
          </w:rPr>
          <w:t xml:space="preserve">fish species </w:t>
        </w:r>
      </w:ins>
      <w:del w:id="332" w:author="Kanz, Abraham" w:date="2021-07-22T19:38:00Z">
        <w:r w:rsidDel="0009136C">
          <w:rPr>
            <w:rFonts w:ascii="Times New Roman" w:eastAsia="Times New Roman" w:hAnsi="Times New Roman" w:cs="Times New Roman"/>
            <w:sz w:val="24"/>
            <w:szCs w:val="24"/>
          </w:rPr>
          <w:delText xml:space="preserve">the </w:delText>
        </w:r>
        <w:r w:rsidR="00077F15" w:rsidDel="0009136C">
          <w:rPr>
            <w:rFonts w:ascii="Times New Roman" w:eastAsia="Times New Roman" w:hAnsi="Times New Roman" w:cs="Times New Roman"/>
            <w:sz w:val="24"/>
            <w:szCs w:val="24"/>
          </w:rPr>
          <w:delText>forag</w:delText>
        </w:r>
        <w:r w:rsidDel="0009136C">
          <w:rPr>
            <w:rFonts w:ascii="Times New Roman" w:eastAsia="Times New Roman" w:hAnsi="Times New Roman" w:cs="Times New Roman"/>
            <w:sz w:val="24"/>
            <w:szCs w:val="24"/>
          </w:rPr>
          <w:delText>ing domain of the fishes</w:delText>
        </w:r>
        <w:r w:rsidR="00EE3DA1" w:rsidDel="0009136C">
          <w:rPr>
            <w:rFonts w:ascii="Times New Roman" w:eastAsia="Times New Roman" w:hAnsi="Times New Roman" w:cs="Times New Roman"/>
            <w:sz w:val="24"/>
            <w:szCs w:val="24"/>
          </w:rPr>
          <w:delText xml:space="preserve"> </w:delText>
        </w:r>
      </w:del>
      <w:r w:rsidR="00EE3DA1">
        <w:rPr>
          <w:rFonts w:ascii="Times New Roman" w:eastAsia="Times New Roman" w:hAnsi="Times New Roman" w:cs="Times New Roman"/>
          <w:sz w:val="24"/>
          <w:szCs w:val="24"/>
        </w:rPr>
        <w:t xml:space="preserve">but also </w:t>
      </w:r>
      <w:r>
        <w:rPr>
          <w:rFonts w:ascii="Times New Roman" w:eastAsia="Times New Roman" w:hAnsi="Times New Roman" w:cs="Times New Roman"/>
          <w:sz w:val="24"/>
          <w:szCs w:val="24"/>
        </w:rPr>
        <w:t>varied temporally</w:t>
      </w:r>
      <w:r w:rsidR="00EE3DA1">
        <w:rPr>
          <w:rFonts w:ascii="Times New Roman" w:eastAsia="Times New Roman" w:hAnsi="Times New Roman" w:cs="Times New Roman"/>
          <w:sz w:val="24"/>
          <w:szCs w:val="24"/>
        </w:rPr>
        <w:t xml:space="preserve">. Consumption of pupal/adult chironomids, for example, varied ~10-fold among sample dates, though it was always lowest in benthic-feeding fishes. </w:t>
      </w:r>
      <w:bookmarkStart w:id="333" w:name="_Hlk77702240"/>
      <w:r w:rsidR="00EE3DA1">
        <w:rPr>
          <w:rFonts w:ascii="Times New Roman" w:eastAsia="Times New Roman" w:hAnsi="Times New Roman" w:cs="Times New Roman"/>
          <w:sz w:val="24"/>
          <w:szCs w:val="24"/>
        </w:rPr>
        <w:t>However,</w:t>
      </w:r>
      <w:ins w:id="334" w:author="Kanz, Abraham" w:date="2021-07-20T19:33:00Z">
        <w:r w:rsidR="00F90AE3">
          <w:rPr>
            <w:rFonts w:ascii="Times New Roman" w:eastAsia="Times New Roman" w:hAnsi="Times New Roman" w:cs="Times New Roman"/>
            <w:sz w:val="24"/>
            <w:szCs w:val="24"/>
          </w:rPr>
          <w:t xml:space="preserve"> speculation on</w:t>
        </w:r>
      </w:ins>
      <w:r w:rsidR="00EE3DA1">
        <w:rPr>
          <w:rFonts w:ascii="Times New Roman" w:eastAsia="Times New Roman" w:hAnsi="Times New Roman" w:cs="Times New Roman"/>
          <w:sz w:val="24"/>
          <w:szCs w:val="24"/>
        </w:rPr>
        <w:t xml:space="preserve"> the cause of this temporal variation </w:t>
      </w:r>
      <w:ins w:id="335" w:author="Kanz, Abraham" w:date="2021-07-20T19:33:00Z">
        <w:r w:rsidR="00F90AE3">
          <w:rPr>
            <w:rFonts w:ascii="Times New Roman" w:eastAsia="Times New Roman" w:hAnsi="Times New Roman" w:cs="Times New Roman"/>
            <w:sz w:val="24"/>
            <w:szCs w:val="24"/>
          </w:rPr>
          <w:t xml:space="preserve">would require further investigation across </w:t>
        </w:r>
      </w:ins>
      <w:ins w:id="336" w:author="Kanz, Abraham" w:date="2021-07-20T19:34:00Z">
        <w:r w:rsidR="00F90AE3">
          <w:rPr>
            <w:rFonts w:ascii="Times New Roman" w:eastAsia="Times New Roman" w:hAnsi="Times New Roman" w:cs="Times New Roman"/>
            <w:sz w:val="24"/>
            <w:szCs w:val="24"/>
          </w:rPr>
          <w:t xml:space="preserve">a time period longer than two months </w:t>
        </w:r>
      </w:ins>
      <w:bookmarkEnd w:id="333"/>
      <w:del w:id="337" w:author="Kanz, Abraham" w:date="2021-07-20T19:33:00Z">
        <w:r w:rsidR="00EE3DA1" w:rsidDel="00F90AE3">
          <w:rPr>
            <w:rFonts w:ascii="Times New Roman" w:eastAsia="Times New Roman" w:hAnsi="Times New Roman" w:cs="Times New Roman"/>
            <w:sz w:val="24"/>
            <w:szCs w:val="24"/>
          </w:rPr>
          <w:delText>was not clear</w:delText>
        </w:r>
      </w:del>
      <w:r w:rsidR="00EE3DA1">
        <w:rPr>
          <w:rFonts w:ascii="Times New Roman" w:eastAsia="Times New Roman" w:hAnsi="Times New Roman" w:cs="Times New Roman"/>
          <w:sz w:val="24"/>
          <w:szCs w:val="24"/>
        </w:rPr>
        <w:t xml:space="preserve">. </w:t>
      </w:r>
      <w:del w:id="338" w:author="Kanz, Abraham" w:date="2021-07-20T19:35:00Z">
        <w:r w:rsidR="00EE3DA1" w:rsidDel="00F90AE3">
          <w:rPr>
            <w:rFonts w:ascii="Times New Roman" w:eastAsia="Times New Roman" w:hAnsi="Times New Roman" w:cs="Times New Roman"/>
            <w:sz w:val="24"/>
            <w:szCs w:val="24"/>
          </w:rPr>
          <w:delText>W</w:delText>
        </w:r>
        <w:r w:rsidR="004D08DC" w:rsidDel="00F90AE3">
          <w:rPr>
            <w:rFonts w:ascii="Times New Roman" w:eastAsia="Times New Roman" w:hAnsi="Times New Roman" w:cs="Times New Roman"/>
            <w:sz w:val="24"/>
            <w:szCs w:val="24"/>
          </w:rPr>
          <w:delText xml:space="preserve">e expected fluctuations in stage-structured feeding to change as </w:delText>
        </w:r>
        <w:r w:rsidDel="00F90AE3">
          <w:rPr>
            <w:rFonts w:ascii="Times New Roman" w:eastAsia="Times New Roman" w:hAnsi="Times New Roman" w:cs="Times New Roman"/>
            <w:sz w:val="24"/>
            <w:szCs w:val="24"/>
          </w:rPr>
          <w:delText>aquatic insects</w:delText>
        </w:r>
        <w:r w:rsidR="004D08DC" w:rsidDel="00F90AE3">
          <w:rPr>
            <w:rFonts w:ascii="Times New Roman" w:eastAsia="Times New Roman" w:hAnsi="Times New Roman" w:cs="Times New Roman"/>
            <w:sz w:val="24"/>
            <w:szCs w:val="24"/>
          </w:rPr>
          <w:delText xml:space="preserve"> developed, changing the availability of each life stage. </w:delText>
        </w:r>
        <w:r w:rsidR="00AA0C2C" w:rsidDel="00F90AE3">
          <w:rPr>
            <w:rFonts w:ascii="Times New Roman" w:eastAsia="Times New Roman" w:hAnsi="Times New Roman" w:cs="Times New Roman"/>
            <w:sz w:val="24"/>
            <w:szCs w:val="24"/>
          </w:rPr>
          <w:delText>Yet</w:delText>
        </w:r>
        <w:r w:rsidDel="00F90AE3">
          <w:rPr>
            <w:rFonts w:ascii="Times New Roman" w:eastAsia="Times New Roman" w:hAnsi="Times New Roman" w:cs="Times New Roman"/>
            <w:sz w:val="24"/>
            <w:szCs w:val="24"/>
          </w:rPr>
          <w:delText xml:space="preserve"> </w:delText>
        </w:r>
        <w:r w:rsidR="009C1B20" w:rsidDel="00F90AE3">
          <w:rPr>
            <w:rFonts w:ascii="Times New Roman" w:eastAsia="Times New Roman" w:hAnsi="Times New Roman" w:cs="Times New Roman"/>
            <w:sz w:val="24"/>
            <w:szCs w:val="24"/>
          </w:rPr>
          <w:delText xml:space="preserve">there was no relationship between insect emergence and stage-structured feeding. One potential explanation for this is that our emergence collection was biased towards insects that were attracted to the collection bottle on emergence traps (Baxter et al. 2017). An alternative approach would have been to aspirate insects from the net in addition to collecting the bottles (Cadmus et al. 2016). We opted against </w:delText>
        </w:r>
        <w:r w:rsidR="00AA0C2C" w:rsidDel="00F90AE3">
          <w:rPr>
            <w:rFonts w:ascii="Times New Roman" w:eastAsia="Times New Roman" w:hAnsi="Times New Roman" w:cs="Times New Roman"/>
            <w:sz w:val="24"/>
            <w:szCs w:val="24"/>
          </w:rPr>
          <w:delText>this</w:delText>
        </w:r>
        <w:r w:rsidR="009C1B20" w:rsidDel="00F90AE3">
          <w:rPr>
            <w:rFonts w:ascii="Times New Roman" w:eastAsia="Times New Roman" w:hAnsi="Times New Roman" w:cs="Times New Roman"/>
            <w:sz w:val="24"/>
            <w:szCs w:val="24"/>
          </w:rPr>
          <w:delText xml:space="preserve"> for logistical reasons and because we assumed that our method would still reflect pulses in emergence even if the total amount of emergence was not collected in the bottle.</w:delText>
        </w:r>
        <w:r w:rsidR="00AA0C2C" w:rsidDel="00F90AE3">
          <w:rPr>
            <w:rFonts w:ascii="Times New Roman" w:eastAsia="Times New Roman" w:hAnsi="Times New Roman" w:cs="Times New Roman"/>
            <w:sz w:val="24"/>
            <w:szCs w:val="24"/>
          </w:rPr>
          <w:delText xml:space="preserve"> </w:delText>
        </w:r>
      </w:del>
    </w:p>
    <w:p w14:paraId="0000003C" w14:textId="5CB4C183" w:rsidR="00C85381" w:rsidRDefault="009430E1">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fish communities have changed dramatically due to species loss and species additions.</w:t>
      </w:r>
      <w:ins w:id="339" w:author="Kanz, Abraham" w:date="2021-07-20T19:51:00Z">
        <w:r w:rsidR="008532DD" w:rsidRPr="008532DD">
          <w:rPr>
            <w:rFonts w:ascii="Times New Roman" w:eastAsia="Times New Roman" w:hAnsi="Times New Roman" w:cs="Times New Roman"/>
            <w:sz w:val="24"/>
            <w:szCs w:val="24"/>
          </w:rPr>
          <w:t xml:space="preserve"> </w:t>
        </w:r>
      </w:ins>
      <w:moveToRangeStart w:id="340" w:author="Kanz, Abraham" w:date="2021-07-20T19:51:00Z" w:name="move77703077"/>
      <w:moveTo w:id="341" w:author="Kanz, Abraham" w:date="2021-07-20T19:51:00Z">
        <w:r w:rsidR="008532DD">
          <w:rPr>
            <w:rFonts w:ascii="Times New Roman" w:eastAsia="Times New Roman" w:hAnsi="Times New Roman" w:cs="Times New Roman"/>
            <w:sz w:val="24"/>
            <w:szCs w:val="24"/>
          </w:rPr>
          <w:t xml:space="preserve">Approximately 40% of freshwater fish species are at risk of extinction or are already extinct (Jelks et al. 2008, </w:t>
        </w:r>
        <w:proofErr w:type="spellStart"/>
        <w:r w:rsidR="008532DD">
          <w:rPr>
            <w:rFonts w:ascii="Times New Roman" w:eastAsia="Times New Roman" w:hAnsi="Times New Roman" w:cs="Times New Roman"/>
            <w:sz w:val="24"/>
            <w:szCs w:val="24"/>
          </w:rPr>
          <w:t>Darwall</w:t>
        </w:r>
        <w:proofErr w:type="spellEnd"/>
        <w:r w:rsidR="008532DD">
          <w:rPr>
            <w:rFonts w:ascii="Times New Roman" w:eastAsia="Times New Roman" w:hAnsi="Times New Roman" w:cs="Times New Roman"/>
            <w:sz w:val="24"/>
            <w:szCs w:val="24"/>
          </w:rPr>
          <w:t xml:space="preserve"> and </w:t>
        </w:r>
        <w:proofErr w:type="spellStart"/>
        <w:r w:rsidR="008532DD">
          <w:rPr>
            <w:rFonts w:ascii="Times New Roman" w:eastAsia="Times New Roman" w:hAnsi="Times New Roman" w:cs="Times New Roman"/>
            <w:sz w:val="24"/>
            <w:szCs w:val="24"/>
          </w:rPr>
          <w:t>Freyhoff</w:t>
        </w:r>
        <w:proofErr w:type="spellEnd"/>
        <w:r w:rsidR="008532DD">
          <w:rPr>
            <w:rFonts w:ascii="Times New Roman" w:eastAsia="Times New Roman" w:hAnsi="Times New Roman" w:cs="Times New Roman"/>
            <w:sz w:val="24"/>
            <w:szCs w:val="24"/>
          </w:rPr>
          <w:t xml:space="preserve"> 2016). Because of the importance of fishes in freshwater ecosystem functioning, this loss has the potential to alter freshwater food webs (Hargrave 2009, </w:t>
        </w:r>
        <w:proofErr w:type="spellStart"/>
        <w:r w:rsidR="008532DD">
          <w:rPr>
            <w:rFonts w:ascii="Times New Roman" w:eastAsia="Times New Roman" w:hAnsi="Times New Roman" w:cs="Times New Roman"/>
            <w:sz w:val="24"/>
            <w:szCs w:val="24"/>
          </w:rPr>
          <w:t>Vanni</w:t>
        </w:r>
        <w:proofErr w:type="spellEnd"/>
        <w:r w:rsidR="008532DD">
          <w:rPr>
            <w:rFonts w:ascii="Times New Roman" w:eastAsia="Times New Roman" w:hAnsi="Times New Roman" w:cs="Times New Roman"/>
            <w:sz w:val="24"/>
            <w:szCs w:val="24"/>
          </w:rPr>
          <w:t xml:space="preserve"> 2010) in addition to linked riparian food webs (Baxter et al. 2005, Wesner 2012). </w:t>
        </w:r>
        <w:proofErr w:type="gramStart"/>
        <w:r w:rsidR="008532DD">
          <w:rPr>
            <w:rFonts w:ascii="Times New Roman" w:eastAsia="Times New Roman" w:hAnsi="Times New Roman" w:cs="Times New Roman"/>
            <w:sz w:val="24"/>
            <w:szCs w:val="24"/>
          </w:rPr>
          <w:t>In particular, changes</w:t>
        </w:r>
        <w:proofErr w:type="gramEnd"/>
        <w:r w:rsidR="008532DD">
          <w:rPr>
            <w:rFonts w:ascii="Times New Roman" w:eastAsia="Times New Roman" w:hAnsi="Times New Roman" w:cs="Times New Roman"/>
            <w:sz w:val="24"/>
            <w:szCs w:val="24"/>
          </w:rPr>
          <w:t xml:space="preserve"> in fish composition can alter the top-down control of invertebrate prey in freshwater food webs through direct prey consumption (Power et al. 1990, Nakano et al. 1999, Baxter et al. 2004). </w:t>
        </w:r>
      </w:moveTo>
      <w:moveToRangeEnd w:id="340"/>
      <w:r>
        <w:rPr>
          <w:rFonts w:ascii="Times New Roman" w:eastAsia="Times New Roman" w:hAnsi="Times New Roman" w:cs="Times New Roman"/>
          <w:sz w:val="24"/>
          <w:szCs w:val="24"/>
        </w:rPr>
        <w:t xml:space="preserve"> </w:t>
      </w:r>
      <w:r w:rsidR="008F39E5">
        <w:rPr>
          <w:rFonts w:ascii="Times New Roman" w:eastAsia="Times New Roman" w:hAnsi="Times New Roman" w:cs="Times New Roman"/>
          <w:sz w:val="24"/>
          <w:szCs w:val="24"/>
        </w:rPr>
        <w:t>U</w:t>
      </w:r>
      <w:r>
        <w:rPr>
          <w:rFonts w:ascii="Times New Roman" w:eastAsia="Times New Roman" w:hAnsi="Times New Roman" w:cs="Times New Roman"/>
          <w:sz w:val="24"/>
          <w:szCs w:val="24"/>
        </w:rPr>
        <w:t>nderstanding how fishes partition limited resources and control those resources is a challenge. To date, p</w:t>
      </w:r>
      <w:r w:rsidR="004D08DC">
        <w:rPr>
          <w:rFonts w:ascii="Times New Roman" w:eastAsia="Times New Roman" w:hAnsi="Times New Roman" w:cs="Times New Roman"/>
          <w:sz w:val="24"/>
          <w:szCs w:val="24"/>
        </w:rPr>
        <w:t xml:space="preserve">redictions of the influence of non-native fish introductions often only consider taxonomic diet overlap (Ross, S.T. 1986, </w:t>
      </w:r>
      <w:proofErr w:type="spellStart"/>
      <w:r w:rsidR="004D08DC">
        <w:rPr>
          <w:rFonts w:ascii="Times New Roman" w:eastAsia="Times New Roman" w:hAnsi="Times New Roman" w:cs="Times New Roman"/>
          <w:sz w:val="24"/>
          <w:szCs w:val="24"/>
        </w:rPr>
        <w:t>Eby</w:t>
      </w:r>
      <w:proofErr w:type="spellEnd"/>
      <w:r w:rsidR="004D08DC">
        <w:rPr>
          <w:rFonts w:ascii="Times New Roman" w:eastAsia="Times New Roman" w:hAnsi="Times New Roman" w:cs="Times New Roman"/>
          <w:sz w:val="24"/>
          <w:szCs w:val="24"/>
        </w:rPr>
        <w:t xml:space="preserve"> et al 2006, Bohn et al 2008)</w:t>
      </w:r>
      <w:r>
        <w:rPr>
          <w:rFonts w:ascii="Times New Roman" w:eastAsia="Times New Roman" w:hAnsi="Times New Roman" w:cs="Times New Roman"/>
          <w:sz w:val="24"/>
          <w:szCs w:val="24"/>
        </w:rPr>
        <w:t xml:space="preserve">, but it is also clear that fishes vary in their use of terrestrial resources (Pusey and Arthington 2007), and in their vertical use of the water column (Nakano et al. 1999, Wagner et al. 2012, Ross 2013). </w:t>
      </w:r>
      <w:r w:rsidR="004D08DC">
        <w:rPr>
          <w:rFonts w:ascii="Times New Roman" w:eastAsia="Times New Roman" w:hAnsi="Times New Roman" w:cs="Times New Roman"/>
          <w:color w:val="212121"/>
          <w:sz w:val="24"/>
          <w:szCs w:val="24"/>
        </w:rPr>
        <w:t>Our study</w:t>
      </w:r>
      <w:r>
        <w:rPr>
          <w:rFonts w:ascii="Times New Roman" w:eastAsia="Times New Roman" w:hAnsi="Times New Roman" w:cs="Times New Roman"/>
          <w:color w:val="212121"/>
          <w:sz w:val="24"/>
          <w:szCs w:val="24"/>
        </w:rPr>
        <w:t xml:space="preserve"> adds an additional axis to the understanding of fish resource use by</w:t>
      </w:r>
      <w:r w:rsidR="004D08DC">
        <w:rPr>
          <w:rFonts w:ascii="Times New Roman" w:eastAsia="Times New Roman" w:hAnsi="Times New Roman" w:cs="Times New Roman"/>
          <w:color w:val="212121"/>
          <w:sz w:val="24"/>
          <w:szCs w:val="24"/>
        </w:rPr>
        <w:t xml:space="preserve"> demonstrat</w:t>
      </w:r>
      <w:r>
        <w:rPr>
          <w:rFonts w:ascii="Times New Roman" w:eastAsia="Times New Roman" w:hAnsi="Times New Roman" w:cs="Times New Roman"/>
          <w:color w:val="212121"/>
          <w:sz w:val="24"/>
          <w:szCs w:val="24"/>
        </w:rPr>
        <w:t>ing</w:t>
      </w:r>
      <w:r w:rsidR="004D08DC">
        <w:rPr>
          <w:rFonts w:ascii="Times New Roman" w:eastAsia="Times New Roman" w:hAnsi="Times New Roman" w:cs="Times New Roman"/>
          <w:color w:val="212121"/>
          <w:sz w:val="24"/>
          <w:szCs w:val="24"/>
        </w:rPr>
        <w:t xml:space="preserve"> that </w:t>
      </w:r>
      <w:r>
        <w:rPr>
          <w:rFonts w:ascii="Times New Roman" w:eastAsia="Times New Roman" w:hAnsi="Times New Roman" w:cs="Times New Roman"/>
          <w:color w:val="212121"/>
          <w:sz w:val="24"/>
          <w:szCs w:val="24"/>
        </w:rPr>
        <w:t>fishes also partition prey</w:t>
      </w:r>
      <w:r w:rsidR="004D08DC">
        <w:rPr>
          <w:rFonts w:ascii="Times New Roman" w:eastAsia="Times New Roman" w:hAnsi="Times New Roman" w:cs="Times New Roman"/>
          <w:color w:val="212121"/>
          <w:sz w:val="24"/>
          <w:szCs w:val="24"/>
        </w:rPr>
        <w:t xml:space="preserve"> among prey life-stages.</w:t>
      </w:r>
      <w:r>
        <w:rPr>
          <w:rFonts w:ascii="Times New Roman" w:eastAsia="Times New Roman" w:hAnsi="Times New Roman" w:cs="Times New Roman"/>
          <w:color w:val="212121"/>
          <w:sz w:val="24"/>
          <w:szCs w:val="24"/>
        </w:rPr>
        <w:t xml:space="preserve"> The ecological </w:t>
      </w:r>
      <w:r>
        <w:rPr>
          <w:rFonts w:ascii="Times New Roman" w:eastAsia="Times New Roman" w:hAnsi="Times New Roman" w:cs="Times New Roman"/>
          <w:color w:val="212121"/>
          <w:sz w:val="24"/>
          <w:szCs w:val="24"/>
        </w:rPr>
        <w:lastRenderedPageBreak/>
        <w:t>importance of this partitioning has been demonstrated for understanding the control of fishes on aquatic-terrestrial subsidies, but its importance on other aspects of aquatic food webs (e.g., species co-existence, trophic cascades) is unknown but deserves further study.</w:t>
      </w:r>
    </w:p>
    <w:p w14:paraId="0000003D" w14:textId="77777777" w:rsidR="00C85381" w:rsidRDefault="00C85381">
      <w:pPr>
        <w:spacing w:after="0" w:line="480" w:lineRule="auto"/>
        <w:rPr>
          <w:rFonts w:ascii="Times New Roman" w:eastAsia="Times New Roman" w:hAnsi="Times New Roman" w:cs="Times New Roman"/>
          <w:b/>
          <w:sz w:val="24"/>
          <w:szCs w:val="24"/>
        </w:rPr>
      </w:pPr>
    </w:p>
    <w:p w14:paraId="0000003E"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0000003F" w14:textId="1CE28229"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Alexis Culley, Katy McCarthy, Sarah Lane, Jacob Ridgway, and Justin Pomeranz for help in the field and the lab. </w:t>
      </w:r>
      <w:r w:rsidR="00C579F2">
        <w:rPr>
          <w:rFonts w:ascii="Times New Roman" w:eastAsia="Times New Roman" w:hAnsi="Times New Roman" w:cs="Times New Roman"/>
          <w:sz w:val="24"/>
          <w:szCs w:val="24"/>
        </w:rPr>
        <w:t xml:space="preserve">All procedures were approved by the Institutional Animal </w:t>
      </w:r>
      <w:r w:rsidR="00AE0290">
        <w:rPr>
          <w:rFonts w:ascii="Times New Roman" w:eastAsia="Times New Roman" w:hAnsi="Times New Roman" w:cs="Times New Roman"/>
          <w:sz w:val="24"/>
          <w:szCs w:val="24"/>
        </w:rPr>
        <w:t>Care and Use Committee at the University of South Dakota (</w:t>
      </w:r>
      <w:r w:rsidR="00AE0290" w:rsidRPr="00AE0290">
        <w:rPr>
          <w:rFonts w:ascii="Times New Roman" w:eastAsia="Times New Roman" w:hAnsi="Times New Roman" w:cs="Times New Roman"/>
          <w:sz w:val="24"/>
          <w:szCs w:val="24"/>
        </w:rPr>
        <w:t>03-03-18-21C</w:t>
      </w:r>
      <w:r w:rsidR="00AE0290">
        <w:rPr>
          <w:rFonts w:ascii="Times New Roman" w:eastAsia="Times New Roman" w:hAnsi="Times New Roman" w:cs="Times New Roman"/>
          <w:sz w:val="24"/>
          <w:szCs w:val="24"/>
        </w:rPr>
        <w:t xml:space="preserve">). </w:t>
      </w:r>
    </w:p>
    <w:p w14:paraId="00000040" w14:textId="487FC3C4" w:rsidR="00C85381" w:rsidRDefault="00C85381">
      <w:pPr>
        <w:spacing w:after="0" w:line="480" w:lineRule="auto"/>
        <w:rPr>
          <w:rFonts w:ascii="Times New Roman" w:eastAsia="Times New Roman" w:hAnsi="Times New Roman" w:cs="Times New Roman"/>
          <w:sz w:val="24"/>
          <w:szCs w:val="24"/>
        </w:rPr>
      </w:pPr>
    </w:p>
    <w:p w14:paraId="723A1FE1" w14:textId="3E13EEE0" w:rsidR="004B0EB0" w:rsidRPr="004B0EB0" w:rsidRDefault="004B0EB0">
      <w:pPr>
        <w:spacing w:after="0" w:line="480" w:lineRule="auto"/>
        <w:rPr>
          <w:rFonts w:ascii="Times New Roman" w:eastAsia="Times New Roman" w:hAnsi="Times New Roman" w:cs="Times New Roman"/>
          <w:b/>
          <w:bCs/>
          <w:sz w:val="24"/>
          <w:szCs w:val="24"/>
        </w:rPr>
      </w:pPr>
      <w:r w:rsidRPr="004B0EB0">
        <w:rPr>
          <w:rFonts w:ascii="Times New Roman" w:eastAsia="Times New Roman" w:hAnsi="Times New Roman" w:cs="Times New Roman"/>
          <w:b/>
          <w:bCs/>
          <w:sz w:val="24"/>
          <w:szCs w:val="24"/>
        </w:rPr>
        <w:t>Declarations</w:t>
      </w:r>
    </w:p>
    <w:p w14:paraId="34143956" w14:textId="1447F604" w:rsidR="004B0EB0" w:rsidRPr="004B0EB0" w:rsidRDefault="004B0EB0">
      <w:pPr>
        <w:spacing w:after="0" w:line="480" w:lineRule="auto"/>
        <w:rPr>
          <w:rFonts w:ascii="Times New Roman" w:eastAsia="Times New Roman" w:hAnsi="Times New Roman" w:cs="Times New Roman"/>
          <w:b/>
          <w:bCs/>
          <w:sz w:val="24"/>
          <w:szCs w:val="24"/>
        </w:rPr>
      </w:pPr>
      <w:r w:rsidRPr="004B0EB0">
        <w:rPr>
          <w:rFonts w:ascii="Times New Roman" w:eastAsia="Times New Roman" w:hAnsi="Times New Roman" w:cs="Times New Roman"/>
          <w:b/>
          <w:bCs/>
          <w:sz w:val="24"/>
          <w:szCs w:val="24"/>
        </w:rPr>
        <w:t>Funding</w:t>
      </w:r>
    </w:p>
    <w:p w14:paraId="27B5C1DC" w14:textId="091982DA" w:rsidR="004B0EB0" w:rsidRDefault="004B0EB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Funding was provided by NSF grants #1837233 and #1560048, and by the University of South Dakota Graduate Research and Creativity Grant.</w:t>
      </w:r>
    </w:p>
    <w:p w14:paraId="51A9F23C" w14:textId="77777777" w:rsidR="004B0EB0" w:rsidRDefault="004B0EB0">
      <w:pPr>
        <w:spacing w:after="0" w:line="480" w:lineRule="auto"/>
        <w:rPr>
          <w:rFonts w:ascii="Times New Roman" w:eastAsia="Times New Roman" w:hAnsi="Times New Roman" w:cs="Times New Roman"/>
          <w:sz w:val="24"/>
          <w:szCs w:val="24"/>
        </w:rPr>
      </w:pPr>
    </w:p>
    <w:p w14:paraId="1C4323A2" w14:textId="77777777" w:rsidR="004B0EB0" w:rsidRDefault="004B0EB0" w:rsidP="004B0EB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Conflicts of Interest/Competing Interests</w:t>
      </w:r>
    </w:p>
    <w:p w14:paraId="45F69DF9" w14:textId="4B2644EB" w:rsidR="004B0EB0" w:rsidRDefault="004B0EB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of the authors declare any conflict of interest. </w:t>
      </w:r>
    </w:p>
    <w:p w14:paraId="3E12B1C7" w14:textId="77777777" w:rsidR="004B0EB0" w:rsidRDefault="004B0EB0">
      <w:pPr>
        <w:spacing w:after="0" w:line="480" w:lineRule="auto"/>
        <w:rPr>
          <w:rFonts w:ascii="Times New Roman" w:eastAsia="Times New Roman" w:hAnsi="Times New Roman" w:cs="Times New Roman"/>
          <w:sz w:val="24"/>
          <w:szCs w:val="24"/>
        </w:rPr>
      </w:pPr>
    </w:p>
    <w:p w14:paraId="00000041" w14:textId="3F7344CB"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Availability</w:t>
      </w:r>
      <w:r w:rsidR="008867BC">
        <w:rPr>
          <w:rFonts w:ascii="Times New Roman" w:eastAsia="Times New Roman" w:hAnsi="Times New Roman" w:cs="Times New Roman"/>
          <w:b/>
          <w:sz w:val="24"/>
          <w:szCs w:val="24"/>
        </w:rPr>
        <w:t xml:space="preserve"> of Data and Material</w:t>
      </w:r>
    </w:p>
    <w:p w14:paraId="00000042" w14:textId="3A9AA3CF"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supporting data and R script for analysis can be found at: https://github.com/Abrahamkanz/stageguildms</w:t>
      </w:r>
    </w:p>
    <w:p w14:paraId="598AFDFC" w14:textId="77777777" w:rsidR="004B0EB0" w:rsidRDefault="004B0EB0">
      <w:pPr>
        <w:spacing w:after="0" w:line="480" w:lineRule="auto"/>
        <w:rPr>
          <w:rFonts w:ascii="Times New Roman" w:eastAsia="Times New Roman" w:hAnsi="Times New Roman" w:cs="Times New Roman"/>
          <w:sz w:val="24"/>
          <w:szCs w:val="24"/>
        </w:rPr>
      </w:pPr>
    </w:p>
    <w:p w14:paraId="00000043" w14:textId="3E48DE0C" w:rsidR="00C85381" w:rsidRPr="004B0EB0" w:rsidRDefault="004B0EB0">
      <w:pPr>
        <w:spacing w:after="0" w:line="480" w:lineRule="auto"/>
        <w:rPr>
          <w:rFonts w:ascii="Times New Roman" w:eastAsia="Times New Roman" w:hAnsi="Times New Roman" w:cs="Times New Roman"/>
          <w:b/>
          <w:bCs/>
          <w:sz w:val="24"/>
          <w:szCs w:val="24"/>
        </w:rPr>
      </w:pPr>
      <w:r w:rsidRPr="004B0EB0">
        <w:rPr>
          <w:rFonts w:ascii="Times New Roman" w:eastAsia="Times New Roman" w:hAnsi="Times New Roman" w:cs="Times New Roman"/>
          <w:b/>
          <w:bCs/>
          <w:sz w:val="24"/>
          <w:szCs w:val="24"/>
        </w:rPr>
        <w:t>Code Availability</w:t>
      </w:r>
    </w:p>
    <w:p w14:paraId="0C7B545E" w14:textId="0F280E27" w:rsidR="004B0EB0" w:rsidRDefault="004B0EB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supporting data and R script for analysis can be found at: https://github.com/Abrahamkanz/stageguildms</w:t>
      </w:r>
    </w:p>
    <w:p w14:paraId="33BA4DB2" w14:textId="02D961A3" w:rsidR="004B0EB0" w:rsidRDefault="004B0EB0">
      <w:pPr>
        <w:spacing w:after="0" w:line="480" w:lineRule="auto"/>
        <w:rPr>
          <w:rFonts w:ascii="Times New Roman" w:eastAsia="Times New Roman" w:hAnsi="Times New Roman" w:cs="Times New Roman"/>
          <w:sz w:val="24"/>
          <w:szCs w:val="24"/>
        </w:rPr>
      </w:pPr>
    </w:p>
    <w:p w14:paraId="68835D64" w14:textId="29FE8FBC" w:rsidR="004B0EB0" w:rsidRDefault="004B0EB0">
      <w:pPr>
        <w:spacing w:after="0" w:line="480" w:lineRule="auto"/>
        <w:rPr>
          <w:rFonts w:ascii="Times New Roman" w:eastAsia="Times New Roman" w:hAnsi="Times New Roman" w:cs="Times New Roman"/>
          <w:sz w:val="24"/>
          <w:szCs w:val="24"/>
        </w:rPr>
      </w:pPr>
    </w:p>
    <w:p w14:paraId="25DCF47E" w14:textId="4261FD61" w:rsidR="004B0EB0" w:rsidRDefault="004B0EB0">
      <w:pPr>
        <w:spacing w:after="0" w:line="480" w:lineRule="auto"/>
        <w:rPr>
          <w:rFonts w:ascii="Times New Roman" w:eastAsia="Times New Roman" w:hAnsi="Times New Roman" w:cs="Times New Roman"/>
          <w:sz w:val="24"/>
          <w:szCs w:val="24"/>
        </w:rPr>
      </w:pPr>
    </w:p>
    <w:p w14:paraId="444242A3" w14:textId="77777777" w:rsidR="004B0EB0" w:rsidRDefault="004B0EB0">
      <w:pPr>
        <w:spacing w:after="0" w:line="480" w:lineRule="auto"/>
        <w:rPr>
          <w:rFonts w:ascii="Times New Roman" w:eastAsia="Times New Roman" w:hAnsi="Times New Roman" w:cs="Times New Roman"/>
          <w:sz w:val="24"/>
          <w:szCs w:val="24"/>
        </w:rPr>
      </w:pPr>
    </w:p>
    <w:p w14:paraId="0000004B" w14:textId="0B208AD9" w:rsidR="00C85381" w:rsidRDefault="004D08D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7A7B5309" w14:textId="7F586C51" w:rsidR="00BA6A41" w:rsidRPr="000242B1" w:rsidRDefault="00BA6A41" w:rsidP="00BA6A41">
      <w:pPr>
        <w:spacing w:line="480" w:lineRule="auto"/>
        <w:ind w:left="720" w:hanging="720"/>
        <w:rPr>
          <w:rFonts w:ascii="Times New Roman" w:eastAsia="Times New Roman" w:hAnsi="Times New Roman" w:cs="Times New Roman"/>
          <w:bCs/>
          <w:sz w:val="24"/>
          <w:szCs w:val="24"/>
        </w:rPr>
      </w:pPr>
      <w:r w:rsidRPr="000242B1">
        <w:rPr>
          <w:rFonts w:ascii="Times New Roman" w:eastAsia="Times New Roman" w:hAnsi="Times New Roman" w:cs="Times New Roman"/>
          <w:bCs/>
          <w:sz w:val="24"/>
          <w:szCs w:val="24"/>
        </w:rPr>
        <w:t xml:space="preserve">Alford, J.B. </w:t>
      </w:r>
      <w:r w:rsidR="00A34DB3" w:rsidRPr="000242B1">
        <w:rPr>
          <w:rFonts w:ascii="Times New Roman" w:eastAsia="Times New Roman" w:hAnsi="Times New Roman" w:cs="Times New Roman"/>
          <w:bCs/>
          <w:sz w:val="24"/>
          <w:szCs w:val="24"/>
        </w:rPr>
        <w:t>&amp;</w:t>
      </w:r>
      <w:r w:rsidR="00537871" w:rsidRPr="000242B1">
        <w:rPr>
          <w:rFonts w:ascii="Times New Roman" w:eastAsia="Times New Roman" w:hAnsi="Times New Roman" w:cs="Times New Roman"/>
          <w:bCs/>
          <w:sz w:val="24"/>
          <w:szCs w:val="24"/>
        </w:rPr>
        <w:t xml:space="preserve"> D.C.</w:t>
      </w:r>
      <w:r w:rsidRPr="000242B1">
        <w:rPr>
          <w:rFonts w:ascii="Times New Roman" w:eastAsia="Times New Roman" w:hAnsi="Times New Roman" w:cs="Times New Roman"/>
          <w:bCs/>
          <w:sz w:val="24"/>
          <w:szCs w:val="24"/>
        </w:rPr>
        <w:t xml:space="preserve"> Beckett,</w:t>
      </w:r>
      <w:r w:rsidR="00537871" w:rsidRPr="000242B1">
        <w:rPr>
          <w:rFonts w:ascii="Times New Roman" w:eastAsia="Times New Roman" w:hAnsi="Times New Roman" w:cs="Times New Roman"/>
          <w:bCs/>
          <w:sz w:val="24"/>
          <w:szCs w:val="24"/>
        </w:rPr>
        <w:t xml:space="preserve"> </w:t>
      </w:r>
      <w:r w:rsidRPr="000242B1">
        <w:rPr>
          <w:rFonts w:ascii="Times New Roman" w:eastAsia="Times New Roman" w:hAnsi="Times New Roman" w:cs="Times New Roman"/>
          <w:bCs/>
          <w:sz w:val="24"/>
          <w:szCs w:val="24"/>
        </w:rPr>
        <w:t>2007. Selective predation by four darter (</w:t>
      </w:r>
      <w:proofErr w:type="spellStart"/>
      <w:r w:rsidRPr="000242B1">
        <w:rPr>
          <w:rFonts w:ascii="Times New Roman" w:eastAsia="Times New Roman" w:hAnsi="Times New Roman" w:cs="Times New Roman"/>
          <w:bCs/>
          <w:sz w:val="24"/>
          <w:szCs w:val="24"/>
        </w:rPr>
        <w:t>Percidae</w:t>
      </w:r>
      <w:proofErr w:type="spellEnd"/>
      <w:r w:rsidRPr="000242B1">
        <w:rPr>
          <w:rFonts w:ascii="Times New Roman" w:eastAsia="Times New Roman" w:hAnsi="Times New Roman" w:cs="Times New Roman"/>
          <w:bCs/>
          <w:sz w:val="24"/>
          <w:szCs w:val="24"/>
        </w:rPr>
        <w:t>) species on larval chironomids (</w:t>
      </w:r>
      <w:proofErr w:type="spellStart"/>
      <w:r w:rsidRPr="000242B1">
        <w:rPr>
          <w:rFonts w:ascii="Times New Roman" w:eastAsia="Times New Roman" w:hAnsi="Times New Roman" w:cs="Times New Roman"/>
          <w:bCs/>
          <w:sz w:val="24"/>
          <w:szCs w:val="24"/>
        </w:rPr>
        <w:t>Diptera</w:t>
      </w:r>
      <w:proofErr w:type="spellEnd"/>
      <w:r w:rsidRPr="000242B1">
        <w:rPr>
          <w:rFonts w:ascii="Times New Roman" w:eastAsia="Times New Roman" w:hAnsi="Times New Roman" w:cs="Times New Roman"/>
          <w:bCs/>
          <w:sz w:val="24"/>
          <w:szCs w:val="24"/>
        </w:rPr>
        <w:t>) from a Mississippi stream. Environmental Biology of Fishes, 78:353-364.</w:t>
      </w:r>
    </w:p>
    <w:p w14:paraId="0000004D" w14:textId="50ECDE08"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Bohn, T., </w:t>
      </w:r>
      <w:r w:rsidR="00537871" w:rsidRPr="000242B1">
        <w:rPr>
          <w:rFonts w:ascii="Times New Roman" w:eastAsia="Times New Roman" w:hAnsi="Times New Roman" w:cs="Times New Roman"/>
          <w:sz w:val="24"/>
          <w:szCs w:val="24"/>
        </w:rPr>
        <w:t xml:space="preserve">P.A. </w:t>
      </w:r>
      <w:r w:rsidRPr="000242B1">
        <w:rPr>
          <w:rFonts w:ascii="Times New Roman" w:eastAsia="Times New Roman" w:hAnsi="Times New Roman" w:cs="Times New Roman"/>
          <w:sz w:val="24"/>
          <w:szCs w:val="24"/>
        </w:rPr>
        <w:t xml:space="preserve">Amundsen, &amp; </w:t>
      </w:r>
      <w:r w:rsidR="00537871" w:rsidRPr="000242B1">
        <w:rPr>
          <w:rFonts w:ascii="Times New Roman" w:eastAsia="Times New Roman" w:hAnsi="Times New Roman" w:cs="Times New Roman"/>
          <w:sz w:val="24"/>
          <w:szCs w:val="24"/>
        </w:rPr>
        <w:t xml:space="preserve">A. </w:t>
      </w:r>
      <w:r w:rsidRPr="000242B1">
        <w:rPr>
          <w:rFonts w:ascii="Times New Roman" w:eastAsia="Times New Roman" w:hAnsi="Times New Roman" w:cs="Times New Roman"/>
          <w:sz w:val="24"/>
          <w:szCs w:val="24"/>
        </w:rPr>
        <w:t>Sparrow, 2008. Competitive exclusion after invasion? Biol</w:t>
      </w:r>
      <w:r w:rsidR="000242B1" w:rsidRPr="000242B1">
        <w:rPr>
          <w:rFonts w:ascii="Times New Roman" w:eastAsia="Times New Roman" w:hAnsi="Times New Roman" w:cs="Times New Roman"/>
          <w:sz w:val="24"/>
          <w:szCs w:val="24"/>
        </w:rPr>
        <w:t>ogical</w:t>
      </w:r>
      <w:r w:rsidRPr="000242B1">
        <w:rPr>
          <w:rFonts w:ascii="Times New Roman" w:eastAsia="Times New Roman" w:hAnsi="Times New Roman" w:cs="Times New Roman"/>
          <w:sz w:val="24"/>
          <w:szCs w:val="24"/>
        </w:rPr>
        <w:t xml:space="preserve"> Invasions, 10:359-368. </w:t>
      </w:r>
    </w:p>
    <w:p w14:paraId="0000004E" w14:textId="2564C7BE" w:rsidR="00C85381" w:rsidRPr="000242B1" w:rsidRDefault="004D08DC">
      <w:pPr>
        <w:spacing w:after="0" w:line="480" w:lineRule="auto"/>
        <w:ind w:left="720" w:hanging="720"/>
        <w:rPr>
          <w:rFonts w:ascii="Times New Roman" w:eastAsia="Times New Roman" w:hAnsi="Times New Roman" w:cs="Times New Roman"/>
          <w:sz w:val="24"/>
          <w:szCs w:val="24"/>
        </w:rPr>
      </w:pPr>
      <w:proofErr w:type="spellStart"/>
      <w:r w:rsidRPr="000242B1">
        <w:rPr>
          <w:rFonts w:ascii="Times New Roman" w:eastAsia="Times New Roman" w:hAnsi="Times New Roman" w:cs="Times New Roman"/>
          <w:sz w:val="24"/>
          <w:szCs w:val="24"/>
        </w:rPr>
        <w:t>Bolnick</w:t>
      </w:r>
      <w:proofErr w:type="spellEnd"/>
      <w:r w:rsidRPr="000242B1">
        <w:rPr>
          <w:rFonts w:ascii="Times New Roman" w:eastAsia="Times New Roman" w:hAnsi="Times New Roman" w:cs="Times New Roman"/>
          <w:sz w:val="24"/>
          <w:szCs w:val="24"/>
        </w:rPr>
        <w:t xml:space="preserve">, D. I., </w:t>
      </w:r>
      <w:r w:rsidR="00537871" w:rsidRPr="000242B1">
        <w:rPr>
          <w:rFonts w:ascii="Times New Roman" w:eastAsia="Times New Roman" w:hAnsi="Times New Roman" w:cs="Times New Roman"/>
          <w:sz w:val="24"/>
          <w:szCs w:val="24"/>
        </w:rPr>
        <w:t xml:space="preserve">P. </w:t>
      </w:r>
      <w:proofErr w:type="spellStart"/>
      <w:r w:rsidRPr="000242B1">
        <w:rPr>
          <w:rFonts w:ascii="Times New Roman" w:eastAsia="Times New Roman" w:hAnsi="Times New Roman" w:cs="Times New Roman"/>
          <w:sz w:val="24"/>
          <w:szCs w:val="24"/>
        </w:rPr>
        <w:t>Amarasekare</w:t>
      </w:r>
      <w:proofErr w:type="spellEnd"/>
      <w:r w:rsidRPr="000242B1">
        <w:rPr>
          <w:rFonts w:ascii="Times New Roman" w:eastAsia="Times New Roman" w:hAnsi="Times New Roman" w:cs="Times New Roman"/>
          <w:sz w:val="24"/>
          <w:szCs w:val="24"/>
        </w:rPr>
        <w:t xml:space="preserve">, </w:t>
      </w:r>
      <w:r w:rsidR="00537871" w:rsidRPr="000242B1">
        <w:rPr>
          <w:rFonts w:ascii="Times New Roman" w:eastAsia="Times New Roman" w:hAnsi="Times New Roman" w:cs="Times New Roman"/>
          <w:sz w:val="24"/>
          <w:szCs w:val="24"/>
        </w:rPr>
        <w:t xml:space="preserve">M.S. </w:t>
      </w:r>
      <w:r w:rsidRPr="000242B1">
        <w:rPr>
          <w:rFonts w:ascii="Times New Roman" w:eastAsia="Times New Roman" w:hAnsi="Times New Roman" w:cs="Times New Roman"/>
          <w:sz w:val="24"/>
          <w:szCs w:val="24"/>
        </w:rPr>
        <w:t xml:space="preserve">Araujo, </w:t>
      </w:r>
      <w:r w:rsidR="00537871" w:rsidRPr="000242B1">
        <w:rPr>
          <w:rFonts w:ascii="Times New Roman" w:eastAsia="Times New Roman" w:hAnsi="Times New Roman" w:cs="Times New Roman"/>
          <w:sz w:val="24"/>
          <w:szCs w:val="24"/>
        </w:rPr>
        <w:t xml:space="preserve">R.B. </w:t>
      </w:r>
      <w:proofErr w:type="spellStart"/>
      <w:r w:rsidRPr="000242B1">
        <w:rPr>
          <w:rFonts w:ascii="Times New Roman" w:eastAsia="Times New Roman" w:hAnsi="Times New Roman" w:cs="Times New Roman"/>
          <w:sz w:val="24"/>
          <w:szCs w:val="24"/>
        </w:rPr>
        <w:t>Urger</w:t>
      </w:r>
      <w:proofErr w:type="spellEnd"/>
      <w:r w:rsidRPr="000242B1">
        <w:rPr>
          <w:rFonts w:ascii="Times New Roman" w:eastAsia="Times New Roman" w:hAnsi="Times New Roman" w:cs="Times New Roman"/>
          <w:sz w:val="24"/>
          <w:szCs w:val="24"/>
        </w:rPr>
        <w:t>,</w:t>
      </w:r>
      <w:r w:rsidR="00537871" w:rsidRPr="000242B1">
        <w:rPr>
          <w:rFonts w:ascii="Times New Roman" w:eastAsia="Times New Roman" w:hAnsi="Times New Roman" w:cs="Times New Roman"/>
          <w:sz w:val="24"/>
          <w:szCs w:val="24"/>
        </w:rPr>
        <w:t xml:space="preserve"> J.M.</w:t>
      </w:r>
      <w:r w:rsidRPr="000242B1">
        <w:rPr>
          <w:rFonts w:ascii="Times New Roman" w:eastAsia="Times New Roman" w:hAnsi="Times New Roman" w:cs="Times New Roman"/>
          <w:sz w:val="24"/>
          <w:szCs w:val="24"/>
        </w:rPr>
        <w:t xml:space="preserve"> Levine,</w:t>
      </w:r>
      <w:r w:rsidR="00537871" w:rsidRPr="000242B1">
        <w:rPr>
          <w:rFonts w:ascii="Times New Roman" w:eastAsia="Times New Roman" w:hAnsi="Times New Roman" w:cs="Times New Roman"/>
          <w:sz w:val="24"/>
          <w:szCs w:val="24"/>
        </w:rPr>
        <w:t xml:space="preserve"> M.</w:t>
      </w:r>
      <w:r w:rsidRPr="000242B1">
        <w:rPr>
          <w:rFonts w:ascii="Times New Roman" w:eastAsia="Times New Roman" w:hAnsi="Times New Roman" w:cs="Times New Roman"/>
          <w:sz w:val="24"/>
          <w:szCs w:val="24"/>
        </w:rPr>
        <w:t xml:space="preserve"> Novak, …</w:t>
      </w:r>
      <w:r w:rsidR="00537871" w:rsidRPr="000242B1">
        <w:rPr>
          <w:rFonts w:ascii="Times New Roman" w:eastAsia="Times New Roman" w:hAnsi="Times New Roman" w:cs="Times New Roman"/>
          <w:sz w:val="24"/>
          <w:szCs w:val="24"/>
        </w:rPr>
        <w:t xml:space="preserve"> D.A.</w:t>
      </w:r>
      <w:r w:rsidRPr="000242B1">
        <w:rPr>
          <w:rFonts w:ascii="Times New Roman" w:eastAsia="Times New Roman" w:hAnsi="Times New Roman" w:cs="Times New Roman"/>
          <w:sz w:val="24"/>
          <w:szCs w:val="24"/>
        </w:rPr>
        <w:t xml:space="preserve"> </w:t>
      </w:r>
      <w:proofErr w:type="spellStart"/>
      <w:r w:rsidRPr="000242B1">
        <w:rPr>
          <w:rFonts w:ascii="Times New Roman" w:eastAsia="Times New Roman" w:hAnsi="Times New Roman" w:cs="Times New Roman"/>
          <w:sz w:val="24"/>
          <w:szCs w:val="24"/>
        </w:rPr>
        <w:t>Vasseur</w:t>
      </w:r>
      <w:proofErr w:type="spellEnd"/>
      <w:r w:rsidRPr="000242B1">
        <w:rPr>
          <w:rFonts w:ascii="Times New Roman" w:eastAsia="Times New Roman" w:hAnsi="Times New Roman" w:cs="Times New Roman"/>
          <w:sz w:val="24"/>
          <w:szCs w:val="24"/>
        </w:rPr>
        <w:t>, 2011. Why intraspecific trait variation matters in community ecology. Trends in Ecology &amp; Evolution, 26:183–192.</w:t>
      </w:r>
    </w:p>
    <w:p w14:paraId="0000004F" w14:textId="2C7AA643"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Bonsall, M.B. &amp; </w:t>
      </w:r>
      <w:r w:rsidR="00537871" w:rsidRPr="000242B1">
        <w:rPr>
          <w:rFonts w:ascii="Times New Roman" w:eastAsia="Times New Roman" w:hAnsi="Times New Roman" w:cs="Times New Roman"/>
          <w:sz w:val="24"/>
          <w:szCs w:val="24"/>
        </w:rPr>
        <w:t xml:space="preserve">R.D. </w:t>
      </w:r>
      <w:r w:rsidRPr="000242B1">
        <w:rPr>
          <w:rFonts w:ascii="Times New Roman" w:eastAsia="Times New Roman" w:hAnsi="Times New Roman" w:cs="Times New Roman"/>
          <w:sz w:val="24"/>
          <w:szCs w:val="24"/>
        </w:rPr>
        <w:t>Holt</w:t>
      </w:r>
      <w:r w:rsidR="00537871"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2003. The effects of enrichment on the dynamics of apparent competitive interactions in stage-structured systems. The American Naturalist, 162:780-795. </w:t>
      </w:r>
    </w:p>
    <w:p w14:paraId="00000050" w14:textId="15A68303" w:rsidR="00C85381" w:rsidRPr="000242B1" w:rsidRDefault="0028127C">
      <w:pPr>
        <w:spacing w:after="0" w:line="480" w:lineRule="auto"/>
        <w:ind w:left="720" w:hanging="720"/>
        <w:rPr>
          <w:rFonts w:ascii="Times New Roman" w:eastAsia="Times New Roman" w:hAnsi="Times New Roman" w:cs="Times New Roman"/>
          <w:sz w:val="24"/>
          <w:szCs w:val="24"/>
        </w:rPr>
      </w:pPr>
      <w:hyperlink r:id="rId12" w:anchor="bbb0035">
        <w:proofErr w:type="spellStart"/>
        <w:r w:rsidR="004D08DC" w:rsidRPr="000242B1">
          <w:rPr>
            <w:rFonts w:ascii="Times New Roman" w:eastAsia="Times New Roman" w:hAnsi="Times New Roman" w:cs="Times New Roman"/>
            <w:sz w:val="24"/>
            <w:szCs w:val="24"/>
          </w:rPr>
          <w:t>Bürkner</w:t>
        </w:r>
        <w:proofErr w:type="spellEnd"/>
        <w:r w:rsidR="004D08DC" w:rsidRPr="000242B1">
          <w:rPr>
            <w:rFonts w:ascii="Times New Roman" w:eastAsia="Times New Roman" w:hAnsi="Times New Roman" w:cs="Times New Roman"/>
            <w:sz w:val="24"/>
            <w:szCs w:val="24"/>
          </w:rPr>
          <w:t>, P.C. 2017</w:t>
        </w:r>
      </w:hyperlink>
      <w:r w:rsidR="004D08DC" w:rsidRPr="000242B1">
        <w:rPr>
          <w:rFonts w:ascii="Times New Roman" w:eastAsia="Times New Roman" w:hAnsi="Times New Roman" w:cs="Times New Roman"/>
          <w:sz w:val="24"/>
          <w:szCs w:val="24"/>
        </w:rPr>
        <w:t>. Advanced Bayesian Multilevel Modeling with the R Package brms (2017).</w:t>
      </w:r>
    </w:p>
    <w:p w14:paraId="00000051" w14:textId="669CC4FD"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Cable, L. E. 1923. Food of bullheads. Department of Commerce: Bureau of Fisheries, document no. 1037.</w:t>
      </w:r>
    </w:p>
    <w:p w14:paraId="00000052" w14:textId="3A863EBA"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Cadmus, P., </w:t>
      </w:r>
      <w:r w:rsidR="00F45107" w:rsidRPr="000242B1">
        <w:rPr>
          <w:rFonts w:ascii="Times New Roman" w:eastAsia="Times New Roman" w:hAnsi="Times New Roman" w:cs="Times New Roman"/>
          <w:sz w:val="24"/>
          <w:szCs w:val="24"/>
        </w:rPr>
        <w:t xml:space="preserve">J.P.F. </w:t>
      </w:r>
      <w:r w:rsidRPr="000242B1">
        <w:rPr>
          <w:rFonts w:ascii="Times New Roman" w:eastAsia="Times New Roman" w:hAnsi="Times New Roman" w:cs="Times New Roman"/>
          <w:sz w:val="24"/>
          <w:szCs w:val="24"/>
        </w:rPr>
        <w:t xml:space="preserve">Pomeranz, &amp; </w:t>
      </w:r>
      <w:r w:rsidR="00F45107" w:rsidRPr="000242B1">
        <w:rPr>
          <w:rFonts w:ascii="Times New Roman" w:eastAsia="Times New Roman" w:hAnsi="Times New Roman" w:cs="Times New Roman"/>
          <w:sz w:val="24"/>
          <w:szCs w:val="24"/>
        </w:rPr>
        <w:t xml:space="preserve">J.M. </w:t>
      </w:r>
      <w:r w:rsidRPr="000242B1">
        <w:rPr>
          <w:rFonts w:ascii="Times New Roman" w:eastAsia="Times New Roman" w:hAnsi="Times New Roman" w:cs="Times New Roman"/>
          <w:sz w:val="24"/>
          <w:szCs w:val="24"/>
        </w:rPr>
        <w:t>Kraus, 2016. Low-cost floating emergence net and bottle trap: comparison of two designs, Journal of Freshwater Ecology, 31:653-658.</w:t>
      </w:r>
    </w:p>
    <w:p w14:paraId="00000053" w14:textId="5F6346A3"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lastRenderedPageBreak/>
        <w:t>Clegg, T.,</w:t>
      </w:r>
      <w:r w:rsidR="009E1248" w:rsidRPr="000242B1">
        <w:rPr>
          <w:rFonts w:ascii="Times New Roman" w:eastAsia="Times New Roman" w:hAnsi="Times New Roman" w:cs="Times New Roman"/>
          <w:sz w:val="24"/>
          <w:szCs w:val="24"/>
        </w:rPr>
        <w:t xml:space="preserve"> M.</w:t>
      </w:r>
      <w:r w:rsidRPr="000242B1">
        <w:rPr>
          <w:rFonts w:ascii="Times New Roman" w:eastAsia="Times New Roman" w:hAnsi="Times New Roman" w:cs="Times New Roman"/>
          <w:sz w:val="24"/>
          <w:szCs w:val="24"/>
        </w:rPr>
        <w:t xml:space="preserve"> Ali, &amp;</w:t>
      </w:r>
      <w:r w:rsidR="009E1248" w:rsidRPr="000242B1">
        <w:rPr>
          <w:rFonts w:ascii="Times New Roman" w:eastAsia="Times New Roman" w:hAnsi="Times New Roman" w:cs="Times New Roman"/>
          <w:sz w:val="24"/>
          <w:szCs w:val="24"/>
        </w:rPr>
        <w:t xml:space="preserve"> A.P.</w:t>
      </w:r>
      <w:r w:rsidRPr="000242B1">
        <w:rPr>
          <w:rFonts w:ascii="Times New Roman" w:eastAsia="Times New Roman" w:hAnsi="Times New Roman" w:cs="Times New Roman"/>
          <w:sz w:val="24"/>
          <w:szCs w:val="24"/>
        </w:rPr>
        <w:t xml:space="preserve"> Beckerman</w:t>
      </w:r>
      <w:r w:rsidR="009E1248"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2018. The impact of intraspecific variation on food web structure. Ecology, 0:1-9. </w:t>
      </w:r>
    </w:p>
    <w:p w14:paraId="00000054" w14:textId="36C0EB63" w:rsidR="00C85381" w:rsidRPr="000242B1" w:rsidRDefault="0028127C">
      <w:pPr>
        <w:spacing w:after="0" w:line="480" w:lineRule="auto"/>
        <w:ind w:left="720" w:hanging="720"/>
        <w:rPr>
          <w:rFonts w:ascii="Times New Roman" w:eastAsia="Times New Roman" w:hAnsi="Times New Roman" w:cs="Times New Roman"/>
          <w:sz w:val="24"/>
          <w:szCs w:val="24"/>
        </w:rPr>
      </w:pPr>
      <w:hyperlink r:id="rId13" w:anchor="bbb0045">
        <w:r w:rsidR="004D08DC" w:rsidRPr="000242B1">
          <w:rPr>
            <w:rFonts w:ascii="Times New Roman" w:eastAsia="Times New Roman" w:hAnsi="Times New Roman" w:cs="Times New Roman"/>
            <w:sz w:val="24"/>
            <w:szCs w:val="24"/>
          </w:rPr>
          <w:t>Core Team 2017</w:t>
        </w:r>
      </w:hyperlink>
      <w:r w:rsidR="004D08DC" w:rsidRPr="000242B1">
        <w:rPr>
          <w:rFonts w:ascii="Times New Roman" w:eastAsia="Times New Roman" w:hAnsi="Times New Roman" w:cs="Times New Roman"/>
          <w:sz w:val="24"/>
          <w:szCs w:val="24"/>
        </w:rPr>
        <w:t xml:space="preserve">. R. Core </w:t>
      </w:r>
      <w:proofErr w:type="spellStart"/>
      <w:r w:rsidR="004D08DC" w:rsidRPr="000242B1">
        <w:rPr>
          <w:rFonts w:ascii="Times New Roman" w:eastAsia="Times New Roman" w:hAnsi="Times New Roman" w:cs="Times New Roman"/>
          <w:sz w:val="24"/>
          <w:szCs w:val="24"/>
        </w:rPr>
        <w:t>TeamR</w:t>
      </w:r>
      <w:proofErr w:type="spellEnd"/>
      <w:r w:rsidR="004D08DC" w:rsidRPr="000242B1">
        <w:rPr>
          <w:rFonts w:ascii="Times New Roman" w:eastAsia="Times New Roman" w:hAnsi="Times New Roman" w:cs="Times New Roman"/>
          <w:sz w:val="24"/>
          <w:szCs w:val="24"/>
        </w:rPr>
        <w:t>: A Language and Environment for Statistical Computing. R Foundation for Statistical Computing, Vienna, Austria (2017), p. 2017</w:t>
      </w:r>
    </w:p>
    <w:p w14:paraId="00000055" w14:textId="5C49FB3E" w:rsidR="00C85381" w:rsidRPr="000242B1" w:rsidRDefault="004D08DC">
      <w:pPr>
        <w:spacing w:after="0" w:line="480" w:lineRule="auto"/>
        <w:ind w:left="720" w:hanging="720"/>
        <w:rPr>
          <w:rFonts w:ascii="Times New Roman" w:eastAsia="Times New Roman" w:hAnsi="Times New Roman" w:cs="Times New Roman"/>
          <w:color w:val="222222"/>
          <w:sz w:val="24"/>
          <w:szCs w:val="24"/>
        </w:rPr>
      </w:pPr>
      <w:r w:rsidRPr="000242B1">
        <w:rPr>
          <w:rFonts w:ascii="Times New Roman" w:eastAsia="Times New Roman" w:hAnsi="Times New Roman" w:cs="Times New Roman"/>
          <w:color w:val="222222"/>
          <w:sz w:val="24"/>
          <w:szCs w:val="24"/>
          <w:highlight w:val="white"/>
        </w:rPr>
        <w:t xml:space="preserve">Dahl, J. 1998. Effects of a </w:t>
      </w:r>
      <w:proofErr w:type="spellStart"/>
      <w:r w:rsidRPr="000242B1">
        <w:rPr>
          <w:rFonts w:ascii="Times New Roman" w:eastAsia="Times New Roman" w:hAnsi="Times New Roman" w:cs="Times New Roman"/>
          <w:color w:val="222222"/>
          <w:sz w:val="24"/>
          <w:szCs w:val="24"/>
          <w:highlight w:val="white"/>
        </w:rPr>
        <w:t>benthivorous</w:t>
      </w:r>
      <w:proofErr w:type="spellEnd"/>
      <w:r w:rsidRPr="000242B1">
        <w:rPr>
          <w:rFonts w:ascii="Times New Roman" w:eastAsia="Times New Roman" w:hAnsi="Times New Roman" w:cs="Times New Roman"/>
          <w:color w:val="222222"/>
          <w:sz w:val="24"/>
          <w:szCs w:val="24"/>
          <w:highlight w:val="white"/>
        </w:rPr>
        <w:t xml:space="preserve"> and a drift-feeding fish on a benthic stream assemblage. Oecologia, 116:426-432.</w:t>
      </w:r>
    </w:p>
    <w:p w14:paraId="2ADC193D" w14:textId="14C3B6D5" w:rsidR="00B37376" w:rsidRPr="000242B1" w:rsidRDefault="00B37376">
      <w:pPr>
        <w:spacing w:after="0" w:line="480" w:lineRule="auto"/>
        <w:ind w:left="720" w:hanging="720"/>
        <w:rPr>
          <w:rFonts w:ascii="Times New Roman" w:eastAsia="Times New Roman" w:hAnsi="Times New Roman" w:cs="Times New Roman"/>
          <w:color w:val="222222"/>
          <w:sz w:val="24"/>
          <w:szCs w:val="24"/>
        </w:rPr>
      </w:pPr>
      <w:r w:rsidRPr="000242B1">
        <w:rPr>
          <w:rFonts w:ascii="Times New Roman" w:hAnsi="Times New Roman" w:cs="Times New Roman"/>
          <w:sz w:val="24"/>
          <w:szCs w:val="24"/>
        </w:rPr>
        <w:t xml:space="preserve">Dahl, J. </w:t>
      </w:r>
      <w:r w:rsidR="00A34DB3" w:rsidRPr="000242B1">
        <w:rPr>
          <w:rFonts w:ascii="Times New Roman" w:hAnsi="Times New Roman" w:cs="Times New Roman"/>
          <w:sz w:val="24"/>
          <w:szCs w:val="24"/>
        </w:rPr>
        <w:t>&amp;</w:t>
      </w:r>
      <w:r w:rsidRPr="000242B1">
        <w:rPr>
          <w:rFonts w:ascii="Times New Roman" w:hAnsi="Times New Roman" w:cs="Times New Roman"/>
          <w:sz w:val="24"/>
          <w:szCs w:val="24"/>
        </w:rPr>
        <w:t xml:space="preserve"> </w:t>
      </w:r>
      <w:r w:rsidR="009E1248" w:rsidRPr="000242B1">
        <w:rPr>
          <w:rFonts w:ascii="Times New Roman" w:hAnsi="Times New Roman" w:cs="Times New Roman"/>
          <w:sz w:val="24"/>
          <w:szCs w:val="24"/>
        </w:rPr>
        <w:t xml:space="preserve">L.A. </w:t>
      </w:r>
      <w:r w:rsidRPr="000242B1">
        <w:rPr>
          <w:rFonts w:ascii="Times New Roman" w:hAnsi="Times New Roman" w:cs="Times New Roman"/>
          <w:sz w:val="24"/>
          <w:szCs w:val="24"/>
        </w:rPr>
        <w:t>Greenberg, 1996. Impact on stream benthic prey by benthic vs. drift feeding predators: a meta-analysis. Oikos, 77: 177 – 182.</w:t>
      </w:r>
    </w:p>
    <w:p w14:paraId="5025D07C" w14:textId="24133353" w:rsidR="00EA570D" w:rsidRPr="000242B1" w:rsidRDefault="00EA570D">
      <w:pPr>
        <w:spacing w:after="0" w:line="480" w:lineRule="auto"/>
        <w:ind w:left="720" w:hanging="720"/>
        <w:rPr>
          <w:rFonts w:ascii="Times New Roman" w:eastAsia="Times New Roman" w:hAnsi="Times New Roman" w:cs="Times New Roman"/>
          <w:color w:val="222222"/>
          <w:sz w:val="24"/>
          <w:szCs w:val="24"/>
        </w:rPr>
      </w:pPr>
      <w:proofErr w:type="spellStart"/>
      <w:r w:rsidRPr="000242B1">
        <w:rPr>
          <w:rFonts w:ascii="Times New Roman" w:hAnsi="Times New Roman" w:cs="Times New Roman"/>
          <w:sz w:val="24"/>
          <w:szCs w:val="24"/>
        </w:rPr>
        <w:t>Darwall</w:t>
      </w:r>
      <w:proofErr w:type="spellEnd"/>
      <w:r w:rsidRPr="000242B1">
        <w:rPr>
          <w:rFonts w:ascii="Times New Roman" w:hAnsi="Times New Roman" w:cs="Times New Roman"/>
          <w:sz w:val="24"/>
          <w:szCs w:val="24"/>
        </w:rPr>
        <w:t>, W.R.T.</w:t>
      </w:r>
      <w:r w:rsidR="00A34DB3" w:rsidRPr="000242B1">
        <w:rPr>
          <w:rFonts w:ascii="Times New Roman" w:hAnsi="Times New Roman" w:cs="Times New Roman"/>
          <w:sz w:val="24"/>
          <w:szCs w:val="24"/>
        </w:rPr>
        <w:t xml:space="preserve"> &amp;</w:t>
      </w:r>
      <w:r w:rsidR="009E1248" w:rsidRPr="000242B1">
        <w:rPr>
          <w:rFonts w:ascii="Times New Roman" w:hAnsi="Times New Roman" w:cs="Times New Roman"/>
          <w:sz w:val="24"/>
          <w:szCs w:val="24"/>
        </w:rPr>
        <w:t xml:space="preserve"> J.</w:t>
      </w:r>
      <w:r w:rsidR="00A34DB3" w:rsidRPr="000242B1">
        <w:rPr>
          <w:rFonts w:ascii="Times New Roman" w:hAnsi="Times New Roman" w:cs="Times New Roman"/>
          <w:sz w:val="24"/>
          <w:szCs w:val="24"/>
        </w:rPr>
        <w:t xml:space="preserve"> </w:t>
      </w:r>
      <w:proofErr w:type="spellStart"/>
      <w:r w:rsidRPr="000242B1">
        <w:rPr>
          <w:rFonts w:ascii="Times New Roman" w:hAnsi="Times New Roman" w:cs="Times New Roman"/>
          <w:sz w:val="24"/>
          <w:szCs w:val="24"/>
        </w:rPr>
        <w:t>Freyhof</w:t>
      </w:r>
      <w:proofErr w:type="spellEnd"/>
      <w:r w:rsidRPr="000242B1">
        <w:rPr>
          <w:rFonts w:ascii="Times New Roman" w:hAnsi="Times New Roman" w:cs="Times New Roman"/>
          <w:sz w:val="24"/>
          <w:szCs w:val="24"/>
        </w:rPr>
        <w:t xml:space="preserve">, 2016. Lost fishes, who is counting? The extent of the threat to freshwater fish biodiversity. In Conservation of Freshwater Fishes, </w:t>
      </w:r>
      <w:proofErr w:type="spellStart"/>
      <w:r w:rsidRPr="000242B1">
        <w:rPr>
          <w:rFonts w:ascii="Times New Roman" w:hAnsi="Times New Roman" w:cs="Times New Roman"/>
          <w:sz w:val="24"/>
          <w:szCs w:val="24"/>
        </w:rPr>
        <w:t>Closs</w:t>
      </w:r>
      <w:proofErr w:type="spellEnd"/>
      <w:r w:rsidRPr="000242B1">
        <w:rPr>
          <w:rFonts w:ascii="Times New Roman" w:hAnsi="Times New Roman" w:cs="Times New Roman"/>
          <w:sz w:val="24"/>
          <w:szCs w:val="24"/>
        </w:rPr>
        <w:t xml:space="preserve"> GP, </w:t>
      </w:r>
      <w:proofErr w:type="spellStart"/>
      <w:r w:rsidRPr="000242B1">
        <w:rPr>
          <w:rFonts w:ascii="Times New Roman" w:hAnsi="Times New Roman" w:cs="Times New Roman"/>
          <w:sz w:val="24"/>
          <w:szCs w:val="24"/>
        </w:rPr>
        <w:t>Krkosek</w:t>
      </w:r>
      <w:proofErr w:type="spellEnd"/>
      <w:r w:rsidRPr="000242B1">
        <w:rPr>
          <w:rFonts w:ascii="Times New Roman" w:hAnsi="Times New Roman" w:cs="Times New Roman"/>
          <w:sz w:val="24"/>
          <w:szCs w:val="24"/>
        </w:rPr>
        <w:t xml:space="preserve"> M, Olden JD (eds). Cambridge University Press: Cambridge; 1–36.</w:t>
      </w:r>
    </w:p>
    <w:p w14:paraId="371C8287" w14:textId="7440248F" w:rsidR="00FA7266" w:rsidRPr="000242B1" w:rsidRDefault="00FA7266" w:rsidP="00FA7266">
      <w:pPr>
        <w:spacing w:after="0" w:line="480" w:lineRule="auto"/>
        <w:ind w:left="720" w:hanging="720"/>
        <w:rPr>
          <w:rFonts w:ascii="Times New Roman" w:hAnsi="Times New Roman" w:cs="Times New Roman"/>
          <w:sz w:val="24"/>
          <w:szCs w:val="24"/>
        </w:rPr>
      </w:pPr>
      <w:bookmarkStart w:id="342" w:name="_Hlk48640283"/>
      <w:r w:rsidRPr="000242B1">
        <w:rPr>
          <w:rFonts w:ascii="Times New Roman" w:hAnsi="Times New Roman" w:cs="Times New Roman"/>
          <w:sz w:val="24"/>
          <w:szCs w:val="24"/>
        </w:rPr>
        <w:t xml:space="preserve">De </w:t>
      </w:r>
      <w:proofErr w:type="spellStart"/>
      <w:r w:rsidRPr="000242B1">
        <w:rPr>
          <w:rFonts w:ascii="Times New Roman" w:hAnsi="Times New Roman" w:cs="Times New Roman"/>
          <w:sz w:val="24"/>
          <w:szCs w:val="24"/>
        </w:rPr>
        <w:t>Roos</w:t>
      </w:r>
      <w:proofErr w:type="spellEnd"/>
      <w:r w:rsidRPr="000242B1">
        <w:rPr>
          <w:rFonts w:ascii="Times New Roman" w:hAnsi="Times New Roman" w:cs="Times New Roman"/>
          <w:sz w:val="24"/>
          <w:szCs w:val="24"/>
        </w:rPr>
        <w:t xml:space="preserve">, A.M., </w:t>
      </w:r>
      <w:r w:rsidR="009E1248" w:rsidRPr="000242B1">
        <w:rPr>
          <w:rFonts w:ascii="Times New Roman" w:hAnsi="Times New Roman" w:cs="Times New Roman"/>
          <w:sz w:val="24"/>
          <w:szCs w:val="24"/>
        </w:rPr>
        <w:t xml:space="preserve">T. </w:t>
      </w:r>
      <w:proofErr w:type="spellStart"/>
      <w:r w:rsidRPr="000242B1">
        <w:rPr>
          <w:rFonts w:ascii="Times New Roman" w:hAnsi="Times New Roman" w:cs="Times New Roman"/>
          <w:sz w:val="24"/>
          <w:szCs w:val="24"/>
        </w:rPr>
        <w:t>Skellekens</w:t>
      </w:r>
      <w:proofErr w:type="spellEnd"/>
      <w:r w:rsidRPr="000242B1">
        <w:rPr>
          <w:rFonts w:ascii="Times New Roman" w:hAnsi="Times New Roman" w:cs="Times New Roman"/>
          <w:sz w:val="24"/>
          <w:szCs w:val="24"/>
        </w:rPr>
        <w:t>,</w:t>
      </w:r>
      <w:r w:rsidR="009E1248" w:rsidRPr="000242B1">
        <w:rPr>
          <w:rFonts w:ascii="Times New Roman" w:hAnsi="Times New Roman" w:cs="Times New Roman"/>
          <w:sz w:val="24"/>
          <w:szCs w:val="24"/>
        </w:rPr>
        <w:t xml:space="preserve"> T.</w:t>
      </w:r>
      <w:r w:rsidRPr="000242B1">
        <w:rPr>
          <w:rFonts w:ascii="Times New Roman" w:hAnsi="Times New Roman" w:cs="Times New Roman"/>
          <w:sz w:val="24"/>
          <w:szCs w:val="24"/>
        </w:rPr>
        <w:t xml:space="preserve"> Van </w:t>
      </w:r>
      <w:proofErr w:type="spellStart"/>
      <w:r w:rsidRPr="000242B1">
        <w:rPr>
          <w:rFonts w:ascii="Times New Roman" w:hAnsi="Times New Roman" w:cs="Times New Roman"/>
          <w:sz w:val="24"/>
          <w:szCs w:val="24"/>
        </w:rPr>
        <w:t>Kooten</w:t>
      </w:r>
      <w:proofErr w:type="spellEnd"/>
      <w:r w:rsidRPr="000242B1">
        <w:rPr>
          <w:rFonts w:ascii="Times New Roman" w:hAnsi="Times New Roman" w:cs="Times New Roman"/>
          <w:sz w:val="24"/>
          <w:szCs w:val="24"/>
        </w:rPr>
        <w:t xml:space="preserve">, </w:t>
      </w:r>
      <w:r w:rsidR="00A34DB3" w:rsidRPr="000242B1">
        <w:rPr>
          <w:rFonts w:ascii="Times New Roman" w:hAnsi="Times New Roman" w:cs="Times New Roman"/>
          <w:sz w:val="24"/>
          <w:szCs w:val="24"/>
        </w:rPr>
        <w:t>&amp;</w:t>
      </w:r>
      <w:r w:rsidRPr="000242B1">
        <w:rPr>
          <w:rFonts w:ascii="Times New Roman" w:hAnsi="Times New Roman" w:cs="Times New Roman"/>
          <w:sz w:val="24"/>
          <w:szCs w:val="24"/>
        </w:rPr>
        <w:t xml:space="preserve"> </w:t>
      </w:r>
      <w:r w:rsidR="009E1248" w:rsidRPr="000242B1">
        <w:rPr>
          <w:rFonts w:ascii="Times New Roman" w:hAnsi="Times New Roman" w:cs="Times New Roman"/>
          <w:sz w:val="24"/>
          <w:szCs w:val="24"/>
        </w:rPr>
        <w:t xml:space="preserve">L. </w:t>
      </w:r>
      <w:r w:rsidRPr="000242B1">
        <w:rPr>
          <w:rFonts w:ascii="Times New Roman" w:hAnsi="Times New Roman" w:cs="Times New Roman"/>
          <w:sz w:val="24"/>
          <w:szCs w:val="24"/>
        </w:rPr>
        <w:t>Persson,</w:t>
      </w:r>
      <w:r w:rsidR="009E1248" w:rsidRPr="000242B1">
        <w:rPr>
          <w:rFonts w:ascii="Times New Roman" w:hAnsi="Times New Roman" w:cs="Times New Roman"/>
          <w:sz w:val="24"/>
          <w:szCs w:val="24"/>
        </w:rPr>
        <w:t xml:space="preserve"> </w:t>
      </w:r>
      <w:r w:rsidRPr="000242B1">
        <w:rPr>
          <w:rFonts w:ascii="Times New Roman" w:hAnsi="Times New Roman" w:cs="Times New Roman"/>
          <w:sz w:val="24"/>
          <w:szCs w:val="24"/>
        </w:rPr>
        <w:t xml:space="preserve">2008. Stage specific predator species help each other persist while competing for a single prey. Proceedings of the National Academy of Sciences, 105:13930-13935. </w:t>
      </w:r>
    </w:p>
    <w:bookmarkEnd w:id="342"/>
    <w:p w14:paraId="00000056" w14:textId="1D6D1604" w:rsidR="00C85381" w:rsidRPr="000242B1" w:rsidRDefault="004D08DC">
      <w:pPr>
        <w:spacing w:after="0" w:line="480" w:lineRule="auto"/>
        <w:ind w:left="720" w:hanging="720"/>
        <w:rPr>
          <w:rFonts w:ascii="Times New Roman" w:eastAsia="Times New Roman" w:hAnsi="Times New Roman" w:cs="Times New Roman"/>
          <w:sz w:val="24"/>
          <w:szCs w:val="24"/>
        </w:rPr>
      </w:pPr>
      <w:proofErr w:type="spellStart"/>
      <w:r w:rsidRPr="000242B1">
        <w:rPr>
          <w:rFonts w:ascii="Times New Roman" w:eastAsia="Times New Roman" w:hAnsi="Times New Roman" w:cs="Times New Roman"/>
          <w:sz w:val="24"/>
          <w:szCs w:val="24"/>
        </w:rPr>
        <w:t>Eby</w:t>
      </w:r>
      <w:proofErr w:type="spellEnd"/>
      <w:r w:rsidRPr="000242B1">
        <w:rPr>
          <w:rFonts w:ascii="Times New Roman" w:eastAsia="Times New Roman" w:hAnsi="Times New Roman" w:cs="Times New Roman"/>
          <w:sz w:val="24"/>
          <w:szCs w:val="24"/>
        </w:rPr>
        <w:t xml:space="preserve">, L.A., </w:t>
      </w:r>
      <w:r w:rsidR="00F301EF" w:rsidRPr="000242B1">
        <w:rPr>
          <w:rFonts w:ascii="Times New Roman" w:eastAsia="Times New Roman" w:hAnsi="Times New Roman" w:cs="Times New Roman"/>
          <w:sz w:val="24"/>
          <w:szCs w:val="24"/>
        </w:rPr>
        <w:t xml:space="preserve">W.J. </w:t>
      </w:r>
      <w:r w:rsidRPr="000242B1">
        <w:rPr>
          <w:rFonts w:ascii="Times New Roman" w:eastAsia="Times New Roman" w:hAnsi="Times New Roman" w:cs="Times New Roman"/>
          <w:sz w:val="24"/>
          <w:szCs w:val="24"/>
        </w:rPr>
        <w:t>Roach,</w:t>
      </w:r>
      <w:r w:rsidR="00F301EF" w:rsidRPr="000242B1">
        <w:rPr>
          <w:rFonts w:ascii="Times New Roman" w:eastAsia="Times New Roman" w:hAnsi="Times New Roman" w:cs="Times New Roman"/>
          <w:sz w:val="24"/>
          <w:szCs w:val="24"/>
        </w:rPr>
        <w:t xml:space="preserve"> L.B.</w:t>
      </w:r>
      <w:r w:rsidRPr="000242B1">
        <w:rPr>
          <w:rFonts w:ascii="Times New Roman" w:eastAsia="Times New Roman" w:hAnsi="Times New Roman" w:cs="Times New Roman"/>
          <w:sz w:val="24"/>
          <w:szCs w:val="24"/>
        </w:rPr>
        <w:t xml:space="preserve"> Crowder, &amp; </w:t>
      </w:r>
      <w:r w:rsidR="00F301EF" w:rsidRPr="000242B1">
        <w:rPr>
          <w:rFonts w:ascii="Times New Roman" w:eastAsia="Times New Roman" w:hAnsi="Times New Roman" w:cs="Times New Roman"/>
          <w:sz w:val="24"/>
          <w:szCs w:val="24"/>
        </w:rPr>
        <w:t xml:space="preserve">J.A. </w:t>
      </w:r>
      <w:r w:rsidRPr="000242B1">
        <w:rPr>
          <w:rFonts w:ascii="Times New Roman" w:eastAsia="Times New Roman" w:hAnsi="Times New Roman" w:cs="Times New Roman"/>
          <w:sz w:val="24"/>
          <w:szCs w:val="24"/>
        </w:rPr>
        <w:t>Stanford, 2006. Effects of stocking-up freshwater food webs. Trends in Ecology and Evolution, 21:576-584.</w:t>
      </w:r>
    </w:p>
    <w:p w14:paraId="00000057" w14:textId="5D8CFB76" w:rsidR="00C85381" w:rsidRPr="000242B1" w:rsidRDefault="004D08DC">
      <w:pPr>
        <w:spacing w:after="0" w:line="480" w:lineRule="auto"/>
        <w:ind w:left="720" w:hanging="720"/>
        <w:rPr>
          <w:rFonts w:ascii="Times New Roman" w:eastAsia="Times New Roman" w:hAnsi="Times New Roman" w:cs="Times New Roman"/>
          <w:color w:val="000000"/>
          <w:sz w:val="24"/>
          <w:szCs w:val="24"/>
        </w:rPr>
      </w:pPr>
      <w:r w:rsidRPr="000242B1">
        <w:rPr>
          <w:rFonts w:ascii="Times New Roman" w:eastAsia="Times New Roman" w:hAnsi="Times New Roman" w:cs="Times New Roman"/>
          <w:color w:val="000000"/>
          <w:sz w:val="24"/>
          <w:szCs w:val="24"/>
        </w:rPr>
        <w:t xml:space="preserve">Fuller, P., </w:t>
      </w:r>
      <w:r w:rsidR="00F301EF" w:rsidRPr="000242B1">
        <w:rPr>
          <w:rFonts w:ascii="Times New Roman" w:eastAsia="Times New Roman" w:hAnsi="Times New Roman" w:cs="Times New Roman"/>
          <w:color w:val="000000"/>
          <w:sz w:val="24"/>
          <w:szCs w:val="24"/>
        </w:rPr>
        <w:t xml:space="preserve">G. </w:t>
      </w:r>
      <w:r w:rsidRPr="000242B1">
        <w:rPr>
          <w:rFonts w:ascii="Times New Roman" w:eastAsia="Times New Roman" w:hAnsi="Times New Roman" w:cs="Times New Roman"/>
          <w:color w:val="000000"/>
          <w:sz w:val="24"/>
          <w:szCs w:val="24"/>
        </w:rPr>
        <w:t>Jacobs,</w:t>
      </w:r>
      <w:r w:rsidR="00F301EF" w:rsidRPr="000242B1">
        <w:rPr>
          <w:rFonts w:ascii="Times New Roman" w:eastAsia="Times New Roman" w:hAnsi="Times New Roman" w:cs="Times New Roman"/>
          <w:color w:val="000000"/>
          <w:sz w:val="24"/>
          <w:szCs w:val="24"/>
        </w:rPr>
        <w:t xml:space="preserve"> M.</w:t>
      </w:r>
      <w:r w:rsidRPr="000242B1">
        <w:rPr>
          <w:rFonts w:ascii="Times New Roman" w:eastAsia="Times New Roman" w:hAnsi="Times New Roman" w:cs="Times New Roman"/>
          <w:color w:val="000000"/>
          <w:sz w:val="24"/>
          <w:szCs w:val="24"/>
        </w:rPr>
        <w:t xml:space="preserve"> Cannister,</w:t>
      </w:r>
      <w:r w:rsidR="00F301EF" w:rsidRPr="000242B1">
        <w:rPr>
          <w:rFonts w:ascii="Times New Roman" w:eastAsia="Times New Roman" w:hAnsi="Times New Roman" w:cs="Times New Roman"/>
          <w:color w:val="000000"/>
          <w:sz w:val="24"/>
          <w:szCs w:val="24"/>
        </w:rPr>
        <w:t xml:space="preserve"> J.</w:t>
      </w:r>
      <w:r w:rsidRPr="000242B1">
        <w:rPr>
          <w:rFonts w:ascii="Times New Roman" w:eastAsia="Times New Roman" w:hAnsi="Times New Roman" w:cs="Times New Roman"/>
          <w:color w:val="000000"/>
          <w:sz w:val="24"/>
          <w:szCs w:val="24"/>
        </w:rPr>
        <w:t xml:space="preserve"> Larson,</w:t>
      </w:r>
      <w:r w:rsidR="00F301EF" w:rsidRPr="000242B1">
        <w:rPr>
          <w:rFonts w:ascii="Times New Roman" w:eastAsia="Times New Roman" w:hAnsi="Times New Roman" w:cs="Times New Roman"/>
          <w:color w:val="000000"/>
          <w:sz w:val="24"/>
          <w:szCs w:val="24"/>
        </w:rPr>
        <w:t xml:space="preserve"> T.H.</w:t>
      </w:r>
      <w:r w:rsidRPr="000242B1">
        <w:rPr>
          <w:rFonts w:ascii="Times New Roman" w:eastAsia="Times New Roman" w:hAnsi="Times New Roman" w:cs="Times New Roman"/>
          <w:color w:val="000000"/>
          <w:sz w:val="24"/>
          <w:szCs w:val="24"/>
        </w:rPr>
        <w:t xml:space="preserve"> </w:t>
      </w:r>
      <w:proofErr w:type="spellStart"/>
      <w:r w:rsidRPr="000242B1">
        <w:rPr>
          <w:rFonts w:ascii="Times New Roman" w:eastAsia="Times New Roman" w:hAnsi="Times New Roman" w:cs="Times New Roman"/>
          <w:color w:val="000000"/>
          <w:sz w:val="24"/>
          <w:szCs w:val="24"/>
        </w:rPr>
        <w:t>Makled</w:t>
      </w:r>
      <w:proofErr w:type="spellEnd"/>
      <w:r w:rsidRPr="000242B1">
        <w:rPr>
          <w:rFonts w:ascii="Times New Roman" w:eastAsia="Times New Roman" w:hAnsi="Times New Roman" w:cs="Times New Roman"/>
          <w:color w:val="000000"/>
          <w:sz w:val="24"/>
          <w:szCs w:val="24"/>
        </w:rPr>
        <w:t xml:space="preserve"> &amp; </w:t>
      </w:r>
      <w:r w:rsidR="00F301EF" w:rsidRPr="000242B1">
        <w:rPr>
          <w:rFonts w:ascii="Times New Roman" w:eastAsia="Times New Roman" w:hAnsi="Times New Roman" w:cs="Times New Roman"/>
          <w:color w:val="000000"/>
          <w:sz w:val="24"/>
          <w:szCs w:val="24"/>
        </w:rPr>
        <w:t xml:space="preserve">A. </w:t>
      </w:r>
      <w:proofErr w:type="spellStart"/>
      <w:r w:rsidRPr="000242B1">
        <w:rPr>
          <w:rFonts w:ascii="Times New Roman" w:eastAsia="Times New Roman" w:hAnsi="Times New Roman" w:cs="Times New Roman"/>
          <w:color w:val="000000"/>
          <w:sz w:val="24"/>
          <w:szCs w:val="24"/>
        </w:rPr>
        <w:t>Fusaro</w:t>
      </w:r>
      <w:proofErr w:type="spellEnd"/>
      <w:r w:rsidRPr="000242B1">
        <w:rPr>
          <w:rFonts w:ascii="Times New Roman" w:eastAsia="Times New Roman" w:hAnsi="Times New Roman" w:cs="Times New Roman"/>
          <w:color w:val="000000"/>
          <w:sz w:val="24"/>
          <w:szCs w:val="24"/>
        </w:rPr>
        <w:t>, 2019. Lepomis humilis (Girard, 1858): U.S. Geological Survey, Nonindigenous Aquatic Species Database, Gainesville, FL.</w:t>
      </w:r>
    </w:p>
    <w:p w14:paraId="739A7D2A" w14:textId="708BC3A7" w:rsidR="00C77791" w:rsidRPr="000242B1" w:rsidRDefault="00C77791">
      <w:pPr>
        <w:spacing w:after="0" w:line="480" w:lineRule="auto"/>
        <w:ind w:left="720" w:hanging="720"/>
        <w:rPr>
          <w:rFonts w:ascii="Times New Roman" w:eastAsia="Times New Roman" w:hAnsi="Times New Roman" w:cs="Times New Roman"/>
          <w:color w:val="000000"/>
          <w:sz w:val="24"/>
          <w:szCs w:val="24"/>
        </w:rPr>
      </w:pPr>
      <w:r w:rsidRPr="000242B1">
        <w:rPr>
          <w:rFonts w:ascii="Times New Roman" w:hAnsi="Times New Roman" w:cs="Times New Roman"/>
          <w:sz w:val="24"/>
          <w:szCs w:val="24"/>
        </w:rPr>
        <w:t>Garman</w:t>
      </w:r>
      <w:r w:rsidR="00F301EF" w:rsidRPr="000242B1">
        <w:rPr>
          <w:rFonts w:ascii="Times New Roman" w:hAnsi="Times New Roman" w:cs="Times New Roman"/>
          <w:sz w:val="24"/>
          <w:szCs w:val="24"/>
        </w:rPr>
        <w:t>,</w:t>
      </w:r>
      <w:r w:rsidRPr="000242B1">
        <w:rPr>
          <w:rFonts w:ascii="Times New Roman" w:hAnsi="Times New Roman" w:cs="Times New Roman"/>
          <w:sz w:val="24"/>
          <w:szCs w:val="24"/>
        </w:rPr>
        <w:t xml:space="preserve"> G.C. 1991. Use of terrestrial arthropod prey by a stream-dwelling cyprinid fish. Environmental Biology of Fishes, 30:325–331.</w:t>
      </w:r>
    </w:p>
    <w:p w14:paraId="11106528" w14:textId="262A075A" w:rsidR="00042DBF" w:rsidRPr="000242B1" w:rsidRDefault="00042DBF">
      <w:pPr>
        <w:spacing w:after="0" w:line="480" w:lineRule="auto"/>
        <w:ind w:left="720" w:hanging="720"/>
        <w:rPr>
          <w:rFonts w:ascii="Times New Roman" w:hAnsi="Times New Roman" w:cs="Times New Roman"/>
          <w:sz w:val="24"/>
          <w:szCs w:val="24"/>
        </w:rPr>
      </w:pPr>
      <w:r w:rsidRPr="000242B1">
        <w:rPr>
          <w:rFonts w:ascii="Times New Roman" w:hAnsi="Times New Roman" w:cs="Times New Roman"/>
          <w:sz w:val="24"/>
          <w:szCs w:val="24"/>
        </w:rPr>
        <w:lastRenderedPageBreak/>
        <w:t>Hardy, A. C. 1924. The herring in relation to its animate environment. Part 1. The food and feeding habits of the herring with special reference to the east coast of England. Fish. Invest</w:t>
      </w:r>
      <w:r w:rsidR="00A849DD" w:rsidRPr="000242B1">
        <w:rPr>
          <w:rFonts w:ascii="Times New Roman" w:hAnsi="Times New Roman" w:cs="Times New Roman"/>
          <w:sz w:val="24"/>
          <w:szCs w:val="24"/>
        </w:rPr>
        <w:t>igation</w:t>
      </w:r>
      <w:r w:rsidRPr="000242B1">
        <w:rPr>
          <w:rFonts w:ascii="Times New Roman" w:hAnsi="Times New Roman" w:cs="Times New Roman"/>
          <w:sz w:val="24"/>
          <w:szCs w:val="24"/>
        </w:rPr>
        <w:t xml:space="preserve"> Ser</w:t>
      </w:r>
      <w:r w:rsidR="00A849DD" w:rsidRPr="000242B1">
        <w:rPr>
          <w:rFonts w:ascii="Times New Roman" w:hAnsi="Times New Roman" w:cs="Times New Roman"/>
          <w:sz w:val="24"/>
          <w:szCs w:val="24"/>
        </w:rPr>
        <w:t>ies</w:t>
      </w:r>
      <w:r w:rsidRPr="000242B1">
        <w:rPr>
          <w:rFonts w:ascii="Times New Roman" w:hAnsi="Times New Roman" w:cs="Times New Roman"/>
          <w:sz w:val="24"/>
          <w:szCs w:val="24"/>
        </w:rPr>
        <w:t xml:space="preserve"> II, 7:1–53</w:t>
      </w:r>
    </w:p>
    <w:p w14:paraId="0541A1E2" w14:textId="6E72E54A" w:rsidR="006411C0" w:rsidRPr="000242B1" w:rsidRDefault="006411C0">
      <w:pPr>
        <w:spacing w:after="0" w:line="480" w:lineRule="auto"/>
        <w:ind w:left="720" w:hanging="720"/>
        <w:rPr>
          <w:rFonts w:ascii="Times New Roman" w:eastAsia="Times New Roman" w:hAnsi="Times New Roman" w:cs="Times New Roman"/>
          <w:color w:val="000000"/>
          <w:sz w:val="24"/>
          <w:szCs w:val="24"/>
        </w:rPr>
      </w:pPr>
      <w:r w:rsidRPr="000242B1">
        <w:rPr>
          <w:rFonts w:ascii="Times New Roman" w:hAnsi="Times New Roman" w:cs="Times New Roman"/>
          <w:sz w:val="24"/>
          <w:szCs w:val="24"/>
        </w:rPr>
        <w:t>Hargrave, C. W. 200</w:t>
      </w:r>
      <w:r w:rsidR="00200666" w:rsidRPr="000242B1">
        <w:rPr>
          <w:rFonts w:ascii="Times New Roman" w:hAnsi="Times New Roman" w:cs="Times New Roman"/>
          <w:sz w:val="24"/>
          <w:szCs w:val="24"/>
        </w:rPr>
        <w:t>9</w:t>
      </w:r>
      <w:r w:rsidRPr="000242B1">
        <w:rPr>
          <w:rFonts w:ascii="Times New Roman" w:hAnsi="Times New Roman" w:cs="Times New Roman"/>
          <w:sz w:val="24"/>
          <w:szCs w:val="24"/>
        </w:rPr>
        <w:t>. Effects of fish species richness and assemblage composition on stream ecosystem function. Eco</w:t>
      </w:r>
      <w:r w:rsidR="00F301EF" w:rsidRPr="000242B1">
        <w:rPr>
          <w:rFonts w:ascii="Times New Roman" w:hAnsi="Times New Roman" w:cs="Times New Roman"/>
          <w:sz w:val="24"/>
          <w:szCs w:val="24"/>
        </w:rPr>
        <w:t>logy of</w:t>
      </w:r>
      <w:r w:rsidRPr="000242B1">
        <w:rPr>
          <w:rFonts w:ascii="Times New Roman" w:hAnsi="Times New Roman" w:cs="Times New Roman"/>
          <w:sz w:val="24"/>
          <w:szCs w:val="24"/>
        </w:rPr>
        <w:t xml:space="preserve"> Freshwater Fish, 18: 24 – 32.</w:t>
      </w:r>
    </w:p>
    <w:p w14:paraId="00000058" w14:textId="5B11E21D" w:rsidR="00C85381" w:rsidRPr="000242B1" w:rsidRDefault="004D08DC">
      <w:pPr>
        <w:spacing w:after="0" w:line="480" w:lineRule="auto"/>
        <w:ind w:left="720" w:hanging="720"/>
        <w:rPr>
          <w:rFonts w:ascii="Times New Roman" w:eastAsia="Times New Roman" w:hAnsi="Times New Roman" w:cs="Times New Roman"/>
          <w:color w:val="000000"/>
          <w:sz w:val="24"/>
          <w:szCs w:val="24"/>
        </w:rPr>
      </w:pPr>
      <w:proofErr w:type="spellStart"/>
      <w:r w:rsidRPr="000242B1">
        <w:rPr>
          <w:rFonts w:ascii="Times New Roman" w:eastAsia="Times New Roman" w:hAnsi="Times New Roman" w:cs="Times New Roman"/>
          <w:color w:val="000000"/>
          <w:sz w:val="24"/>
          <w:szCs w:val="24"/>
        </w:rPr>
        <w:t>Hartvig</w:t>
      </w:r>
      <w:proofErr w:type="spellEnd"/>
      <w:r w:rsidRPr="000242B1">
        <w:rPr>
          <w:rFonts w:ascii="Times New Roman" w:eastAsia="Times New Roman" w:hAnsi="Times New Roman" w:cs="Times New Roman"/>
          <w:color w:val="000000"/>
          <w:sz w:val="24"/>
          <w:szCs w:val="24"/>
        </w:rPr>
        <w:t>, M. &amp;</w:t>
      </w:r>
      <w:r w:rsidR="003C6D59" w:rsidRPr="000242B1">
        <w:rPr>
          <w:rFonts w:ascii="Times New Roman" w:eastAsia="Times New Roman" w:hAnsi="Times New Roman" w:cs="Times New Roman"/>
          <w:color w:val="000000"/>
          <w:sz w:val="24"/>
          <w:szCs w:val="24"/>
        </w:rPr>
        <w:t xml:space="preserve"> K.H.</w:t>
      </w:r>
      <w:r w:rsidRPr="000242B1">
        <w:rPr>
          <w:rFonts w:ascii="Times New Roman" w:eastAsia="Times New Roman" w:hAnsi="Times New Roman" w:cs="Times New Roman"/>
          <w:color w:val="000000"/>
          <w:sz w:val="24"/>
          <w:szCs w:val="24"/>
        </w:rPr>
        <w:t xml:space="preserve"> Anderson, 2013. Coexistence of structured populations with size-based prey selection. Theoretical </w:t>
      </w:r>
      <w:r w:rsidR="00F605E0" w:rsidRPr="000242B1">
        <w:rPr>
          <w:rFonts w:ascii="Times New Roman" w:eastAsia="Times New Roman" w:hAnsi="Times New Roman" w:cs="Times New Roman"/>
          <w:color w:val="000000"/>
          <w:sz w:val="24"/>
          <w:szCs w:val="24"/>
        </w:rPr>
        <w:t>Population B</w:t>
      </w:r>
      <w:r w:rsidRPr="000242B1">
        <w:rPr>
          <w:rFonts w:ascii="Times New Roman" w:eastAsia="Times New Roman" w:hAnsi="Times New Roman" w:cs="Times New Roman"/>
          <w:color w:val="000000"/>
          <w:sz w:val="24"/>
          <w:szCs w:val="24"/>
        </w:rPr>
        <w:t xml:space="preserve">iology, 89:24-33. </w:t>
      </w:r>
    </w:p>
    <w:p w14:paraId="00000059" w14:textId="255FC2CF"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Herwig, B.R. &amp; </w:t>
      </w:r>
      <w:r w:rsidR="003C6D59" w:rsidRPr="000242B1">
        <w:rPr>
          <w:rFonts w:ascii="Times New Roman" w:eastAsia="Times New Roman" w:hAnsi="Times New Roman" w:cs="Times New Roman"/>
          <w:sz w:val="24"/>
          <w:szCs w:val="24"/>
        </w:rPr>
        <w:t xml:space="preserve">K.D. </w:t>
      </w:r>
      <w:r w:rsidRPr="000242B1">
        <w:rPr>
          <w:rFonts w:ascii="Times New Roman" w:eastAsia="Times New Roman" w:hAnsi="Times New Roman" w:cs="Times New Roman"/>
          <w:sz w:val="24"/>
          <w:szCs w:val="24"/>
        </w:rPr>
        <w:t xml:space="preserve">Zimmer, 2007. Population ecology and prey consumption by fathead minnows in prairie wetlands: importance of detritus and larval fish. Ecology of Freshwater Fish, 16:282-294. </w:t>
      </w:r>
    </w:p>
    <w:p w14:paraId="0000005A" w14:textId="4603621E"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Huryn, A.D. &amp; </w:t>
      </w:r>
      <w:r w:rsidR="003C6D59" w:rsidRPr="000242B1">
        <w:rPr>
          <w:rFonts w:ascii="Times New Roman" w:eastAsia="Times New Roman" w:hAnsi="Times New Roman" w:cs="Times New Roman"/>
          <w:sz w:val="24"/>
          <w:szCs w:val="24"/>
        </w:rPr>
        <w:t xml:space="preserve">J.B. </w:t>
      </w:r>
      <w:r w:rsidRPr="000242B1">
        <w:rPr>
          <w:rFonts w:ascii="Times New Roman" w:eastAsia="Times New Roman" w:hAnsi="Times New Roman" w:cs="Times New Roman"/>
          <w:sz w:val="24"/>
          <w:szCs w:val="24"/>
        </w:rPr>
        <w:t>Wallace, 2000. Life history and production of stream insects. Annu</w:t>
      </w:r>
      <w:r w:rsidR="00A849DD" w:rsidRPr="000242B1">
        <w:rPr>
          <w:rFonts w:ascii="Times New Roman" w:eastAsia="Times New Roman" w:hAnsi="Times New Roman" w:cs="Times New Roman"/>
          <w:sz w:val="24"/>
          <w:szCs w:val="24"/>
        </w:rPr>
        <w:t>al</w:t>
      </w:r>
      <w:r w:rsidRPr="000242B1">
        <w:rPr>
          <w:rFonts w:ascii="Times New Roman" w:eastAsia="Times New Roman" w:hAnsi="Times New Roman" w:cs="Times New Roman"/>
          <w:sz w:val="24"/>
          <w:szCs w:val="24"/>
        </w:rPr>
        <w:t xml:space="preserve"> Rev</w:t>
      </w:r>
      <w:r w:rsidR="00A849DD" w:rsidRPr="000242B1">
        <w:rPr>
          <w:rFonts w:ascii="Times New Roman" w:eastAsia="Times New Roman" w:hAnsi="Times New Roman" w:cs="Times New Roman"/>
          <w:sz w:val="24"/>
          <w:szCs w:val="24"/>
        </w:rPr>
        <w:t>iew of</w:t>
      </w:r>
      <w:r w:rsidRPr="000242B1">
        <w:rPr>
          <w:rFonts w:ascii="Times New Roman" w:eastAsia="Times New Roman" w:hAnsi="Times New Roman" w:cs="Times New Roman"/>
          <w:sz w:val="24"/>
          <w:szCs w:val="24"/>
        </w:rPr>
        <w:t xml:space="preserve"> Entomol</w:t>
      </w:r>
      <w:r w:rsidR="00A849DD" w:rsidRPr="000242B1">
        <w:rPr>
          <w:rFonts w:ascii="Times New Roman" w:eastAsia="Times New Roman" w:hAnsi="Times New Roman" w:cs="Times New Roman"/>
          <w:sz w:val="24"/>
          <w:szCs w:val="24"/>
        </w:rPr>
        <w:t>ogy</w:t>
      </w:r>
      <w:r w:rsidRPr="000242B1">
        <w:rPr>
          <w:rFonts w:ascii="Times New Roman" w:eastAsia="Times New Roman" w:hAnsi="Times New Roman" w:cs="Times New Roman"/>
          <w:sz w:val="24"/>
          <w:szCs w:val="24"/>
        </w:rPr>
        <w:t>, 45:83– 110.</w:t>
      </w:r>
    </w:p>
    <w:p w14:paraId="16F754E1" w14:textId="3F598DCE" w:rsidR="00227332" w:rsidRPr="000242B1" w:rsidRDefault="00227332">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Hutchinson, G.E.</w:t>
      </w:r>
      <w:r w:rsidR="003C6D59"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 xml:space="preserve">1959. Homage to Santa </w:t>
      </w:r>
      <w:proofErr w:type="spellStart"/>
      <w:r w:rsidRPr="000242B1">
        <w:rPr>
          <w:rFonts w:ascii="Times New Roman" w:eastAsia="Times New Roman" w:hAnsi="Times New Roman" w:cs="Times New Roman"/>
          <w:sz w:val="24"/>
          <w:szCs w:val="24"/>
        </w:rPr>
        <w:t>Roalia</w:t>
      </w:r>
      <w:proofErr w:type="spellEnd"/>
      <w:r w:rsidRPr="000242B1">
        <w:rPr>
          <w:rFonts w:ascii="Times New Roman" w:eastAsia="Times New Roman" w:hAnsi="Times New Roman" w:cs="Times New Roman"/>
          <w:sz w:val="24"/>
          <w:szCs w:val="24"/>
        </w:rPr>
        <w:t xml:space="preserve"> or why are there so many kinds of </w:t>
      </w:r>
      <w:proofErr w:type="gramStart"/>
      <w:r w:rsidRPr="000242B1">
        <w:rPr>
          <w:rFonts w:ascii="Times New Roman" w:eastAsia="Times New Roman" w:hAnsi="Times New Roman" w:cs="Times New Roman"/>
          <w:sz w:val="24"/>
          <w:szCs w:val="24"/>
        </w:rPr>
        <w:t>animals?.</w:t>
      </w:r>
      <w:proofErr w:type="gramEnd"/>
      <w:r w:rsidRPr="000242B1">
        <w:rPr>
          <w:rFonts w:ascii="Times New Roman" w:eastAsia="Times New Roman" w:hAnsi="Times New Roman" w:cs="Times New Roman"/>
          <w:sz w:val="24"/>
          <w:szCs w:val="24"/>
        </w:rPr>
        <w:t xml:space="preserve"> The American Naturalist, 93:145-159. </w:t>
      </w:r>
    </w:p>
    <w:p w14:paraId="35EEE482" w14:textId="5A5875EA" w:rsidR="00886E5D" w:rsidRPr="000242B1" w:rsidRDefault="00814687">
      <w:pPr>
        <w:spacing w:after="0" w:line="480" w:lineRule="auto"/>
        <w:ind w:left="720" w:hanging="720"/>
        <w:rPr>
          <w:rFonts w:ascii="Times New Roman" w:hAnsi="Times New Roman" w:cs="Times New Roman"/>
          <w:sz w:val="24"/>
          <w:szCs w:val="24"/>
        </w:rPr>
      </w:pPr>
      <w:r w:rsidRPr="000242B1">
        <w:rPr>
          <w:rFonts w:ascii="Times New Roman" w:hAnsi="Times New Roman" w:cs="Times New Roman"/>
          <w:sz w:val="24"/>
          <w:szCs w:val="24"/>
        </w:rPr>
        <w:t xml:space="preserve">Jelks, H. L., S. J. Walsh, N. M. Burkhead, S. Contreras-Balderas, E. Díaz-Pardo, D. A. Hendrickson, J. Lyons, N. E. </w:t>
      </w:r>
      <w:proofErr w:type="spellStart"/>
      <w:r w:rsidRPr="000242B1">
        <w:rPr>
          <w:rFonts w:ascii="Times New Roman" w:hAnsi="Times New Roman" w:cs="Times New Roman"/>
          <w:sz w:val="24"/>
          <w:szCs w:val="24"/>
        </w:rPr>
        <w:t>Mandrak</w:t>
      </w:r>
      <w:proofErr w:type="spellEnd"/>
      <w:r w:rsidRPr="000242B1">
        <w:rPr>
          <w:rFonts w:ascii="Times New Roman" w:hAnsi="Times New Roman" w:cs="Times New Roman"/>
          <w:sz w:val="24"/>
          <w:szCs w:val="24"/>
        </w:rPr>
        <w:t xml:space="preserve">, F. McCormick, J. S. Nelson, S. P. </w:t>
      </w:r>
      <w:proofErr w:type="spellStart"/>
      <w:r w:rsidRPr="000242B1">
        <w:rPr>
          <w:rFonts w:ascii="Times New Roman" w:hAnsi="Times New Roman" w:cs="Times New Roman"/>
          <w:sz w:val="24"/>
          <w:szCs w:val="24"/>
        </w:rPr>
        <w:t>Platania</w:t>
      </w:r>
      <w:proofErr w:type="spellEnd"/>
      <w:r w:rsidRPr="000242B1">
        <w:rPr>
          <w:rFonts w:ascii="Times New Roman" w:hAnsi="Times New Roman" w:cs="Times New Roman"/>
          <w:sz w:val="24"/>
          <w:szCs w:val="24"/>
        </w:rPr>
        <w:t xml:space="preserve">, B. A. Porter, C. B. Renaud, J. J. </w:t>
      </w:r>
      <w:proofErr w:type="spellStart"/>
      <w:r w:rsidRPr="000242B1">
        <w:rPr>
          <w:rFonts w:ascii="Times New Roman" w:hAnsi="Times New Roman" w:cs="Times New Roman"/>
          <w:sz w:val="24"/>
          <w:szCs w:val="24"/>
        </w:rPr>
        <w:t>Schmitter</w:t>
      </w:r>
      <w:proofErr w:type="spellEnd"/>
      <w:r w:rsidRPr="000242B1">
        <w:rPr>
          <w:rFonts w:ascii="Times New Roman" w:hAnsi="Times New Roman" w:cs="Times New Roman"/>
          <w:sz w:val="24"/>
          <w:szCs w:val="24"/>
        </w:rPr>
        <w:t xml:space="preserve">-Soto, E. B. Taylor, </w:t>
      </w:r>
      <w:r w:rsidR="00200666" w:rsidRPr="000242B1">
        <w:rPr>
          <w:rFonts w:ascii="Times New Roman" w:hAnsi="Times New Roman" w:cs="Times New Roman"/>
          <w:sz w:val="24"/>
          <w:szCs w:val="24"/>
        </w:rPr>
        <w:t>&amp;</w:t>
      </w:r>
      <w:r w:rsidRPr="000242B1">
        <w:rPr>
          <w:rFonts w:ascii="Times New Roman" w:hAnsi="Times New Roman" w:cs="Times New Roman"/>
          <w:sz w:val="24"/>
          <w:szCs w:val="24"/>
        </w:rPr>
        <w:t xml:space="preserve"> M. L. Warren, Jr.</w:t>
      </w:r>
      <w:r w:rsidR="003C6D59" w:rsidRPr="000242B1">
        <w:rPr>
          <w:rFonts w:ascii="Times New Roman" w:hAnsi="Times New Roman" w:cs="Times New Roman"/>
          <w:sz w:val="24"/>
          <w:szCs w:val="24"/>
        </w:rPr>
        <w:t>,</w:t>
      </w:r>
      <w:r w:rsidRPr="000242B1">
        <w:rPr>
          <w:rFonts w:ascii="Times New Roman" w:hAnsi="Times New Roman" w:cs="Times New Roman"/>
          <w:sz w:val="24"/>
          <w:szCs w:val="24"/>
        </w:rPr>
        <w:t xml:space="preserve"> 2008. Conservation status of imperiled North American freshwater and diadromous fishes. Fisheries</w:t>
      </w:r>
      <w:r w:rsidR="00886E5D" w:rsidRPr="000242B1">
        <w:rPr>
          <w:rFonts w:ascii="Times New Roman" w:hAnsi="Times New Roman" w:cs="Times New Roman"/>
          <w:sz w:val="24"/>
          <w:szCs w:val="24"/>
        </w:rPr>
        <w:t>,</w:t>
      </w:r>
      <w:r w:rsidRPr="000242B1">
        <w:rPr>
          <w:rFonts w:ascii="Times New Roman" w:hAnsi="Times New Roman" w:cs="Times New Roman"/>
          <w:sz w:val="24"/>
          <w:szCs w:val="24"/>
        </w:rPr>
        <w:t xml:space="preserve"> 33:372–407.</w:t>
      </w:r>
    </w:p>
    <w:p w14:paraId="0000005B" w14:textId="42B0BB6B" w:rsidR="00C85381" w:rsidRPr="000242B1" w:rsidRDefault="004D08DC">
      <w:pPr>
        <w:spacing w:after="0" w:line="480" w:lineRule="auto"/>
        <w:ind w:left="720" w:hanging="720"/>
        <w:rPr>
          <w:rFonts w:ascii="Times New Roman" w:eastAsia="Times New Roman" w:hAnsi="Times New Roman" w:cs="Times New Roman"/>
          <w:sz w:val="24"/>
          <w:szCs w:val="24"/>
        </w:rPr>
      </w:pPr>
      <w:proofErr w:type="spellStart"/>
      <w:r w:rsidRPr="000242B1">
        <w:rPr>
          <w:rFonts w:ascii="Times New Roman" w:eastAsia="Times New Roman" w:hAnsi="Times New Roman" w:cs="Times New Roman"/>
          <w:sz w:val="24"/>
          <w:szCs w:val="24"/>
        </w:rPr>
        <w:t>Kamler</w:t>
      </w:r>
      <w:proofErr w:type="spellEnd"/>
      <w:r w:rsidRPr="000242B1">
        <w:rPr>
          <w:rFonts w:ascii="Times New Roman" w:eastAsia="Times New Roman" w:hAnsi="Times New Roman" w:cs="Times New Roman"/>
          <w:sz w:val="24"/>
          <w:szCs w:val="24"/>
        </w:rPr>
        <w:t xml:space="preserve">, J.F. &amp; </w:t>
      </w:r>
      <w:r w:rsidR="003C6D59" w:rsidRPr="000242B1">
        <w:rPr>
          <w:rFonts w:ascii="Times New Roman" w:eastAsia="Times New Roman" w:hAnsi="Times New Roman" w:cs="Times New Roman"/>
          <w:sz w:val="24"/>
          <w:szCs w:val="24"/>
        </w:rPr>
        <w:t xml:space="preserve">K.L. </w:t>
      </w:r>
      <w:r w:rsidRPr="000242B1">
        <w:rPr>
          <w:rFonts w:ascii="Times New Roman" w:eastAsia="Times New Roman" w:hAnsi="Times New Roman" w:cs="Times New Roman"/>
          <w:sz w:val="24"/>
          <w:szCs w:val="24"/>
        </w:rPr>
        <w:t>Pope, 2001. Nonlethal methods of examining fish gut contents. Reviews in Fisheries Science, 9:1-11.</w:t>
      </w:r>
    </w:p>
    <w:p w14:paraId="1B1C8221" w14:textId="1F40B05D" w:rsidR="00A71E6B" w:rsidRPr="000242B1" w:rsidRDefault="00A409C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lastRenderedPageBreak/>
        <w:t>Kraus, J. M.,</w:t>
      </w:r>
      <w:r w:rsidR="003C6D59" w:rsidRPr="000242B1">
        <w:rPr>
          <w:rFonts w:ascii="Times New Roman" w:eastAsia="Times New Roman" w:hAnsi="Times New Roman" w:cs="Times New Roman"/>
          <w:sz w:val="24"/>
          <w:szCs w:val="24"/>
        </w:rPr>
        <w:t xml:space="preserve"> T.S.</w:t>
      </w:r>
      <w:r w:rsidRPr="000242B1">
        <w:rPr>
          <w:rFonts w:ascii="Times New Roman" w:eastAsia="Times New Roman" w:hAnsi="Times New Roman" w:cs="Times New Roman"/>
          <w:sz w:val="24"/>
          <w:szCs w:val="24"/>
        </w:rPr>
        <w:t xml:space="preserve"> Schmidt,</w:t>
      </w:r>
      <w:r w:rsidR="003C6D59" w:rsidRPr="000242B1">
        <w:rPr>
          <w:rFonts w:ascii="Times New Roman" w:eastAsia="Times New Roman" w:hAnsi="Times New Roman" w:cs="Times New Roman"/>
          <w:sz w:val="24"/>
          <w:szCs w:val="24"/>
        </w:rPr>
        <w:t xml:space="preserve"> D.M.</w:t>
      </w:r>
      <w:r w:rsidRPr="000242B1">
        <w:rPr>
          <w:rFonts w:ascii="Times New Roman" w:eastAsia="Times New Roman" w:hAnsi="Times New Roman" w:cs="Times New Roman"/>
          <w:sz w:val="24"/>
          <w:szCs w:val="24"/>
        </w:rPr>
        <w:t xml:space="preserve"> Walters, </w:t>
      </w:r>
      <w:r w:rsidR="003C6D59" w:rsidRPr="000242B1">
        <w:rPr>
          <w:rFonts w:ascii="Times New Roman" w:eastAsia="Times New Roman" w:hAnsi="Times New Roman" w:cs="Times New Roman"/>
          <w:sz w:val="24"/>
          <w:szCs w:val="24"/>
        </w:rPr>
        <w:t xml:space="preserve">R.B. </w:t>
      </w:r>
      <w:r w:rsidRPr="000242B1">
        <w:rPr>
          <w:rFonts w:ascii="Times New Roman" w:eastAsia="Times New Roman" w:hAnsi="Times New Roman" w:cs="Times New Roman"/>
          <w:sz w:val="24"/>
          <w:szCs w:val="24"/>
        </w:rPr>
        <w:t>Wanty,</w:t>
      </w:r>
      <w:r w:rsidR="003C6D59" w:rsidRPr="000242B1">
        <w:rPr>
          <w:rFonts w:ascii="Times New Roman" w:eastAsia="Times New Roman" w:hAnsi="Times New Roman" w:cs="Times New Roman"/>
          <w:sz w:val="24"/>
          <w:szCs w:val="24"/>
        </w:rPr>
        <w:t xml:space="preserve"> R.E.</w:t>
      </w:r>
      <w:r w:rsidRPr="000242B1">
        <w:rPr>
          <w:rFonts w:ascii="Times New Roman" w:eastAsia="Times New Roman" w:hAnsi="Times New Roman" w:cs="Times New Roman"/>
          <w:sz w:val="24"/>
          <w:szCs w:val="24"/>
        </w:rPr>
        <w:t xml:space="preserve"> Zuellig, &amp; </w:t>
      </w:r>
      <w:r w:rsidR="003C6D59" w:rsidRPr="000242B1">
        <w:rPr>
          <w:rFonts w:ascii="Times New Roman" w:eastAsia="Times New Roman" w:hAnsi="Times New Roman" w:cs="Times New Roman"/>
          <w:sz w:val="24"/>
          <w:szCs w:val="24"/>
        </w:rPr>
        <w:t xml:space="preserve">R.E. </w:t>
      </w:r>
      <w:r w:rsidRPr="000242B1">
        <w:rPr>
          <w:rFonts w:ascii="Times New Roman" w:eastAsia="Times New Roman" w:hAnsi="Times New Roman" w:cs="Times New Roman"/>
          <w:sz w:val="24"/>
          <w:szCs w:val="24"/>
        </w:rPr>
        <w:t>Wolf, 2014. Cross‐ecosystem impacts of stream pollution reduce resource and contaminant flux to riparian food webs. Ecological Applications, 24, 235-243.</w:t>
      </w:r>
    </w:p>
    <w:p w14:paraId="5B841DA4" w14:textId="461A6942" w:rsidR="00A71E6B" w:rsidRPr="000242B1" w:rsidRDefault="00A71E6B">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Kraus, J. M., </w:t>
      </w:r>
      <w:r w:rsidR="003C6D59" w:rsidRPr="000242B1">
        <w:rPr>
          <w:rFonts w:ascii="Times New Roman" w:eastAsia="Times New Roman" w:hAnsi="Times New Roman" w:cs="Times New Roman"/>
          <w:sz w:val="24"/>
          <w:szCs w:val="24"/>
        </w:rPr>
        <w:t xml:space="preserve">J.P.F. </w:t>
      </w:r>
      <w:r w:rsidRPr="000242B1">
        <w:rPr>
          <w:rFonts w:ascii="Times New Roman" w:eastAsia="Times New Roman" w:hAnsi="Times New Roman" w:cs="Times New Roman"/>
          <w:sz w:val="24"/>
          <w:szCs w:val="24"/>
        </w:rPr>
        <w:t>Pomeranz,</w:t>
      </w:r>
      <w:r w:rsidR="003C6D59" w:rsidRPr="000242B1">
        <w:rPr>
          <w:rFonts w:ascii="Times New Roman" w:eastAsia="Times New Roman" w:hAnsi="Times New Roman" w:cs="Times New Roman"/>
          <w:sz w:val="24"/>
          <w:szCs w:val="24"/>
        </w:rPr>
        <w:t xml:space="preserve"> A.S.</w:t>
      </w:r>
      <w:r w:rsidRPr="000242B1">
        <w:rPr>
          <w:rFonts w:ascii="Times New Roman" w:eastAsia="Times New Roman" w:hAnsi="Times New Roman" w:cs="Times New Roman"/>
          <w:sz w:val="24"/>
          <w:szCs w:val="24"/>
        </w:rPr>
        <w:t xml:space="preserve"> Todd,</w:t>
      </w:r>
      <w:r w:rsidR="003C6D59" w:rsidRPr="000242B1">
        <w:rPr>
          <w:rFonts w:ascii="Times New Roman" w:eastAsia="Times New Roman" w:hAnsi="Times New Roman" w:cs="Times New Roman"/>
          <w:sz w:val="24"/>
          <w:szCs w:val="24"/>
        </w:rPr>
        <w:t xml:space="preserve"> D.M.</w:t>
      </w:r>
      <w:r w:rsidRPr="000242B1">
        <w:rPr>
          <w:rFonts w:ascii="Times New Roman" w:eastAsia="Times New Roman" w:hAnsi="Times New Roman" w:cs="Times New Roman"/>
          <w:sz w:val="24"/>
          <w:szCs w:val="24"/>
        </w:rPr>
        <w:t xml:space="preserve"> Walters,</w:t>
      </w:r>
      <w:r w:rsidR="003C6D59" w:rsidRPr="000242B1">
        <w:rPr>
          <w:rFonts w:ascii="Times New Roman" w:eastAsia="Times New Roman" w:hAnsi="Times New Roman" w:cs="Times New Roman"/>
          <w:sz w:val="24"/>
          <w:szCs w:val="24"/>
        </w:rPr>
        <w:t xml:space="preserve"> T.S.</w:t>
      </w:r>
      <w:r w:rsidRPr="000242B1">
        <w:rPr>
          <w:rFonts w:ascii="Times New Roman" w:eastAsia="Times New Roman" w:hAnsi="Times New Roman" w:cs="Times New Roman"/>
          <w:sz w:val="24"/>
          <w:szCs w:val="24"/>
        </w:rPr>
        <w:t xml:space="preserve"> Schmidt, &amp;</w:t>
      </w:r>
      <w:r w:rsidR="003C6D59" w:rsidRPr="000242B1">
        <w:rPr>
          <w:rFonts w:ascii="Times New Roman" w:eastAsia="Times New Roman" w:hAnsi="Times New Roman" w:cs="Times New Roman"/>
          <w:sz w:val="24"/>
          <w:szCs w:val="24"/>
        </w:rPr>
        <w:t xml:space="preserve"> R.B.</w:t>
      </w:r>
      <w:r w:rsidRPr="000242B1">
        <w:rPr>
          <w:rFonts w:ascii="Times New Roman" w:eastAsia="Times New Roman" w:hAnsi="Times New Roman" w:cs="Times New Roman"/>
          <w:sz w:val="24"/>
          <w:szCs w:val="24"/>
        </w:rPr>
        <w:t xml:space="preserve"> Wanty, 2016. Aquatic pollution increases use of terrestrial prey subsidies by stream fish.</w:t>
      </w:r>
      <w:r w:rsidR="00F605E0"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Journal of Applied Ecology, 53, 44-53.</w:t>
      </w:r>
    </w:p>
    <w:p w14:paraId="0000005C" w14:textId="31EC6821"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Lancaster, J. &amp; </w:t>
      </w:r>
      <w:r w:rsidR="006C347C" w:rsidRPr="000242B1">
        <w:rPr>
          <w:rFonts w:ascii="Times New Roman" w:eastAsia="Times New Roman" w:hAnsi="Times New Roman" w:cs="Times New Roman"/>
          <w:sz w:val="24"/>
          <w:szCs w:val="24"/>
        </w:rPr>
        <w:t xml:space="preserve">B.J. </w:t>
      </w:r>
      <w:r w:rsidRPr="000242B1">
        <w:rPr>
          <w:rFonts w:ascii="Times New Roman" w:eastAsia="Times New Roman" w:hAnsi="Times New Roman" w:cs="Times New Roman"/>
          <w:sz w:val="24"/>
          <w:szCs w:val="24"/>
        </w:rPr>
        <w:t>Downes, 2013. Aquatic entomology. Oxford University Press, Oxford, United Kingdom.</w:t>
      </w:r>
    </w:p>
    <w:p w14:paraId="09E5214A" w14:textId="2AFE530D" w:rsidR="00B37376" w:rsidRPr="000242B1" w:rsidRDefault="003225E9">
      <w:pPr>
        <w:spacing w:after="0" w:line="480" w:lineRule="auto"/>
        <w:ind w:left="720" w:hanging="720"/>
        <w:rPr>
          <w:rFonts w:ascii="Times New Roman" w:eastAsia="Times New Roman" w:hAnsi="Times New Roman" w:cs="Times New Roman"/>
          <w:sz w:val="24"/>
          <w:szCs w:val="24"/>
        </w:rPr>
      </w:pPr>
      <w:r w:rsidRPr="000242B1">
        <w:rPr>
          <w:rFonts w:ascii="Times New Roman" w:hAnsi="Times New Roman" w:cs="Times New Roman"/>
          <w:sz w:val="24"/>
          <w:szCs w:val="24"/>
        </w:rPr>
        <w:t>Matthews, W.J.</w:t>
      </w:r>
      <w:r w:rsidR="006C347C" w:rsidRPr="000242B1">
        <w:rPr>
          <w:rFonts w:ascii="Times New Roman" w:hAnsi="Times New Roman" w:cs="Times New Roman"/>
          <w:sz w:val="24"/>
          <w:szCs w:val="24"/>
        </w:rPr>
        <w:t>,</w:t>
      </w:r>
      <w:r w:rsidRPr="000242B1">
        <w:rPr>
          <w:rFonts w:ascii="Times New Roman" w:hAnsi="Times New Roman" w:cs="Times New Roman"/>
          <w:sz w:val="24"/>
          <w:szCs w:val="24"/>
        </w:rPr>
        <w:t xml:space="preserve"> 1998. Patterns in freshwater fish ecology. Chapman and Hall, Norwell, Mass.</w:t>
      </w:r>
    </w:p>
    <w:p w14:paraId="6D2DAFDF" w14:textId="4B34CD61" w:rsidR="00084667" w:rsidRPr="000242B1" w:rsidRDefault="00044419">
      <w:pPr>
        <w:spacing w:after="0" w:line="480" w:lineRule="auto"/>
        <w:ind w:left="720" w:hanging="720"/>
        <w:rPr>
          <w:rFonts w:ascii="Times New Roman" w:eastAsia="Times New Roman" w:hAnsi="Times New Roman" w:cs="Times New Roman"/>
          <w:sz w:val="24"/>
          <w:szCs w:val="24"/>
        </w:rPr>
      </w:pPr>
      <w:r w:rsidRPr="000242B1">
        <w:rPr>
          <w:rFonts w:ascii="Times New Roman" w:hAnsi="Times New Roman" w:cs="Times New Roman"/>
          <w:color w:val="222222"/>
          <w:sz w:val="24"/>
          <w:szCs w:val="24"/>
          <w:shd w:val="clear" w:color="auto" w:fill="FFFFFF"/>
        </w:rPr>
        <w:t>Merritt, R. W.,</w:t>
      </w:r>
      <w:r w:rsidR="006C347C" w:rsidRPr="000242B1">
        <w:rPr>
          <w:rFonts w:ascii="Times New Roman" w:hAnsi="Times New Roman" w:cs="Times New Roman"/>
          <w:color w:val="222222"/>
          <w:sz w:val="24"/>
          <w:szCs w:val="24"/>
          <w:shd w:val="clear" w:color="auto" w:fill="FFFFFF"/>
        </w:rPr>
        <w:t xml:space="preserve"> K.W.</w:t>
      </w:r>
      <w:r w:rsidRPr="000242B1">
        <w:rPr>
          <w:rFonts w:ascii="Times New Roman" w:hAnsi="Times New Roman" w:cs="Times New Roman"/>
          <w:color w:val="222222"/>
          <w:sz w:val="24"/>
          <w:szCs w:val="24"/>
          <w:shd w:val="clear" w:color="auto" w:fill="FFFFFF"/>
        </w:rPr>
        <w:t xml:space="preserve"> Cummins</w:t>
      </w:r>
      <w:r w:rsidR="00C3699D" w:rsidRPr="000242B1">
        <w:rPr>
          <w:rFonts w:ascii="Times New Roman" w:hAnsi="Times New Roman" w:cs="Times New Roman"/>
          <w:color w:val="222222"/>
          <w:sz w:val="24"/>
          <w:szCs w:val="24"/>
          <w:shd w:val="clear" w:color="auto" w:fill="FFFFFF"/>
        </w:rPr>
        <w:t>, &amp;</w:t>
      </w:r>
      <w:r w:rsidR="006C347C" w:rsidRPr="000242B1">
        <w:rPr>
          <w:rFonts w:ascii="Times New Roman" w:hAnsi="Times New Roman" w:cs="Times New Roman"/>
          <w:color w:val="222222"/>
          <w:sz w:val="24"/>
          <w:szCs w:val="24"/>
          <w:shd w:val="clear" w:color="auto" w:fill="FFFFFF"/>
        </w:rPr>
        <w:t xml:space="preserve"> M.B.</w:t>
      </w:r>
      <w:r w:rsidR="00C3699D" w:rsidRPr="000242B1">
        <w:rPr>
          <w:rFonts w:ascii="Times New Roman" w:hAnsi="Times New Roman" w:cs="Times New Roman"/>
          <w:color w:val="222222"/>
          <w:sz w:val="24"/>
          <w:szCs w:val="24"/>
          <w:shd w:val="clear" w:color="auto" w:fill="FFFFFF"/>
        </w:rPr>
        <w:t xml:space="preserve"> Berg,</w:t>
      </w:r>
      <w:r w:rsidRPr="000242B1">
        <w:rPr>
          <w:rFonts w:ascii="Times New Roman" w:hAnsi="Times New Roman" w:cs="Times New Roman"/>
          <w:color w:val="222222"/>
          <w:sz w:val="24"/>
          <w:szCs w:val="24"/>
          <w:shd w:val="clear" w:color="auto" w:fill="FFFFFF"/>
        </w:rPr>
        <w:t xml:space="preserve"> (Eds.) </w:t>
      </w:r>
      <w:r w:rsidR="00C3699D" w:rsidRPr="000242B1">
        <w:rPr>
          <w:rFonts w:ascii="Times New Roman" w:hAnsi="Times New Roman" w:cs="Times New Roman"/>
          <w:color w:val="222222"/>
          <w:sz w:val="24"/>
          <w:szCs w:val="24"/>
          <w:shd w:val="clear" w:color="auto" w:fill="FFFFFF"/>
        </w:rPr>
        <w:t>2008</w:t>
      </w:r>
      <w:r w:rsidRPr="000242B1">
        <w:rPr>
          <w:rFonts w:ascii="Times New Roman" w:hAnsi="Times New Roman" w:cs="Times New Roman"/>
          <w:color w:val="222222"/>
          <w:sz w:val="24"/>
          <w:szCs w:val="24"/>
          <w:shd w:val="clear" w:color="auto" w:fill="FFFFFF"/>
        </w:rPr>
        <w:t xml:space="preserve">. An </w:t>
      </w:r>
      <w:r w:rsidR="00C3699D" w:rsidRPr="000242B1">
        <w:rPr>
          <w:rFonts w:ascii="Times New Roman" w:hAnsi="Times New Roman" w:cs="Times New Roman"/>
          <w:color w:val="222222"/>
          <w:sz w:val="24"/>
          <w:szCs w:val="24"/>
          <w:shd w:val="clear" w:color="auto" w:fill="FFFFFF"/>
        </w:rPr>
        <w:t>I</w:t>
      </w:r>
      <w:r w:rsidRPr="000242B1">
        <w:rPr>
          <w:rFonts w:ascii="Times New Roman" w:hAnsi="Times New Roman" w:cs="Times New Roman"/>
          <w:color w:val="222222"/>
          <w:sz w:val="24"/>
          <w:szCs w:val="24"/>
          <w:shd w:val="clear" w:color="auto" w:fill="FFFFFF"/>
        </w:rPr>
        <w:t xml:space="preserve">ntroduction to the </w:t>
      </w:r>
      <w:r w:rsidR="00C3699D" w:rsidRPr="000242B1">
        <w:rPr>
          <w:rFonts w:ascii="Times New Roman" w:hAnsi="Times New Roman" w:cs="Times New Roman"/>
          <w:color w:val="222222"/>
          <w:sz w:val="24"/>
          <w:szCs w:val="24"/>
          <w:shd w:val="clear" w:color="auto" w:fill="FFFFFF"/>
        </w:rPr>
        <w:t>A</w:t>
      </w:r>
      <w:r w:rsidRPr="000242B1">
        <w:rPr>
          <w:rFonts w:ascii="Times New Roman" w:hAnsi="Times New Roman" w:cs="Times New Roman"/>
          <w:color w:val="222222"/>
          <w:sz w:val="24"/>
          <w:szCs w:val="24"/>
          <w:shd w:val="clear" w:color="auto" w:fill="FFFFFF"/>
        </w:rPr>
        <w:t xml:space="preserve">quatic </w:t>
      </w:r>
      <w:r w:rsidR="00C3699D" w:rsidRPr="000242B1">
        <w:rPr>
          <w:rFonts w:ascii="Times New Roman" w:hAnsi="Times New Roman" w:cs="Times New Roman"/>
          <w:color w:val="222222"/>
          <w:sz w:val="24"/>
          <w:szCs w:val="24"/>
          <w:shd w:val="clear" w:color="auto" w:fill="FFFFFF"/>
        </w:rPr>
        <w:t>I</w:t>
      </w:r>
      <w:r w:rsidRPr="000242B1">
        <w:rPr>
          <w:rFonts w:ascii="Times New Roman" w:hAnsi="Times New Roman" w:cs="Times New Roman"/>
          <w:color w:val="222222"/>
          <w:sz w:val="24"/>
          <w:szCs w:val="24"/>
          <w:shd w:val="clear" w:color="auto" w:fill="FFFFFF"/>
        </w:rPr>
        <w:t>nsects of North America.</w:t>
      </w:r>
      <w:r w:rsidR="00C3699D" w:rsidRPr="000242B1">
        <w:rPr>
          <w:rFonts w:ascii="Times New Roman" w:hAnsi="Times New Roman" w:cs="Times New Roman"/>
          <w:color w:val="222222"/>
          <w:sz w:val="24"/>
          <w:szCs w:val="24"/>
          <w:shd w:val="clear" w:color="auto" w:fill="FFFFFF"/>
        </w:rPr>
        <w:t xml:space="preserve"> 4</w:t>
      </w:r>
      <w:r w:rsidR="00C3699D" w:rsidRPr="000242B1">
        <w:rPr>
          <w:rFonts w:ascii="Times New Roman" w:hAnsi="Times New Roman" w:cs="Times New Roman"/>
          <w:color w:val="222222"/>
          <w:sz w:val="24"/>
          <w:szCs w:val="24"/>
          <w:shd w:val="clear" w:color="auto" w:fill="FFFFFF"/>
          <w:vertAlign w:val="superscript"/>
        </w:rPr>
        <w:t>th</w:t>
      </w:r>
      <w:r w:rsidR="00C3699D" w:rsidRPr="000242B1">
        <w:rPr>
          <w:rFonts w:ascii="Times New Roman" w:hAnsi="Times New Roman" w:cs="Times New Roman"/>
          <w:color w:val="222222"/>
          <w:sz w:val="24"/>
          <w:szCs w:val="24"/>
          <w:shd w:val="clear" w:color="auto" w:fill="FFFFFF"/>
        </w:rPr>
        <w:t xml:space="preserve"> edition,</w:t>
      </w:r>
      <w:r w:rsidRPr="000242B1">
        <w:rPr>
          <w:rFonts w:ascii="Times New Roman" w:hAnsi="Times New Roman" w:cs="Times New Roman"/>
          <w:color w:val="222222"/>
          <w:sz w:val="24"/>
          <w:szCs w:val="24"/>
          <w:shd w:val="clear" w:color="auto" w:fill="FFFFFF"/>
        </w:rPr>
        <w:t xml:space="preserve"> Kendall Hunt.</w:t>
      </w:r>
    </w:p>
    <w:p w14:paraId="0000005D" w14:textId="073A6C80"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Murakami, M. &amp; </w:t>
      </w:r>
      <w:r w:rsidR="006C347C" w:rsidRPr="000242B1">
        <w:rPr>
          <w:rFonts w:ascii="Times New Roman" w:eastAsia="Times New Roman" w:hAnsi="Times New Roman" w:cs="Times New Roman"/>
          <w:sz w:val="24"/>
          <w:szCs w:val="24"/>
        </w:rPr>
        <w:t xml:space="preserve">S. </w:t>
      </w:r>
      <w:r w:rsidRPr="000242B1">
        <w:rPr>
          <w:rFonts w:ascii="Times New Roman" w:eastAsia="Times New Roman" w:hAnsi="Times New Roman" w:cs="Times New Roman"/>
          <w:sz w:val="24"/>
          <w:szCs w:val="24"/>
        </w:rPr>
        <w:t>Nakano,</w:t>
      </w:r>
      <w:r w:rsidR="006C347C"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 xml:space="preserve">2002. Indirect effect of aquatic insect emergence on terrestrial insect population through by birds of predation. Ecology Letters, 5:333-337. </w:t>
      </w:r>
    </w:p>
    <w:p w14:paraId="0000005E" w14:textId="43F17AEA" w:rsidR="00C85381" w:rsidRPr="000242B1" w:rsidRDefault="004D08DC">
      <w:pPr>
        <w:spacing w:after="0" w:line="480" w:lineRule="auto"/>
        <w:ind w:left="720" w:hanging="720"/>
        <w:rPr>
          <w:rFonts w:ascii="Times New Roman" w:eastAsia="Times New Roman" w:hAnsi="Times New Roman" w:cs="Times New Roman"/>
          <w:sz w:val="24"/>
          <w:szCs w:val="24"/>
        </w:rPr>
      </w:pPr>
      <w:proofErr w:type="spellStart"/>
      <w:r w:rsidRPr="000242B1">
        <w:rPr>
          <w:rFonts w:ascii="Times New Roman" w:eastAsia="Times New Roman" w:hAnsi="Times New Roman" w:cs="Times New Roman"/>
          <w:sz w:val="24"/>
          <w:szCs w:val="24"/>
        </w:rPr>
        <w:t>Mittelbach</w:t>
      </w:r>
      <w:proofErr w:type="spellEnd"/>
      <w:r w:rsidRPr="000242B1">
        <w:rPr>
          <w:rFonts w:ascii="Times New Roman" w:eastAsia="Times New Roman" w:hAnsi="Times New Roman" w:cs="Times New Roman"/>
          <w:sz w:val="24"/>
          <w:szCs w:val="24"/>
        </w:rPr>
        <w:t>, G.G. &amp;</w:t>
      </w:r>
      <w:r w:rsidR="006C347C" w:rsidRPr="000242B1">
        <w:rPr>
          <w:rFonts w:ascii="Times New Roman" w:eastAsia="Times New Roman" w:hAnsi="Times New Roman" w:cs="Times New Roman"/>
          <w:sz w:val="24"/>
          <w:szCs w:val="24"/>
        </w:rPr>
        <w:t xml:space="preserve"> G.W.</w:t>
      </w:r>
      <w:r w:rsidRPr="000242B1">
        <w:rPr>
          <w:rFonts w:ascii="Times New Roman" w:eastAsia="Times New Roman" w:hAnsi="Times New Roman" w:cs="Times New Roman"/>
          <w:sz w:val="24"/>
          <w:szCs w:val="24"/>
        </w:rPr>
        <w:t xml:space="preserve"> </w:t>
      </w:r>
      <w:proofErr w:type="spellStart"/>
      <w:r w:rsidRPr="000242B1">
        <w:rPr>
          <w:rFonts w:ascii="Times New Roman" w:eastAsia="Times New Roman" w:hAnsi="Times New Roman" w:cs="Times New Roman"/>
          <w:sz w:val="24"/>
          <w:szCs w:val="24"/>
        </w:rPr>
        <w:t>Osenberg</w:t>
      </w:r>
      <w:proofErr w:type="spellEnd"/>
      <w:r w:rsidRPr="000242B1">
        <w:rPr>
          <w:rFonts w:ascii="Times New Roman" w:eastAsia="Times New Roman" w:hAnsi="Times New Roman" w:cs="Times New Roman"/>
          <w:sz w:val="24"/>
          <w:szCs w:val="24"/>
        </w:rPr>
        <w:t>, 1993. Stage-structured interactions in bluegill: consequences</w:t>
      </w:r>
      <w:r w:rsidR="00F605E0"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 xml:space="preserve">of adult resource variation. Ecology, 74:2381-2394. </w:t>
      </w:r>
    </w:p>
    <w:p w14:paraId="0D422728" w14:textId="7D8ADD96" w:rsidR="007D6347" w:rsidRPr="000242B1" w:rsidRDefault="007D6347">
      <w:pPr>
        <w:spacing w:after="0" w:line="480" w:lineRule="auto"/>
        <w:ind w:left="720" w:hanging="720"/>
        <w:rPr>
          <w:rFonts w:ascii="Times New Roman" w:eastAsia="Times New Roman" w:hAnsi="Times New Roman" w:cs="Times New Roman"/>
          <w:sz w:val="24"/>
          <w:szCs w:val="24"/>
        </w:rPr>
      </w:pPr>
      <w:r w:rsidRPr="000242B1">
        <w:rPr>
          <w:rFonts w:ascii="Times New Roman" w:hAnsi="Times New Roman" w:cs="Times New Roman"/>
          <w:sz w:val="24"/>
          <w:szCs w:val="24"/>
        </w:rPr>
        <w:t xml:space="preserve">Nakano, S., </w:t>
      </w:r>
      <w:r w:rsidR="006C347C" w:rsidRPr="000242B1">
        <w:rPr>
          <w:rFonts w:ascii="Times New Roman" w:hAnsi="Times New Roman" w:cs="Times New Roman"/>
          <w:sz w:val="24"/>
          <w:szCs w:val="24"/>
        </w:rPr>
        <w:t xml:space="preserve">H. </w:t>
      </w:r>
      <w:proofErr w:type="spellStart"/>
      <w:r w:rsidRPr="000242B1">
        <w:rPr>
          <w:rFonts w:ascii="Times New Roman" w:hAnsi="Times New Roman" w:cs="Times New Roman"/>
          <w:sz w:val="24"/>
          <w:szCs w:val="24"/>
        </w:rPr>
        <w:t>Miyasaka</w:t>
      </w:r>
      <w:proofErr w:type="spellEnd"/>
      <w:r w:rsidRPr="000242B1">
        <w:rPr>
          <w:rFonts w:ascii="Times New Roman" w:hAnsi="Times New Roman" w:cs="Times New Roman"/>
          <w:sz w:val="24"/>
          <w:szCs w:val="24"/>
        </w:rPr>
        <w:t xml:space="preserve">, and </w:t>
      </w:r>
      <w:r w:rsidR="006C347C" w:rsidRPr="000242B1">
        <w:rPr>
          <w:rFonts w:ascii="Times New Roman" w:hAnsi="Times New Roman" w:cs="Times New Roman"/>
          <w:sz w:val="24"/>
          <w:szCs w:val="24"/>
        </w:rPr>
        <w:t xml:space="preserve">N. </w:t>
      </w:r>
      <w:proofErr w:type="spellStart"/>
      <w:r w:rsidRPr="000242B1">
        <w:rPr>
          <w:rFonts w:ascii="Times New Roman" w:hAnsi="Times New Roman" w:cs="Times New Roman"/>
          <w:sz w:val="24"/>
          <w:szCs w:val="24"/>
        </w:rPr>
        <w:t>Kuhara</w:t>
      </w:r>
      <w:proofErr w:type="spellEnd"/>
      <w:r w:rsidRPr="000242B1">
        <w:rPr>
          <w:rFonts w:ascii="Times New Roman" w:hAnsi="Times New Roman" w:cs="Times New Roman"/>
          <w:sz w:val="24"/>
          <w:szCs w:val="24"/>
        </w:rPr>
        <w:t>, 1999. Terrestrial – aquatic linkages: riparian arthropod inputs alter trophic cascades in a stream food web, Ecology, 80: 2435 – 2441.</w:t>
      </w:r>
    </w:p>
    <w:p w14:paraId="0000005F" w14:textId="4AF77A24"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Nakano, S. &amp; </w:t>
      </w:r>
      <w:r w:rsidR="00200666" w:rsidRPr="000242B1">
        <w:rPr>
          <w:rFonts w:ascii="Times New Roman" w:eastAsia="Times New Roman" w:hAnsi="Times New Roman" w:cs="Times New Roman"/>
          <w:sz w:val="24"/>
          <w:szCs w:val="24"/>
        </w:rPr>
        <w:t xml:space="preserve">M. </w:t>
      </w:r>
      <w:r w:rsidRPr="000242B1">
        <w:rPr>
          <w:rFonts w:ascii="Times New Roman" w:eastAsia="Times New Roman" w:hAnsi="Times New Roman" w:cs="Times New Roman"/>
          <w:sz w:val="24"/>
          <w:szCs w:val="24"/>
        </w:rPr>
        <w:t>Murakami</w:t>
      </w:r>
      <w:r w:rsidR="00200666"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2001. Reciprocal subsidies: dynamic interdependence between terrestrial and aquatic food webs. Proceedings of the National Academy of Sciences, 98(1):166-170. </w:t>
      </w:r>
    </w:p>
    <w:p w14:paraId="00000060" w14:textId="79914507"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Nico, L., </w:t>
      </w:r>
      <w:r w:rsidR="00200666" w:rsidRPr="000242B1">
        <w:rPr>
          <w:rFonts w:ascii="Times New Roman" w:eastAsia="Times New Roman" w:hAnsi="Times New Roman" w:cs="Times New Roman"/>
          <w:sz w:val="24"/>
          <w:szCs w:val="24"/>
        </w:rPr>
        <w:t xml:space="preserve">P. </w:t>
      </w:r>
      <w:r w:rsidRPr="000242B1">
        <w:rPr>
          <w:rFonts w:ascii="Times New Roman" w:eastAsia="Times New Roman" w:hAnsi="Times New Roman" w:cs="Times New Roman"/>
          <w:sz w:val="24"/>
          <w:szCs w:val="24"/>
        </w:rPr>
        <w:t xml:space="preserve">Fuller, &amp; </w:t>
      </w:r>
      <w:r w:rsidR="00200666" w:rsidRPr="000242B1">
        <w:rPr>
          <w:rFonts w:ascii="Times New Roman" w:eastAsia="Times New Roman" w:hAnsi="Times New Roman" w:cs="Times New Roman"/>
          <w:sz w:val="24"/>
          <w:szCs w:val="24"/>
        </w:rPr>
        <w:t xml:space="preserve">M. </w:t>
      </w:r>
      <w:r w:rsidRPr="000242B1">
        <w:rPr>
          <w:rFonts w:ascii="Times New Roman" w:eastAsia="Times New Roman" w:hAnsi="Times New Roman" w:cs="Times New Roman"/>
          <w:sz w:val="24"/>
          <w:szCs w:val="24"/>
        </w:rPr>
        <w:t>Neilson</w:t>
      </w:r>
      <w:r w:rsidR="00200666"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 xml:space="preserve">2014. Cyprinella </w:t>
      </w:r>
      <w:proofErr w:type="spellStart"/>
      <w:r w:rsidRPr="000242B1">
        <w:rPr>
          <w:rFonts w:ascii="Times New Roman" w:eastAsia="Times New Roman" w:hAnsi="Times New Roman" w:cs="Times New Roman"/>
          <w:sz w:val="24"/>
          <w:szCs w:val="24"/>
        </w:rPr>
        <w:t>lutrensis</w:t>
      </w:r>
      <w:proofErr w:type="spellEnd"/>
      <w:r w:rsidRPr="000242B1">
        <w:rPr>
          <w:rFonts w:ascii="Times New Roman" w:eastAsia="Times New Roman" w:hAnsi="Times New Roman" w:cs="Times New Roman"/>
          <w:sz w:val="24"/>
          <w:szCs w:val="24"/>
        </w:rPr>
        <w:t xml:space="preserve">. USGS Nonindigenous Aquatic Species Database, Gainesville, Florida. </w:t>
      </w:r>
    </w:p>
    <w:p w14:paraId="00000061" w14:textId="753CEB18"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lastRenderedPageBreak/>
        <w:t xml:space="preserve">Nilsson, K.A., </w:t>
      </w:r>
      <w:r w:rsidR="006C347C" w:rsidRPr="000242B1">
        <w:rPr>
          <w:rFonts w:ascii="Times New Roman" w:eastAsia="Times New Roman" w:hAnsi="Times New Roman" w:cs="Times New Roman"/>
          <w:sz w:val="24"/>
          <w:szCs w:val="24"/>
        </w:rPr>
        <w:t xml:space="preserve">A.L. </w:t>
      </w:r>
      <w:proofErr w:type="spellStart"/>
      <w:r w:rsidRPr="000242B1">
        <w:rPr>
          <w:rFonts w:ascii="Times New Roman" w:eastAsia="Times New Roman" w:hAnsi="Times New Roman" w:cs="Times New Roman"/>
          <w:sz w:val="24"/>
          <w:szCs w:val="24"/>
        </w:rPr>
        <w:t>Caskenette</w:t>
      </w:r>
      <w:proofErr w:type="spellEnd"/>
      <w:r w:rsidRPr="000242B1">
        <w:rPr>
          <w:rFonts w:ascii="Times New Roman" w:eastAsia="Times New Roman" w:hAnsi="Times New Roman" w:cs="Times New Roman"/>
          <w:sz w:val="24"/>
          <w:szCs w:val="24"/>
        </w:rPr>
        <w:t>,</w:t>
      </w:r>
      <w:r w:rsidR="006C347C" w:rsidRPr="000242B1">
        <w:rPr>
          <w:rFonts w:ascii="Times New Roman" w:eastAsia="Times New Roman" w:hAnsi="Times New Roman" w:cs="Times New Roman"/>
          <w:sz w:val="24"/>
          <w:szCs w:val="24"/>
        </w:rPr>
        <w:t xml:space="preserve"> C.</w:t>
      </w:r>
      <w:r w:rsidRPr="000242B1">
        <w:rPr>
          <w:rFonts w:ascii="Times New Roman" w:eastAsia="Times New Roman" w:hAnsi="Times New Roman" w:cs="Times New Roman"/>
          <w:sz w:val="24"/>
          <w:szCs w:val="24"/>
        </w:rPr>
        <w:t xml:space="preserve"> </w:t>
      </w:r>
      <w:proofErr w:type="spellStart"/>
      <w:r w:rsidRPr="000242B1">
        <w:rPr>
          <w:rFonts w:ascii="Times New Roman" w:eastAsia="Times New Roman" w:hAnsi="Times New Roman" w:cs="Times New Roman"/>
          <w:sz w:val="24"/>
          <w:szCs w:val="24"/>
        </w:rPr>
        <w:t>Guill</w:t>
      </w:r>
      <w:proofErr w:type="spellEnd"/>
      <w:r w:rsidRPr="000242B1">
        <w:rPr>
          <w:rFonts w:ascii="Times New Roman" w:eastAsia="Times New Roman" w:hAnsi="Times New Roman" w:cs="Times New Roman"/>
          <w:sz w:val="24"/>
          <w:szCs w:val="24"/>
        </w:rPr>
        <w:t>,</w:t>
      </w:r>
      <w:r w:rsidR="006C347C" w:rsidRPr="000242B1">
        <w:rPr>
          <w:rFonts w:ascii="Times New Roman" w:eastAsia="Times New Roman" w:hAnsi="Times New Roman" w:cs="Times New Roman"/>
          <w:sz w:val="24"/>
          <w:szCs w:val="24"/>
        </w:rPr>
        <w:t xml:space="preserve"> M.</w:t>
      </w:r>
      <w:r w:rsidRPr="000242B1">
        <w:rPr>
          <w:rFonts w:ascii="Times New Roman" w:eastAsia="Times New Roman" w:hAnsi="Times New Roman" w:cs="Times New Roman"/>
          <w:sz w:val="24"/>
          <w:szCs w:val="24"/>
        </w:rPr>
        <w:t xml:space="preserve"> </w:t>
      </w:r>
      <w:proofErr w:type="spellStart"/>
      <w:r w:rsidRPr="000242B1">
        <w:rPr>
          <w:rFonts w:ascii="Times New Roman" w:eastAsia="Times New Roman" w:hAnsi="Times New Roman" w:cs="Times New Roman"/>
          <w:sz w:val="24"/>
          <w:szCs w:val="24"/>
        </w:rPr>
        <w:t>Hartvig</w:t>
      </w:r>
      <w:proofErr w:type="spellEnd"/>
      <w:r w:rsidRPr="000242B1">
        <w:rPr>
          <w:rFonts w:ascii="Times New Roman" w:eastAsia="Times New Roman" w:hAnsi="Times New Roman" w:cs="Times New Roman"/>
          <w:sz w:val="24"/>
          <w:szCs w:val="24"/>
        </w:rPr>
        <w:t>, &amp;</w:t>
      </w:r>
      <w:r w:rsidR="006C347C" w:rsidRPr="000242B1">
        <w:rPr>
          <w:rFonts w:ascii="Times New Roman" w:eastAsia="Times New Roman" w:hAnsi="Times New Roman" w:cs="Times New Roman"/>
          <w:sz w:val="24"/>
          <w:szCs w:val="24"/>
        </w:rPr>
        <w:t xml:space="preserve"> F.H.</w:t>
      </w:r>
      <w:r w:rsidRPr="000242B1">
        <w:rPr>
          <w:rFonts w:ascii="Times New Roman" w:eastAsia="Times New Roman" w:hAnsi="Times New Roman" w:cs="Times New Roman"/>
          <w:sz w:val="24"/>
          <w:szCs w:val="24"/>
        </w:rPr>
        <w:t xml:space="preserve"> </w:t>
      </w:r>
      <w:proofErr w:type="spellStart"/>
      <w:r w:rsidRPr="000242B1">
        <w:rPr>
          <w:rFonts w:ascii="Times New Roman" w:eastAsia="Times New Roman" w:hAnsi="Times New Roman" w:cs="Times New Roman"/>
          <w:sz w:val="24"/>
          <w:szCs w:val="24"/>
        </w:rPr>
        <w:t>Soudijn</w:t>
      </w:r>
      <w:proofErr w:type="spellEnd"/>
      <w:r w:rsidRPr="000242B1">
        <w:rPr>
          <w:rFonts w:ascii="Times New Roman" w:eastAsia="Times New Roman" w:hAnsi="Times New Roman" w:cs="Times New Roman"/>
          <w:sz w:val="24"/>
          <w:szCs w:val="24"/>
        </w:rPr>
        <w:t xml:space="preserve">, 2018. Including the life cycle in food webs. Cambridge University Press, Adaptive Food Webs: Stability and Transitions of Real and Model Ecosystems (121-145). Cambridge, UK.   </w:t>
      </w:r>
    </w:p>
    <w:p w14:paraId="00000062" w14:textId="338542FC"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color w:val="222222"/>
          <w:sz w:val="24"/>
          <w:szCs w:val="24"/>
          <w:highlight w:val="white"/>
        </w:rPr>
        <w:t>Oliver, D. R.</w:t>
      </w:r>
      <w:r w:rsidR="004E5851" w:rsidRPr="000242B1">
        <w:rPr>
          <w:rFonts w:ascii="Times New Roman" w:eastAsia="Times New Roman" w:hAnsi="Times New Roman" w:cs="Times New Roman"/>
          <w:color w:val="222222"/>
          <w:sz w:val="24"/>
          <w:szCs w:val="24"/>
          <w:highlight w:val="white"/>
        </w:rPr>
        <w:t>,</w:t>
      </w:r>
      <w:r w:rsidRPr="000242B1">
        <w:rPr>
          <w:rFonts w:ascii="Times New Roman" w:eastAsia="Times New Roman" w:hAnsi="Times New Roman" w:cs="Times New Roman"/>
          <w:color w:val="222222"/>
          <w:sz w:val="24"/>
          <w:szCs w:val="24"/>
          <w:highlight w:val="white"/>
        </w:rPr>
        <w:t xml:space="preserve"> 1971. Life history of the Chironomidae. Annual Review of Entomology,</w:t>
      </w:r>
      <w:r w:rsidR="00F605E0" w:rsidRPr="000242B1">
        <w:rPr>
          <w:rFonts w:ascii="Times New Roman" w:eastAsia="Times New Roman" w:hAnsi="Times New Roman" w:cs="Times New Roman"/>
          <w:color w:val="222222"/>
          <w:sz w:val="24"/>
          <w:szCs w:val="24"/>
          <w:highlight w:val="white"/>
        </w:rPr>
        <w:t xml:space="preserve"> </w:t>
      </w:r>
      <w:r w:rsidRPr="000242B1">
        <w:rPr>
          <w:rFonts w:ascii="Times New Roman" w:eastAsia="Times New Roman" w:hAnsi="Times New Roman" w:cs="Times New Roman"/>
          <w:color w:val="222222"/>
          <w:sz w:val="24"/>
          <w:szCs w:val="24"/>
          <w:highlight w:val="white"/>
        </w:rPr>
        <w:t>16:211-230.</w:t>
      </w:r>
    </w:p>
    <w:p w14:paraId="00000063" w14:textId="1DB5C479" w:rsidR="00C85381" w:rsidRPr="000242B1" w:rsidRDefault="004D08DC">
      <w:pPr>
        <w:spacing w:after="0" w:line="480" w:lineRule="auto"/>
        <w:ind w:left="720" w:hanging="720"/>
        <w:rPr>
          <w:rFonts w:ascii="Times New Roman" w:eastAsia="Times New Roman" w:hAnsi="Times New Roman" w:cs="Times New Roman"/>
          <w:sz w:val="24"/>
          <w:szCs w:val="24"/>
        </w:rPr>
      </w:pPr>
      <w:proofErr w:type="spellStart"/>
      <w:r w:rsidRPr="000242B1">
        <w:rPr>
          <w:rFonts w:ascii="Times New Roman" w:eastAsia="Times New Roman" w:hAnsi="Times New Roman" w:cs="Times New Roman"/>
          <w:sz w:val="24"/>
          <w:szCs w:val="24"/>
        </w:rPr>
        <w:t>Poff</w:t>
      </w:r>
      <w:proofErr w:type="spellEnd"/>
      <w:r w:rsidRPr="000242B1">
        <w:rPr>
          <w:rFonts w:ascii="Times New Roman" w:eastAsia="Times New Roman" w:hAnsi="Times New Roman" w:cs="Times New Roman"/>
          <w:sz w:val="24"/>
          <w:szCs w:val="24"/>
        </w:rPr>
        <w:t xml:space="preserve">, N.L. &amp; </w:t>
      </w:r>
      <w:r w:rsidR="004E5851" w:rsidRPr="000242B1">
        <w:rPr>
          <w:rFonts w:ascii="Times New Roman" w:eastAsia="Times New Roman" w:hAnsi="Times New Roman" w:cs="Times New Roman"/>
          <w:sz w:val="24"/>
          <w:szCs w:val="24"/>
        </w:rPr>
        <w:t xml:space="preserve">J.D. </w:t>
      </w:r>
      <w:r w:rsidRPr="000242B1">
        <w:rPr>
          <w:rFonts w:ascii="Times New Roman" w:eastAsia="Times New Roman" w:hAnsi="Times New Roman" w:cs="Times New Roman"/>
          <w:sz w:val="24"/>
          <w:szCs w:val="24"/>
        </w:rPr>
        <w:t xml:space="preserve">Allan, 1995. Functional organization of stream fish assemblages in relation to hydrological variability. Ecology, 76:606-627. </w:t>
      </w:r>
    </w:p>
    <w:p w14:paraId="5778B4A4" w14:textId="145DF594" w:rsidR="00AA1A2E" w:rsidRPr="000242B1" w:rsidRDefault="00AA1A2E">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Pusey, B. &amp; </w:t>
      </w:r>
      <w:r w:rsidR="004E5851" w:rsidRPr="000242B1">
        <w:rPr>
          <w:rFonts w:ascii="Times New Roman" w:eastAsia="Times New Roman" w:hAnsi="Times New Roman" w:cs="Times New Roman"/>
          <w:sz w:val="24"/>
          <w:szCs w:val="24"/>
        </w:rPr>
        <w:t xml:space="preserve">A. </w:t>
      </w:r>
      <w:r w:rsidRPr="000242B1">
        <w:rPr>
          <w:rFonts w:ascii="Times New Roman" w:eastAsia="Times New Roman" w:hAnsi="Times New Roman" w:cs="Times New Roman"/>
          <w:sz w:val="24"/>
          <w:szCs w:val="24"/>
        </w:rPr>
        <w:t>Arthington,</w:t>
      </w:r>
      <w:r w:rsidR="004E5851"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 xml:space="preserve">2003. </w:t>
      </w:r>
      <w:r w:rsidR="00C267FA" w:rsidRPr="000242B1">
        <w:rPr>
          <w:rFonts w:ascii="Times New Roman" w:eastAsia="Times New Roman" w:hAnsi="Times New Roman" w:cs="Times New Roman"/>
          <w:sz w:val="24"/>
          <w:szCs w:val="24"/>
        </w:rPr>
        <w:t>Importance of the riparian zone to the conservation and management of freshwater fish: a review. Marine and Freshwater Research, 54:1-16.</w:t>
      </w:r>
    </w:p>
    <w:p w14:paraId="00000064" w14:textId="660C12DD"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Reimer, J. R.,</w:t>
      </w:r>
      <w:r w:rsidR="004E5851" w:rsidRPr="000242B1">
        <w:rPr>
          <w:rFonts w:ascii="Times New Roman" w:eastAsia="Times New Roman" w:hAnsi="Times New Roman" w:cs="Times New Roman"/>
          <w:sz w:val="24"/>
          <w:szCs w:val="24"/>
        </w:rPr>
        <w:t xml:space="preserve"> H.</w:t>
      </w:r>
      <w:r w:rsidRPr="000242B1">
        <w:rPr>
          <w:rFonts w:ascii="Times New Roman" w:eastAsia="Times New Roman" w:hAnsi="Times New Roman" w:cs="Times New Roman"/>
          <w:sz w:val="24"/>
          <w:szCs w:val="24"/>
        </w:rPr>
        <w:t xml:space="preserve"> Brown,</w:t>
      </w:r>
      <w:r w:rsidR="004E5851" w:rsidRPr="000242B1">
        <w:rPr>
          <w:rFonts w:ascii="Times New Roman" w:eastAsia="Times New Roman" w:hAnsi="Times New Roman" w:cs="Times New Roman"/>
          <w:sz w:val="24"/>
          <w:szCs w:val="24"/>
        </w:rPr>
        <w:t xml:space="preserve"> E.</w:t>
      </w:r>
      <w:r w:rsidRPr="000242B1">
        <w:rPr>
          <w:rFonts w:ascii="Times New Roman" w:eastAsia="Times New Roman" w:hAnsi="Times New Roman" w:cs="Times New Roman"/>
          <w:sz w:val="24"/>
          <w:szCs w:val="24"/>
        </w:rPr>
        <w:t xml:space="preserve"> </w:t>
      </w:r>
      <w:proofErr w:type="spellStart"/>
      <w:r w:rsidRPr="000242B1">
        <w:rPr>
          <w:rFonts w:ascii="Times New Roman" w:eastAsia="Times New Roman" w:hAnsi="Times New Roman" w:cs="Times New Roman"/>
          <w:sz w:val="24"/>
          <w:szCs w:val="24"/>
        </w:rPr>
        <w:t>Beltaos</w:t>
      </w:r>
      <w:proofErr w:type="spellEnd"/>
      <w:r w:rsidRPr="000242B1">
        <w:rPr>
          <w:rFonts w:ascii="Times New Roman" w:eastAsia="Times New Roman" w:hAnsi="Times New Roman" w:cs="Times New Roman"/>
          <w:sz w:val="24"/>
          <w:szCs w:val="24"/>
        </w:rPr>
        <w:t xml:space="preserve">-Kerr, &amp; </w:t>
      </w:r>
      <w:r w:rsidR="004E5851" w:rsidRPr="000242B1">
        <w:rPr>
          <w:rFonts w:ascii="Times New Roman" w:eastAsia="Times New Roman" w:hAnsi="Times New Roman" w:cs="Times New Roman"/>
          <w:sz w:val="24"/>
          <w:szCs w:val="24"/>
        </w:rPr>
        <w:t xml:space="preserve">G. </w:t>
      </w:r>
      <w:r w:rsidRPr="000242B1">
        <w:rPr>
          <w:rFonts w:ascii="Times New Roman" w:eastAsia="Times New Roman" w:hAnsi="Times New Roman" w:cs="Times New Roman"/>
          <w:sz w:val="24"/>
          <w:szCs w:val="24"/>
        </w:rPr>
        <w:t>de Vries,</w:t>
      </w:r>
      <w:r w:rsidR="004E5851"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 xml:space="preserve">2019. Evidence of intraspecific prey </w:t>
      </w:r>
      <w:proofErr w:type="gramStart"/>
      <w:r w:rsidRPr="000242B1">
        <w:rPr>
          <w:rFonts w:ascii="Times New Roman" w:eastAsia="Times New Roman" w:hAnsi="Times New Roman" w:cs="Times New Roman"/>
          <w:sz w:val="24"/>
          <w:szCs w:val="24"/>
        </w:rPr>
        <w:t>switching:</w:t>
      </w:r>
      <w:proofErr w:type="gramEnd"/>
      <w:r w:rsidRPr="000242B1">
        <w:rPr>
          <w:rFonts w:ascii="Times New Roman" w:eastAsia="Times New Roman" w:hAnsi="Times New Roman" w:cs="Times New Roman"/>
          <w:sz w:val="24"/>
          <w:szCs w:val="24"/>
        </w:rPr>
        <w:t xml:space="preserve"> stage-structured predation of polar bears on ringed</w:t>
      </w:r>
      <w:r w:rsidR="00994BE4"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seals.</w:t>
      </w:r>
      <w:r w:rsidR="00994BE4"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Oecologia,</w:t>
      </w:r>
      <w:r w:rsidR="00994BE4"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189</w:t>
      </w:r>
      <w:r w:rsidR="00994BE4"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133-148.</w:t>
      </w:r>
    </w:p>
    <w:p w14:paraId="00000065" w14:textId="69CDCA76"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Ross, S.T.</w:t>
      </w:r>
      <w:r w:rsidR="00F6587C"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1982. Resource partitioning in fish assemblages: a review of field studies. </w:t>
      </w:r>
      <w:proofErr w:type="spellStart"/>
      <w:r w:rsidRPr="000242B1">
        <w:rPr>
          <w:rFonts w:ascii="Times New Roman" w:eastAsia="Times New Roman" w:hAnsi="Times New Roman" w:cs="Times New Roman"/>
          <w:sz w:val="24"/>
          <w:szCs w:val="24"/>
        </w:rPr>
        <w:t>Copeia</w:t>
      </w:r>
      <w:proofErr w:type="spellEnd"/>
      <w:r w:rsidRPr="000242B1">
        <w:rPr>
          <w:rFonts w:ascii="Times New Roman" w:eastAsia="Times New Roman" w:hAnsi="Times New Roman" w:cs="Times New Roman"/>
          <w:sz w:val="24"/>
          <w:szCs w:val="24"/>
        </w:rPr>
        <w:t xml:space="preserve">, 1986:352-388. </w:t>
      </w:r>
    </w:p>
    <w:p w14:paraId="00000066" w14:textId="6BC7BF81"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Ross, S.T.</w:t>
      </w:r>
      <w:r w:rsidR="00200666"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2013. Ecology of North American freshwater fishes. University of California Press, Berkeley and Los Angeles, California. </w:t>
      </w:r>
    </w:p>
    <w:p w14:paraId="00000067" w14:textId="27E97692"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Rudolf, V.H.W. &amp;</w:t>
      </w:r>
      <w:r w:rsidR="00F6587C" w:rsidRPr="000242B1">
        <w:rPr>
          <w:rFonts w:ascii="Times New Roman" w:eastAsia="Times New Roman" w:hAnsi="Times New Roman" w:cs="Times New Roman"/>
          <w:sz w:val="24"/>
          <w:szCs w:val="24"/>
        </w:rPr>
        <w:t xml:space="preserve"> K.D.</w:t>
      </w:r>
      <w:r w:rsidRPr="000242B1">
        <w:rPr>
          <w:rFonts w:ascii="Times New Roman" w:eastAsia="Times New Roman" w:hAnsi="Times New Roman" w:cs="Times New Roman"/>
          <w:sz w:val="24"/>
          <w:szCs w:val="24"/>
        </w:rPr>
        <w:t xml:space="preserve"> Lafferty, 2011. Stage structure alters how complexity affects stability of ecological networks. Ecology Letters, 14:75-79. </w:t>
      </w:r>
    </w:p>
    <w:p w14:paraId="00000068" w14:textId="27A434C2"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Rudolf, V.H.W. &amp; </w:t>
      </w:r>
      <w:r w:rsidR="00F6587C" w:rsidRPr="000242B1">
        <w:rPr>
          <w:rFonts w:ascii="Times New Roman" w:eastAsia="Times New Roman" w:hAnsi="Times New Roman" w:cs="Times New Roman"/>
          <w:sz w:val="24"/>
          <w:szCs w:val="24"/>
        </w:rPr>
        <w:t xml:space="preserve">N.L. </w:t>
      </w:r>
      <w:r w:rsidRPr="000242B1">
        <w:rPr>
          <w:rFonts w:ascii="Times New Roman" w:eastAsia="Times New Roman" w:hAnsi="Times New Roman" w:cs="Times New Roman"/>
          <w:sz w:val="24"/>
          <w:szCs w:val="24"/>
        </w:rPr>
        <w:t xml:space="preserve">Rasmussen, 2013. Ontogenetic functional diversity: size structure of a keystone predator drives functioning of a complex ecosystem. Ecology, 94:1046-1056. </w:t>
      </w:r>
    </w:p>
    <w:p w14:paraId="00000069" w14:textId="5C82E451" w:rsidR="00C85381" w:rsidRPr="000242B1" w:rsidRDefault="0028127C">
      <w:pPr>
        <w:spacing w:after="0" w:line="480" w:lineRule="auto"/>
        <w:ind w:left="720" w:hanging="720"/>
        <w:rPr>
          <w:rFonts w:ascii="Times New Roman" w:eastAsia="Times New Roman" w:hAnsi="Times New Roman" w:cs="Times New Roman"/>
          <w:sz w:val="24"/>
          <w:szCs w:val="24"/>
        </w:rPr>
      </w:pPr>
      <w:hyperlink r:id="rId14" w:anchor="bbb0145">
        <w:r w:rsidR="004D08DC" w:rsidRPr="000242B1">
          <w:rPr>
            <w:rFonts w:ascii="Times New Roman" w:eastAsia="Times New Roman" w:hAnsi="Times New Roman" w:cs="Times New Roman"/>
            <w:sz w:val="24"/>
            <w:szCs w:val="24"/>
          </w:rPr>
          <w:t>Stan Development Team</w:t>
        </w:r>
        <w:r w:rsidR="00200666" w:rsidRPr="000242B1">
          <w:rPr>
            <w:rFonts w:ascii="Times New Roman" w:eastAsia="Times New Roman" w:hAnsi="Times New Roman" w:cs="Times New Roman"/>
            <w:sz w:val="24"/>
            <w:szCs w:val="24"/>
          </w:rPr>
          <w:t>,</w:t>
        </w:r>
        <w:r w:rsidR="004D08DC" w:rsidRPr="000242B1">
          <w:rPr>
            <w:rFonts w:ascii="Times New Roman" w:eastAsia="Times New Roman" w:hAnsi="Times New Roman" w:cs="Times New Roman"/>
            <w:sz w:val="24"/>
            <w:szCs w:val="24"/>
          </w:rPr>
          <w:t xml:space="preserve"> 2016</w:t>
        </w:r>
      </w:hyperlink>
      <w:r w:rsidR="004D08DC" w:rsidRPr="000242B1">
        <w:rPr>
          <w:rFonts w:ascii="Times New Roman" w:eastAsia="Times New Roman" w:hAnsi="Times New Roman" w:cs="Times New Roman"/>
          <w:sz w:val="24"/>
          <w:szCs w:val="24"/>
        </w:rPr>
        <w:t xml:space="preserve">. </w:t>
      </w:r>
      <w:proofErr w:type="spellStart"/>
      <w:r w:rsidR="004D08DC" w:rsidRPr="000242B1">
        <w:rPr>
          <w:rFonts w:ascii="Times New Roman" w:eastAsia="Times New Roman" w:hAnsi="Times New Roman" w:cs="Times New Roman"/>
          <w:sz w:val="24"/>
          <w:szCs w:val="24"/>
        </w:rPr>
        <w:t>RStan</w:t>
      </w:r>
      <w:proofErr w:type="spellEnd"/>
      <w:r w:rsidR="004D08DC" w:rsidRPr="000242B1">
        <w:rPr>
          <w:rFonts w:ascii="Times New Roman" w:eastAsia="Times New Roman" w:hAnsi="Times New Roman" w:cs="Times New Roman"/>
          <w:sz w:val="24"/>
          <w:szCs w:val="24"/>
        </w:rPr>
        <w:t>: The R Interface to Stan. R Package Version, 2 (14) (2016), p. 1</w:t>
      </w:r>
    </w:p>
    <w:p w14:paraId="1C229DB9" w14:textId="09858699" w:rsidR="009C174D" w:rsidRPr="000242B1" w:rsidRDefault="009C174D">
      <w:pPr>
        <w:spacing w:after="0" w:line="480" w:lineRule="auto"/>
        <w:ind w:left="720" w:hanging="720"/>
        <w:rPr>
          <w:rFonts w:ascii="Times New Roman" w:eastAsia="Times New Roman" w:hAnsi="Times New Roman" w:cs="Times New Roman"/>
          <w:sz w:val="24"/>
          <w:szCs w:val="24"/>
        </w:rPr>
      </w:pPr>
      <w:proofErr w:type="spellStart"/>
      <w:r w:rsidRPr="000242B1">
        <w:rPr>
          <w:rFonts w:ascii="Times New Roman" w:eastAsia="Times New Roman" w:hAnsi="Times New Roman" w:cs="Times New Roman"/>
          <w:sz w:val="24"/>
          <w:szCs w:val="24"/>
        </w:rPr>
        <w:lastRenderedPageBreak/>
        <w:t>Vanni</w:t>
      </w:r>
      <w:proofErr w:type="spellEnd"/>
      <w:r w:rsidRPr="000242B1">
        <w:rPr>
          <w:rFonts w:ascii="Times New Roman" w:eastAsia="Times New Roman" w:hAnsi="Times New Roman" w:cs="Times New Roman"/>
          <w:sz w:val="24"/>
          <w:szCs w:val="24"/>
        </w:rPr>
        <w:t>, M.J.</w:t>
      </w:r>
      <w:r w:rsidR="00200666"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2010. Preface: When and where do fish have strong effects on ecosystem processes. American Fisheries Society Symposium, 73:531-538.</w:t>
      </w:r>
    </w:p>
    <w:p w14:paraId="0000006B" w14:textId="44867C3F" w:rsidR="00C85381" w:rsidRPr="000242B1" w:rsidRDefault="004D08DC">
      <w:pPr>
        <w:spacing w:after="0" w:line="480" w:lineRule="auto"/>
        <w:ind w:left="720" w:hanging="720"/>
        <w:rPr>
          <w:rFonts w:ascii="Times New Roman" w:eastAsia="Times New Roman" w:hAnsi="Times New Roman" w:cs="Times New Roman"/>
          <w:sz w:val="24"/>
          <w:szCs w:val="24"/>
        </w:rPr>
      </w:pPr>
      <w:proofErr w:type="spellStart"/>
      <w:r w:rsidRPr="000242B1">
        <w:rPr>
          <w:rFonts w:ascii="Times New Roman" w:eastAsia="Times New Roman" w:hAnsi="Times New Roman" w:cs="Times New Roman"/>
          <w:sz w:val="24"/>
          <w:szCs w:val="24"/>
        </w:rPr>
        <w:t>Violle</w:t>
      </w:r>
      <w:proofErr w:type="spellEnd"/>
      <w:r w:rsidRPr="000242B1">
        <w:rPr>
          <w:rFonts w:ascii="Times New Roman" w:eastAsia="Times New Roman" w:hAnsi="Times New Roman" w:cs="Times New Roman"/>
          <w:sz w:val="24"/>
          <w:szCs w:val="24"/>
        </w:rPr>
        <w:t xml:space="preserve">, C., </w:t>
      </w:r>
      <w:r w:rsidR="00F6587C" w:rsidRPr="000242B1">
        <w:rPr>
          <w:rFonts w:ascii="Times New Roman" w:eastAsia="Times New Roman" w:hAnsi="Times New Roman" w:cs="Times New Roman"/>
          <w:sz w:val="24"/>
          <w:szCs w:val="24"/>
        </w:rPr>
        <w:t xml:space="preserve">B.J. </w:t>
      </w:r>
      <w:proofErr w:type="spellStart"/>
      <w:r w:rsidRPr="000242B1">
        <w:rPr>
          <w:rFonts w:ascii="Times New Roman" w:eastAsia="Times New Roman" w:hAnsi="Times New Roman" w:cs="Times New Roman"/>
          <w:sz w:val="24"/>
          <w:szCs w:val="24"/>
        </w:rPr>
        <w:t>Enquist</w:t>
      </w:r>
      <w:proofErr w:type="spellEnd"/>
      <w:r w:rsidRPr="000242B1">
        <w:rPr>
          <w:rFonts w:ascii="Times New Roman" w:eastAsia="Times New Roman" w:hAnsi="Times New Roman" w:cs="Times New Roman"/>
          <w:sz w:val="24"/>
          <w:szCs w:val="24"/>
        </w:rPr>
        <w:t>,</w:t>
      </w:r>
      <w:r w:rsidR="00F6587C" w:rsidRPr="000242B1">
        <w:rPr>
          <w:rFonts w:ascii="Times New Roman" w:eastAsia="Times New Roman" w:hAnsi="Times New Roman" w:cs="Times New Roman"/>
          <w:sz w:val="24"/>
          <w:szCs w:val="24"/>
        </w:rPr>
        <w:t xml:space="preserve"> B.J.</w:t>
      </w:r>
      <w:r w:rsidRPr="000242B1">
        <w:rPr>
          <w:rFonts w:ascii="Times New Roman" w:eastAsia="Times New Roman" w:hAnsi="Times New Roman" w:cs="Times New Roman"/>
          <w:sz w:val="24"/>
          <w:szCs w:val="24"/>
        </w:rPr>
        <w:t xml:space="preserve"> McGill,</w:t>
      </w:r>
      <w:r w:rsidR="00F6587C" w:rsidRPr="000242B1">
        <w:rPr>
          <w:rFonts w:ascii="Times New Roman" w:eastAsia="Times New Roman" w:hAnsi="Times New Roman" w:cs="Times New Roman"/>
          <w:sz w:val="24"/>
          <w:szCs w:val="24"/>
        </w:rPr>
        <w:t xml:space="preserve"> L.</w:t>
      </w:r>
      <w:r w:rsidRPr="000242B1">
        <w:rPr>
          <w:rFonts w:ascii="Times New Roman" w:eastAsia="Times New Roman" w:hAnsi="Times New Roman" w:cs="Times New Roman"/>
          <w:sz w:val="24"/>
          <w:szCs w:val="24"/>
        </w:rPr>
        <w:t xml:space="preserve"> Jiang,</w:t>
      </w:r>
      <w:r w:rsidR="00F6587C" w:rsidRPr="000242B1">
        <w:rPr>
          <w:rFonts w:ascii="Times New Roman" w:eastAsia="Times New Roman" w:hAnsi="Times New Roman" w:cs="Times New Roman"/>
          <w:sz w:val="24"/>
          <w:szCs w:val="24"/>
        </w:rPr>
        <w:t xml:space="preserve"> C.H.</w:t>
      </w:r>
      <w:r w:rsidRPr="000242B1">
        <w:rPr>
          <w:rFonts w:ascii="Times New Roman" w:eastAsia="Times New Roman" w:hAnsi="Times New Roman" w:cs="Times New Roman"/>
          <w:sz w:val="24"/>
          <w:szCs w:val="24"/>
        </w:rPr>
        <w:t xml:space="preserve"> Albert, </w:t>
      </w:r>
      <w:r w:rsidR="00F6587C" w:rsidRPr="000242B1">
        <w:rPr>
          <w:rFonts w:ascii="Times New Roman" w:eastAsia="Times New Roman" w:hAnsi="Times New Roman" w:cs="Times New Roman"/>
          <w:sz w:val="24"/>
          <w:szCs w:val="24"/>
        </w:rPr>
        <w:t>C.</w:t>
      </w:r>
      <w:r w:rsidRPr="000242B1">
        <w:rPr>
          <w:rFonts w:ascii="Times New Roman" w:eastAsia="Times New Roman" w:hAnsi="Times New Roman" w:cs="Times New Roman"/>
          <w:sz w:val="24"/>
          <w:szCs w:val="24"/>
        </w:rPr>
        <w:t xml:space="preserve"> Hulshof, </w:t>
      </w:r>
      <w:r w:rsidR="00F6587C" w:rsidRPr="000242B1">
        <w:rPr>
          <w:rFonts w:ascii="Times New Roman" w:eastAsia="Times New Roman" w:hAnsi="Times New Roman" w:cs="Times New Roman"/>
          <w:sz w:val="24"/>
          <w:szCs w:val="24"/>
        </w:rPr>
        <w:t>V.</w:t>
      </w:r>
      <w:r w:rsidRPr="000242B1">
        <w:rPr>
          <w:rFonts w:ascii="Times New Roman" w:eastAsia="Times New Roman" w:hAnsi="Times New Roman" w:cs="Times New Roman"/>
          <w:sz w:val="24"/>
          <w:szCs w:val="24"/>
        </w:rPr>
        <w:t xml:space="preserve"> Jung</w:t>
      </w:r>
      <w:r w:rsidR="00F6587C"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&amp;</w:t>
      </w:r>
      <w:r w:rsidR="00F6587C" w:rsidRPr="000242B1">
        <w:rPr>
          <w:rFonts w:ascii="Times New Roman" w:eastAsia="Times New Roman" w:hAnsi="Times New Roman" w:cs="Times New Roman"/>
          <w:sz w:val="24"/>
          <w:szCs w:val="24"/>
        </w:rPr>
        <w:t xml:space="preserve"> J.</w:t>
      </w:r>
      <w:r w:rsidRPr="000242B1">
        <w:rPr>
          <w:rFonts w:ascii="Times New Roman" w:eastAsia="Times New Roman" w:hAnsi="Times New Roman" w:cs="Times New Roman"/>
          <w:sz w:val="24"/>
          <w:szCs w:val="24"/>
        </w:rPr>
        <w:t xml:space="preserve"> Messier, 2012. The return of the variance: intraspecific variability in community ecology. Trends in Ecology &amp; Evolution, 27:244–252.</w:t>
      </w:r>
    </w:p>
    <w:p w14:paraId="0000006C" w14:textId="4854161C"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Wagner, A., </w:t>
      </w:r>
      <w:r w:rsidR="004E6B77" w:rsidRPr="000242B1">
        <w:rPr>
          <w:rFonts w:ascii="Times New Roman" w:eastAsia="Times New Roman" w:hAnsi="Times New Roman" w:cs="Times New Roman"/>
          <w:sz w:val="24"/>
          <w:szCs w:val="24"/>
        </w:rPr>
        <w:t xml:space="preserve">S. </w:t>
      </w:r>
      <w:r w:rsidRPr="000242B1">
        <w:rPr>
          <w:rFonts w:ascii="Times New Roman" w:eastAsia="Times New Roman" w:hAnsi="Times New Roman" w:cs="Times New Roman"/>
          <w:sz w:val="24"/>
          <w:szCs w:val="24"/>
        </w:rPr>
        <w:t>Volkmann, &amp;</w:t>
      </w:r>
      <w:r w:rsidR="004E6B77" w:rsidRPr="000242B1">
        <w:rPr>
          <w:rFonts w:ascii="Times New Roman" w:eastAsia="Times New Roman" w:hAnsi="Times New Roman" w:cs="Times New Roman"/>
          <w:sz w:val="24"/>
          <w:szCs w:val="24"/>
        </w:rPr>
        <w:t xml:space="preserve"> P.M.A.</w:t>
      </w:r>
      <w:r w:rsidRPr="000242B1">
        <w:rPr>
          <w:rFonts w:ascii="Times New Roman" w:eastAsia="Times New Roman" w:hAnsi="Times New Roman" w:cs="Times New Roman"/>
          <w:sz w:val="24"/>
          <w:szCs w:val="24"/>
        </w:rPr>
        <w:t xml:space="preserve"> Dettinger-Klemm, 2012. Benthic–pelagic coupling in lake ecosystems: the key role of chironomid pupae as prey of pelagic fish. Ecosphere</w:t>
      </w:r>
      <w:r w:rsidR="000242B1"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3(2):14.</w:t>
      </w:r>
    </w:p>
    <w:p w14:paraId="6F835F38" w14:textId="1B12B875" w:rsidR="00E55930" w:rsidRPr="000242B1" w:rsidRDefault="00E55930">
      <w:pPr>
        <w:spacing w:after="0" w:line="480" w:lineRule="auto"/>
        <w:ind w:left="720" w:hanging="720"/>
        <w:rPr>
          <w:rFonts w:ascii="Times New Roman" w:hAnsi="Times New Roman" w:cs="Times New Roman"/>
          <w:sz w:val="24"/>
          <w:szCs w:val="24"/>
        </w:rPr>
      </w:pPr>
      <w:r w:rsidRPr="000242B1">
        <w:rPr>
          <w:rFonts w:ascii="Times New Roman" w:hAnsi="Times New Roman" w:cs="Times New Roman"/>
          <w:sz w:val="24"/>
          <w:szCs w:val="24"/>
        </w:rPr>
        <w:t>Warmbold, J.</w:t>
      </w:r>
      <w:r w:rsidR="00200666" w:rsidRPr="000242B1">
        <w:rPr>
          <w:rFonts w:ascii="Times New Roman" w:hAnsi="Times New Roman" w:cs="Times New Roman"/>
          <w:sz w:val="24"/>
          <w:szCs w:val="24"/>
        </w:rPr>
        <w:t>,</w:t>
      </w:r>
      <w:r w:rsidRPr="000242B1">
        <w:rPr>
          <w:rFonts w:ascii="Times New Roman" w:hAnsi="Times New Roman" w:cs="Times New Roman"/>
          <w:sz w:val="24"/>
          <w:szCs w:val="24"/>
        </w:rPr>
        <w:t xml:space="preserve"> 2016. Effects of fish on aquatic and terrestrial ecosystems. – Univ</w:t>
      </w:r>
      <w:r w:rsidR="000242B1" w:rsidRPr="000242B1">
        <w:rPr>
          <w:rFonts w:ascii="Times New Roman" w:hAnsi="Times New Roman" w:cs="Times New Roman"/>
          <w:sz w:val="24"/>
          <w:szCs w:val="24"/>
        </w:rPr>
        <w:t>ersity</w:t>
      </w:r>
      <w:r w:rsidRPr="000242B1">
        <w:rPr>
          <w:rFonts w:ascii="Times New Roman" w:hAnsi="Times New Roman" w:cs="Times New Roman"/>
          <w:sz w:val="24"/>
          <w:szCs w:val="24"/>
        </w:rPr>
        <w:t xml:space="preserve"> of South Dakota, Vermillion, SD.</w:t>
      </w:r>
    </w:p>
    <w:p w14:paraId="1CCEE910" w14:textId="7E73557A" w:rsidR="00E55930" w:rsidRPr="000242B1" w:rsidRDefault="00E55930">
      <w:pPr>
        <w:spacing w:after="0" w:line="480" w:lineRule="auto"/>
        <w:ind w:left="720" w:hanging="720"/>
        <w:rPr>
          <w:rFonts w:ascii="Times New Roman" w:eastAsia="Times New Roman" w:hAnsi="Times New Roman" w:cs="Times New Roman"/>
          <w:sz w:val="24"/>
          <w:szCs w:val="24"/>
        </w:rPr>
      </w:pPr>
      <w:r w:rsidRPr="000242B1">
        <w:rPr>
          <w:rFonts w:ascii="Times New Roman" w:hAnsi="Times New Roman" w:cs="Times New Roman"/>
          <w:sz w:val="24"/>
          <w:szCs w:val="24"/>
        </w:rPr>
        <w:t xml:space="preserve">Warmbold, J.W. </w:t>
      </w:r>
      <w:r w:rsidR="00537871" w:rsidRPr="000242B1">
        <w:rPr>
          <w:rFonts w:ascii="Times New Roman" w:hAnsi="Times New Roman" w:cs="Times New Roman"/>
          <w:sz w:val="24"/>
          <w:szCs w:val="24"/>
        </w:rPr>
        <w:t xml:space="preserve">&amp; </w:t>
      </w:r>
      <w:r w:rsidR="00200666" w:rsidRPr="000242B1">
        <w:rPr>
          <w:rFonts w:ascii="Times New Roman" w:hAnsi="Times New Roman" w:cs="Times New Roman"/>
          <w:sz w:val="24"/>
          <w:szCs w:val="24"/>
        </w:rPr>
        <w:t xml:space="preserve">J.S. </w:t>
      </w:r>
      <w:r w:rsidRPr="000242B1">
        <w:rPr>
          <w:rFonts w:ascii="Times New Roman" w:hAnsi="Times New Roman" w:cs="Times New Roman"/>
          <w:sz w:val="24"/>
          <w:szCs w:val="24"/>
        </w:rPr>
        <w:t>Wesner</w:t>
      </w:r>
      <w:r w:rsidR="00200666" w:rsidRPr="000242B1">
        <w:rPr>
          <w:rFonts w:ascii="Times New Roman" w:hAnsi="Times New Roman" w:cs="Times New Roman"/>
          <w:sz w:val="24"/>
          <w:szCs w:val="24"/>
        </w:rPr>
        <w:t>,</w:t>
      </w:r>
      <w:r w:rsidRPr="000242B1">
        <w:rPr>
          <w:rFonts w:ascii="Times New Roman" w:hAnsi="Times New Roman" w:cs="Times New Roman"/>
          <w:sz w:val="24"/>
          <w:szCs w:val="24"/>
        </w:rPr>
        <w:t xml:space="preserve"> 2018. Predator foraging strategy mediates the effects of predators on local and emigrating prey. Oikos, 127:579-589. </w:t>
      </w:r>
    </w:p>
    <w:p w14:paraId="0000006D" w14:textId="201E4D3D"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Werner, E.E. &amp; </w:t>
      </w:r>
      <w:r w:rsidR="00200666" w:rsidRPr="000242B1">
        <w:rPr>
          <w:rFonts w:ascii="Times New Roman" w:eastAsia="Times New Roman" w:hAnsi="Times New Roman" w:cs="Times New Roman"/>
          <w:sz w:val="24"/>
          <w:szCs w:val="24"/>
        </w:rPr>
        <w:t xml:space="preserve">J.F </w:t>
      </w:r>
      <w:r w:rsidRPr="000242B1">
        <w:rPr>
          <w:rFonts w:ascii="Times New Roman" w:eastAsia="Times New Roman" w:hAnsi="Times New Roman" w:cs="Times New Roman"/>
          <w:sz w:val="24"/>
          <w:szCs w:val="24"/>
        </w:rPr>
        <w:t xml:space="preserve">Gilliam, 1984. The ontogenetic niche and species interactions in size-structured populations. Annual Review of Ecology and Systematics, 15:393-425. </w:t>
      </w:r>
    </w:p>
    <w:p w14:paraId="0000006E" w14:textId="0C04452F"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Wesner, J.S.</w:t>
      </w:r>
      <w:r w:rsidR="00200666"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 xml:space="preserve">2010. Aquatic predation alters a terrestrial prey subsidy. Ecology, 91:1435-1444. </w:t>
      </w:r>
    </w:p>
    <w:p w14:paraId="0000006F" w14:textId="55676C70" w:rsidR="00C85381" w:rsidRPr="000242B1" w:rsidRDefault="004D08DC">
      <w:pPr>
        <w:spacing w:after="0" w:line="480" w:lineRule="auto"/>
        <w:ind w:left="720" w:hanging="720"/>
        <w:rPr>
          <w:rFonts w:ascii="Times New Roman" w:eastAsia="Times New Roman" w:hAnsi="Times New Roman" w:cs="Times New Roman"/>
          <w:sz w:val="24"/>
          <w:szCs w:val="24"/>
        </w:rPr>
      </w:pPr>
      <w:bookmarkStart w:id="343" w:name="_heading=h.30j0zll" w:colFirst="0" w:colLast="0"/>
      <w:bookmarkEnd w:id="343"/>
      <w:r w:rsidRPr="000242B1">
        <w:rPr>
          <w:rFonts w:ascii="Times New Roman" w:eastAsia="Times New Roman" w:hAnsi="Times New Roman" w:cs="Times New Roman"/>
          <w:sz w:val="24"/>
          <w:szCs w:val="24"/>
        </w:rPr>
        <w:t>Wesner, J.S.</w:t>
      </w:r>
      <w:r w:rsidR="00200666"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2012. Predator diversity effects cascade across an ecosystem boundary. Oikos, 121:53-60.</w:t>
      </w:r>
    </w:p>
    <w:p w14:paraId="7EBE93FD" w14:textId="3965E342" w:rsidR="00942573" w:rsidRPr="000242B1" w:rsidRDefault="00942573">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Wesner, J. S., </w:t>
      </w:r>
      <w:r w:rsidR="00CA49AA" w:rsidRPr="000242B1">
        <w:rPr>
          <w:rFonts w:ascii="Times New Roman" w:eastAsia="Times New Roman" w:hAnsi="Times New Roman" w:cs="Times New Roman"/>
          <w:sz w:val="24"/>
          <w:szCs w:val="24"/>
        </w:rPr>
        <w:t xml:space="preserve">D.M. </w:t>
      </w:r>
      <w:r w:rsidRPr="000242B1">
        <w:rPr>
          <w:rFonts w:ascii="Times New Roman" w:eastAsia="Times New Roman" w:hAnsi="Times New Roman" w:cs="Times New Roman"/>
          <w:sz w:val="24"/>
          <w:szCs w:val="24"/>
        </w:rPr>
        <w:t>Walters,</w:t>
      </w:r>
      <w:r w:rsidR="00CA49AA" w:rsidRPr="000242B1">
        <w:rPr>
          <w:rFonts w:ascii="Times New Roman" w:eastAsia="Times New Roman" w:hAnsi="Times New Roman" w:cs="Times New Roman"/>
          <w:sz w:val="24"/>
          <w:szCs w:val="24"/>
        </w:rPr>
        <w:t xml:space="preserve"> T.S.</w:t>
      </w:r>
      <w:r w:rsidRPr="000242B1">
        <w:rPr>
          <w:rFonts w:ascii="Times New Roman" w:eastAsia="Times New Roman" w:hAnsi="Times New Roman" w:cs="Times New Roman"/>
          <w:sz w:val="24"/>
          <w:szCs w:val="24"/>
        </w:rPr>
        <w:t xml:space="preserve"> Schmidt, </w:t>
      </w:r>
      <w:r w:rsidR="00CA49AA" w:rsidRPr="000242B1">
        <w:rPr>
          <w:rFonts w:ascii="Times New Roman" w:eastAsia="Times New Roman" w:hAnsi="Times New Roman" w:cs="Times New Roman"/>
          <w:sz w:val="24"/>
          <w:szCs w:val="24"/>
        </w:rPr>
        <w:t>J.M.</w:t>
      </w:r>
      <w:r w:rsidRPr="000242B1">
        <w:rPr>
          <w:rFonts w:ascii="Times New Roman" w:eastAsia="Times New Roman" w:hAnsi="Times New Roman" w:cs="Times New Roman"/>
          <w:sz w:val="24"/>
          <w:szCs w:val="24"/>
        </w:rPr>
        <w:t xml:space="preserve"> Kraus, </w:t>
      </w:r>
      <w:r w:rsidR="00CA49AA" w:rsidRPr="000242B1">
        <w:rPr>
          <w:rFonts w:ascii="Times New Roman" w:eastAsia="Times New Roman" w:hAnsi="Times New Roman" w:cs="Times New Roman"/>
          <w:sz w:val="24"/>
          <w:szCs w:val="24"/>
        </w:rPr>
        <w:t>C.A.</w:t>
      </w:r>
      <w:r w:rsidRPr="000242B1">
        <w:rPr>
          <w:rFonts w:ascii="Times New Roman" w:eastAsia="Times New Roman" w:hAnsi="Times New Roman" w:cs="Times New Roman"/>
          <w:sz w:val="24"/>
          <w:szCs w:val="24"/>
        </w:rPr>
        <w:t xml:space="preserve"> Stricker,</w:t>
      </w:r>
      <w:r w:rsidR="00CA49AA" w:rsidRPr="000242B1">
        <w:rPr>
          <w:rFonts w:ascii="Times New Roman" w:eastAsia="Times New Roman" w:hAnsi="Times New Roman" w:cs="Times New Roman"/>
          <w:sz w:val="24"/>
          <w:szCs w:val="24"/>
        </w:rPr>
        <w:t xml:space="preserve"> W.H.</w:t>
      </w:r>
      <w:r w:rsidRPr="000242B1">
        <w:rPr>
          <w:rFonts w:ascii="Times New Roman" w:eastAsia="Times New Roman" w:hAnsi="Times New Roman" w:cs="Times New Roman"/>
          <w:sz w:val="24"/>
          <w:szCs w:val="24"/>
        </w:rPr>
        <w:t xml:space="preserve"> Clements, &amp; </w:t>
      </w:r>
      <w:r w:rsidR="00CA49AA" w:rsidRPr="000242B1">
        <w:rPr>
          <w:rFonts w:ascii="Times New Roman" w:eastAsia="Times New Roman" w:hAnsi="Times New Roman" w:cs="Times New Roman"/>
          <w:sz w:val="24"/>
          <w:szCs w:val="24"/>
        </w:rPr>
        <w:t xml:space="preserve">R.E. </w:t>
      </w:r>
      <w:r w:rsidRPr="000242B1">
        <w:rPr>
          <w:rFonts w:ascii="Times New Roman" w:eastAsia="Times New Roman" w:hAnsi="Times New Roman" w:cs="Times New Roman"/>
          <w:sz w:val="24"/>
          <w:szCs w:val="24"/>
        </w:rPr>
        <w:t xml:space="preserve">Wolf, 2017. Metamorphosis affects metal concentrations and isotopic signatures in a mayfly (Baetis tricaudatus): implications for the aquatic-terrestrial transfer of metals. Environmental </w:t>
      </w:r>
      <w:r w:rsidR="00994BE4" w:rsidRPr="000242B1">
        <w:rPr>
          <w:rFonts w:ascii="Times New Roman" w:eastAsia="Times New Roman" w:hAnsi="Times New Roman" w:cs="Times New Roman"/>
          <w:sz w:val="24"/>
          <w:szCs w:val="24"/>
        </w:rPr>
        <w:t>S</w:t>
      </w:r>
      <w:r w:rsidRPr="000242B1">
        <w:rPr>
          <w:rFonts w:ascii="Times New Roman" w:eastAsia="Times New Roman" w:hAnsi="Times New Roman" w:cs="Times New Roman"/>
          <w:sz w:val="24"/>
          <w:szCs w:val="24"/>
        </w:rPr>
        <w:t xml:space="preserve">cience &amp; </w:t>
      </w:r>
      <w:r w:rsidR="00994BE4" w:rsidRPr="000242B1">
        <w:rPr>
          <w:rFonts w:ascii="Times New Roman" w:eastAsia="Times New Roman" w:hAnsi="Times New Roman" w:cs="Times New Roman"/>
          <w:sz w:val="24"/>
          <w:szCs w:val="24"/>
        </w:rPr>
        <w:t>T</w:t>
      </w:r>
      <w:r w:rsidRPr="000242B1">
        <w:rPr>
          <w:rFonts w:ascii="Times New Roman" w:eastAsia="Times New Roman" w:hAnsi="Times New Roman" w:cs="Times New Roman"/>
          <w:sz w:val="24"/>
          <w:szCs w:val="24"/>
        </w:rPr>
        <w:t>echnology, 51, 2438-2446.</w:t>
      </w:r>
    </w:p>
    <w:p w14:paraId="40CA277B" w14:textId="15AE87FB" w:rsidR="003D3ED8" w:rsidRDefault="001F4F35">
      <w:pPr>
        <w:spacing w:after="0" w:line="480" w:lineRule="auto"/>
        <w:ind w:left="720" w:hanging="720"/>
        <w:rPr>
          <w:ins w:id="344" w:author="Kanz, Abraham" w:date="2021-07-22T19:15:00Z"/>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Wesner, J.</w:t>
      </w:r>
      <w:r w:rsidR="00DA16D5" w:rsidRPr="000242B1">
        <w:rPr>
          <w:rFonts w:ascii="Times New Roman" w:eastAsia="Times New Roman" w:hAnsi="Times New Roman" w:cs="Times New Roman"/>
          <w:sz w:val="24"/>
          <w:szCs w:val="24"/>
        </w:rPr>
        <w:t>S.</w:t>
      </w:r>
      <w:r w:rsidR="00200666"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2019. Using stage-structured food webs to assess the effects of contaminants and predators on aquatic–terrestrial linkages. Freshwater Science, 38</w:t>
      </w:r>
      <w:ins w:id="345" w:author="Kanz, Abraham" w:date="2021-07-22T19:18:00Z">
        <w:r w:rsidR="00441035">
          <w:rPr>
            <w:rFonts w:ascii="Times New Roman" w:eastAsia="Times New Roman" w:hAnsi="Times New Roman" w:cs="Times New Roman"/>
            <w:sz w:val="24"/>
            <w:szCs w:val="24"/>
          </w:rPr>
          <w:t>:</w:t>
        </w:r>
      </w:ins>
      <w:del w:id="346" w:author="Kanz, Abraham" w:date="2021-07-22T19:18:00Z">
        <w:r w:rsidRPr="000242B1" w:rsidDel="00441035">
          <w:rPr>
            <w:rFonts w:ascii="Times New Roman" w:eastAsia="Times New Roman" w:hAnsi="Times New Roman" w:cs="Times New Roman"/>
            <w:sz w:val="24"/>
            <w:szCs w:val="24"/>
          </w:rPr>
          <w:delText xml:space="preserve">, </w:delText>
        </w:r>
      </w:del>
      <w:r w:rsidRPr="000242B1">
        <w:rPr>
          <w:rFonts w:ascii="Times New Roman" w:eastAsia="Times New Roman" w:hAnsi="Times New Roman" w:cs="Times New Roman"/>
          <w:sz w:val="24"/>
          <w:szCs w:val="24"/>
        </w:rPr>
        <w:t>928-935.</w:t>
      </w:r>
    </w:p>
    <w:p w14:paraId="66EDF362" w14:textId="035EA186" w:rsidR="00441035" w:rsidRPr="000242B1" w:rsidRDefault="00441035">
      <w:pPr>
        <w:spacing w:after="0" w:line="480" w:lineRule="auto"/>
        <w:ind w:left="720" w:hanging="720"/>
        <w:rPr>
          <w:rFonts w:ascii="Times New Roman" w:eastAsia="Times New Roman" w:hAnsi="Times New Roman" w:cs="Times New Roman"/>
          <w:sz w:val="24"/>
          <w:szCs w:val="24"/>
        </w:rPr>
      </w:pPr>
      <w:ins w:id="347" w:author="Kanz, Abraham" w:date="2021-07-22T19:15:00Z">
        <w:r>
          <w:rPr>
            <w:rFonts w:ascii="Times New Roman" w:eastAsia="Times New Roman" w:hAnsi="Times New Roman" w:cs="Times New Roman"/>
            <w:sz w:val="24"/>
            <w:szCs w:val="24"/>
          </w:rPr>
          <w:lastRenderedPageBreak/>
          <w:t xml:space="preserve">Wesner, J.S., J.M. Kraus, B. Henry, J. Kerby. 2020. Metamorphosis and the </w:t>
        </w:r>
      </w:ins>
      <w:ins w:id="348" w:author="Kanz, Abraham" w:date="2021-07-22T19:16:00Z">
        <w:r>
          <w:rPr>
            <w:rFonts w:ascii="Times New Roman" w:eastAsia="Times New Roman" w:hAnsi="Times New Roman" w:cs="Times New Roman"/>
            <w:sz w:val="24"/>
            <w:szCs w:val="24"/>
          </w:rPr>
          <w:t xml:space="preserve">impact of contaminants on ecological subsidies. Contaminants and Ecological Subsidies, </w:t>
        </w:r>
      </w:ins>
      <w:ins w:id="349" w:author="Kanz, Abraham" w:date="2021-07-22T19:18:00Z">
        <w:r>
          <w:rPr>
            <w:rFonts w:ascii="Times New Roman" w:eastAsia="Times New Roman" w:hAnsi="Times New Roman" w:cs="Times New Roman"/>
            <w:sz w:val="24"/>
            <w:szCs w:val="24"/>
          </w:rPr>
          <w:t xml:space="preserve">111-125. </w:t>
        </w:r>
      </w:ins>
    </w:p>
    <w:p w14:paraId="7B364A67" w14:textId="653DB6D6" w:rsidR="00DA16D5" w:rsidRPr="000242B1" w:rsidRDefault="00AA01D7">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Wesner, J.S. </w:t>
      </w:r>
      <w:r w:rsidR="00200666" w:rsidRPr="000242B1">
        <w:rPr>
          <w:rFonts w:ascii="Times New Roman" w:eastAsia="Times New Roman" w:hAnsi="Times New Roman" w:cs="Times New Roman"/>
          <w:sz w:val="24"/>
          <w:szCs w:val="24"/>
        </w:rPr>
        <w:t>&amp;</w:t>
      </w:r>
      <w:r w:rsidRPr="000242B1">
        <w:rPr>
          <w:rFonts w:ascii="Times New Roman" w:eastAsia="Times New Roman" w:hAnsi="Times New Roman" w:cs="Times New Roman"/>
          <w:sz w:val="24"/>
          <w:szCs w:val="24"/>
        </w:rPr>
        <w:t xml:space="preserve"> </w:t>
      </w:r>
      <w:r w:rsidR="00200666" w:rsidRPr="000242B1">
        <w:rPr>
          <w:rFonts w:ascii="Times New Roman" w:eastAsia="Times New Roman" w:hAnsi="Times New Roman" w:cs="Times New Roman"/>
          <w:sz w:val="24"/>
          <w:szCs w:val="24"/>
        </w:rPr>
        <w:t xml:space="preserve">J.P.F. </w:t>
      </w:r>
      <w:r w:rsidRPr="000242B1">
        <w:rPr>
          <w:rFonts w:ascii="Times New Roman" w:eastAsia="Times New Roman" w:hAnsi="Times New Roman" w:cs="Times New Roman"/>
          <w:sz w:val="24"/>
          <w:szCs w:val="24"/>
        </w:rPr>
        <w:t>Pomeranz</w:t>
      </w:r>
      <w:ins w:id="350" w:author="Kanz, Abraham" w:date="2021-07-22T19:15:00Z">
        <w:r w:rsidR="00441035">
          <w:rPr>
            <w:rFonts w:ascii="Times New Roman" w:eastAsia="Times New Roman" w:hAnsi="Times New Roman" w:cs="Times New Roman"/>
            <w:sz w:val="24"/>
            <w:szCs w:val="24"/>
          </w:rPr>
          <w:t>.</w:t>
        </w:r>
      </w:ins>
      <w:del w:id="351" w:author="Kanz, Abraham" w:date="2021-07-22T19:15:00Z">
        <w:r w:rsidRPr="000242B1" w:rsidDel="00441035">
          <w:rPr>
            <w:rFonts w:ascii="Times New Roman" w:eastAsia="Times New Roman" w:hAnsi="Times New Roman" w:cs="Times New Roman"/>
            <w:sz w:val="24"/>
            <w:szCs w:val="24"/>
          </w:rPr>
          <w:delText>,</w:delText>
        </w:r>
      </w:del>
      <w:r w:rsidRPr="000242B1">
        <w:rPr>
          <w:rFonts w:ascii="Times New Roman" w:eastAsia="Times New Roman" w:hAnsi="Times New Roman" w:cs="Times New Roman"/>
          <w:sz w:val="24"/>
          <w:szCs w:val="24"/>
        </w:rPr>
        <w:t xml:space="preserve"> 2021. Choosing priors in Bayesian ecological model</w:t>
      </w:r>
      <w:ins w:id="352" w:author="Wesner, Jeff S" w:date="2021-08-11T15:40:00Z">
        <w:r w:rsidR="00B47EBF">
          <w:rPr>
            <w:rFonts w:ascii="Times New Roman" w:eastAsia="Times New Roman" w:hAnsi="Times New Roman" w:cs="Times New Roman"/>
            <w:sz w:val="24"/>
            <w:szCs w:val="24"/>
          </w:rPr>
          <w:t>s</w:t>
        </w:r>
      </w:ins>
      <w:del w:id="353" w:author="Wesner, Jeff S" w:date="2021-08-11T15:40:00Z">
        <w:r w:rsidRPr="000242B1" w:rsidDel="00B47EBF">
          <w:rPr>
            <w:rFonts w:ascii="Times New Roman" w:eastAsia="Times New Roman" w:hAnsi="Times New Roman" w:cs="Times New Roman"/>
            <w:sz w:val="24"/>
            <w:szCs w:val="24"/>
          </w:rPr>
          <w:delText>ing</w:delText>
        </w:r>
      </w:del>
      <w:r w:rsidRPr="000242B1">
        <w:rPr>
          <w:rFonts w:ascii="Times New Roman" w:eastAsia="Times New Roman" w:hAnsi="Times New Roman" w:cs="Times New Roman"/>
          <w:sz w:val="24"/>
          <w:szCs w:val="24"/>
        </w:rPr>
        <w:t xml:space="preserve"> by simulating from the prior predictive distribution. </w:t>
      </w:r>
      <w:del w:id="354" w:author="Wesner, Jeff S" w:date="2021-08-11T15:40:00Z">
        <w:r w:rsidRPr="000242B1" w:rsidDel="00B47EBF">
          <w:rPr>
            <w:rFonts w:ascii="Times New Roman" w:eastAsia="Times New Roman" w:hAnsi="Times New Roman" w:cs="Times New Roman"/>
            <w:sz w:val="24"/>
            <w:szCs w:val="24"/>
          </w:rPr>
          <w:delText>bioRxiv</w:delText>
        </w:r>
      </w:del>
      <w:ins w:id="355" w:author="Wesner, Jeff S" w:date="2021-08-11T15:40:00Z">
        <w:r w:rsidR="00B47EBF">
          <w:rPr>
            <w:rFonts w:ascii="Times New Roman" w:eastAsia="Times New Roman" w:hAnsi="Times New Roman" w:cs="Times New Roman"/>
            <w:sz w:val="24"/>
            <w:szCs w:val="24"/>
          </w:rPr>
          <w:t>Ecosphere (In Press)</w:t>
        </w:r>
      </w:ins>
      <w:r w:rsidRPr="000242B1">
        <w:rPr>
          <w:rFonts w:ascii="Times New Roman" w:eastAsia="Times New Roman" w:hAnsi="Times New Roman" w:cs="Times New Roman"/>
          <w:sz w:val="24"/>
          <w:szCs w:val="24"/>
        </w:rPr>
        <w:t xml:space="preserve">. </w:t>
      </w:r>
    </w:p>
    <w:p w14:paraId="2122193C" w14:textId="77777777" w:rsidR="003D3ED8" w:rsidRDefault="003D3ED8">
      <w:pPr>
        <w:rPr>
          <w:rFonts w:ascii="Times New Roman" w:eastAsia="Times New Roman" w:hAnsi="Times New Roman" w:cs="Times New Roman"/>
          <w:sz w:val="24"/>
          <w:szCs w:val="24"/>
        </w:rPr>
      </w:pPr>
    </w:p>
    <w:p w14:paraId="6A58AEC9" w14:textId="77777777" w:rsidR="003D3ED8" w:rsidRDefault="003D3ED8">
      <w:pPr>
        <w:rPr>
          <w:rFonts w:ascii="Times New Roman" w:eastAsia="Times New Roman" w:hAnsi="Times New Roman" w:cs="Times New Roman"/>
          <w:sz w:val="24"/>
          <w:szCs w:val="24"/>
        </w:rPr>
      </w:pPr>
    </w:p>
    <w:p w14:paraId="2A6D5D83" w14:textId="77777777" w:rsidR="003D3ED8" w:rsidRDefault="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18A17" w14:textId="77777777" w:rsidR="003D3ED8" w:rsidRDefault="003D3ED8" w:rsidP="003D3ED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Legends</w:t>
      </w:r>
    </w:p>
    <w:p w14:paraId="7A4E01E8" w14:textId="10CD3801" w:rsidR="003D3ED8" w:rsidRDefault="003D3ED8" w:rsidP="003D3ED8">
      <w:pPr>
        <w:spacing w:after="0" w:line="480" w:lineRule="auto"/>
        <w:rPr>
          <w:rFonts w:ascii="Times New Roman" w:hAnsi="Times New Roman" w:cs="Times New Roman"/>
          <w:bCs/>
          <w:sz w:val="24"/>
          <w:szCs w:val="24"/>
        </w:rPr>
      </w:pPr>
      <w:bookmarkStart w:id="356" w:name="_Hlk72482106"/>
      <w:r>
        <w:rPr>
          <w:rFonts w:ascii="Times New Roman" w:hAnsi="Times New Roman" w:cs="Times New Roman"/>
          <w:b/>
          <w:bCs/>
          <w:sz w:val="24"/>
          <w:szCs w:val="24"/>
        </w:rPr>
        <w:t>Fig</w:t>
      </w:r>
      <w:r w:rsidR="00575086">
        <w:rPr>
          <w:rFonts w:ascii="Times New Roman" w:hAnsi="Times New Roman" w:cs="Times New Roman"/>
          <w:b/>
          <w:bCs/>
          <w:sz w:val="24"/>
          <w:szCs w:val="24"/>
        </w:rPr>
        <w:t>.</w:t>
      </w:r>
      <w:r>
        <w:rPr>
          <w:rFonts w:ascii="Times New Roman" w:hAnsi="Times New Roman" w:cs="Times New Roman"/>
          <w:b/>
          <w:bCs/>
          <w:sz w:val="24"/>
          <w:szCs w:val="24"/>
        </w:rPr>
        <w:t xml:space="preserve"> 1</w:t>
      </w:r>
      <w:r>
        <w:rPr>
          <w:rFonts w:ascii="Times New Roman" w:hAnsi="Times New Roman" w:cs="Times New Roman"/>
          <w:bCs/>
          <w:sz w:val="24"/>
          <w:szCs w:val="24"/>
        </w:rPr>
        <w:t>. Conceptual figure showing different predictions for food webs without and with information on prey life-stages</w:t>
      </w:r>
      <w:ins w:id="357" w:author="Kanz, Abraham" w:date="2021-07-21T17:46:00Z">
        <w:r w:rsidR="00E131FA">
          <w:rPr>
            <w:rFonts w:ascii="Times New Roman" w:hAnsi="Times New Roman" w:cs="Times New Roman"/>
            <w:bCs/>
            <w:sz w:val="24"/>
            <w:szCs w:val="24"/>
          </w:rPr>
          <w:t xml:space="preserve"> with chironomids used as prey example</w:t>
        </w:r>
      </w:ins>
      <w:r>
        <w:rPr>
          <w:rFonts w:ascii="Times New Roman" w:hAnsi="Times New Roman" w:cs="Times New Roman"/>
          <w:bCs/>
          <w:sz w:val="24"/>
          <w:szCs w:val="24"/>
        </w:rPr>
        <w:t>. Each of the food webs (</w:t>
      </w:r>
      <w:proofErr w:type="spellStart"/>
      <w:proofErr w:type="gramStart"/>
      <w:r>
        <w:rPr>
          <w:rFonts w:ascii="Times New Roman" w:hAnsi="Times New Roman" w:cs="Times New Roman"/>
          <w:bCs/>
          <w:sz w:val="24"/>
          <w:szCs w:val="24"/>
        </w:rPr>
        <w:t>a,b</w:t>
      </w:r>
      <w:proofErr w:type="gramEnd"/>
      <w:r>
        <w:rPr>
          <w:rFonts w:ascii="Times New Roman" w:hAnsi="Times New Roman" w:cs="Times New Roman"/>
          <w:bCs/>
          <w:sz w:val="24"/>
          <w:szCs w:val="24"/>
        </w:rPr>
        <w:t>,c,d</w:t>
      </w:r>
      <w:proofErr w:type="spellEnd"/>
      <w:r>
        <w:rPr>
          <w:rFonts w:ascii="Times New Roman" w:hAnsi="Times New Roman" w:cs="Times New Roman"/>
          <w:bCs/>
          <w:sz w:val="24"/>
          <w:szCs w:val="24"/>
        </w:rPr>
        <w:t xml:space="preserve">) </w:t>
      </w:r>
      <w:r w:rsidR="006B264C">
        <w:rPr>
          <w:rFonts w:ascii="Times New Roman" w:hAnsi="Times New Roman" w:cs="Times New Roman"/>
          <w:bCs/>
          <w:sz w:val="24"/>
          <w:szCs w:val="24"/>
        </w:rPr>
        <w:t>has</w:t>
      </w:r>
      <w:r>
        <w:rPr>
          <w:rFonts w:ascii="Times New Roman" w:hAnsi="Times New Roman" w:cs="Times New Roman"/>
          <w:bCs/>
          <w:sz w:val="24"/>
          <w:szCs w:val="24"/>
        </w:rPr>
        <w:t xml:space="preserve"> the same number and identity of </w:t>
      </w:r>
      <w:r w:rsidR="00CE71A0">
        <w:rPr>
          <w:rFonts w:ascii="Times New Roman" w:hAnsi="Times New Roman" w:cs="Times New Roman"/>
          <w:bCs/>
          <w:sz w:val="24"/>
          <w:szCs w:val="24"/>
        </w:rPr>
        <w:t xml:space="preserve">prey </w:t>
      </w:r>
      <w:r>
        <w:rPr>
          <w:rFonts w:ascii="Times New Roman" w:hAnsi="Times New Roman" w:cs="Times New Roman"/>
          <w:bCs/>
          <w:sz w:val="24"/>
          <w:szCs w:val="24"/>
        </w:rPr>
        <w:t>species. a) Fish feed on a single</w:t>
      </w:r>
      <w:del w:id="358" w:author="Kanz, Abraham" w:date="2021-07-21T17:45:00Z">
        <w:r w:rsidDel="00E131FA">
          <w:rPr>
            <w:rFonts w:ascii="Times New Roman" w:hAnsi="Times New Roman" w:cs="Times New Roman"/>
            <w:bCs/>
            <w:sz w:val="24"/>
            <w:szCs w:val="24"/>
          </w:rPr>
          <w:delText xml:space="preserve"> prey consumer</w:delText>
        </w:r>
      </w:del>
      <w:r>
        <w:rPr>
          <w:rFonts w:ascii="Times New Roman" w:hAnsi="Times New Roman" w:cs="Times New Roman"/>
          <w:bCs/>
          <w:sz w:val="24"/>
          <w:szCs w:val="24"/>
        </w:rPr>
        <w:t xml:space="preserve"> prey taxon </w:t>
      </w:r>
      <w:del w:id="359" w:author="Kanz, Abraham" w:date="2021-07-21T17:45:00Z">
        <w:r w:rsidDel="00E131FA">
          <w:rPr>
            <w:rFonts w:ascii="Times New Roman" w:hAnsi="Times New Roman" w:cs="Times New Roman"/>
            <w:bCs/>
            <w:sz w:val="24"/>
            <w:szCs w:val="24"/>
          </w:rPr>
          <w:delText>(or group of consumer taxa)</w:delText>
        </w:r>
      </w:del>
      <w:r>
        <w:rPr>
          <w:rFonts w:ascii="Times New Roman" w:hAnsi="Times New Roman" w:cs="Times New Roman"/>
          <w:bCs/>
          <w:sz w:val="24"/>
          <w:szCs w:val="24"/>
        </w:rPr>
        <w:t xml:space="preserve">, generating indirect effects to lower trophic levels. </w:t>
      </w:r>
      <w:r w:rsidR="00315670">
        <w:rPr>
          <w:rFonts w:ascii="Times New Roman" w:hAnsi="Times New Roman" w:cs="Times New Roman"/>
          <w:bCs/>
          <w:sz w:val="24"/>
          <w:szCs w:val="24"/>
        </w:rPr>
        <w:t>b) Fish target larval life stages, generating indirect effects</w:t>
      </w:r>
      <w:r w:rsidR="006B264C">
        <w:rPr>
          <w:rFonts w:ascii="Times New Roman" w:hAnsi="Times New Roman" w:cs="Times New Roman"/>
          <w:bCs/>
          <w:sz w:val="24"/>
          <w:szCs w:val="24"/>
        </w:rPr>
        <w:t xml:space="preserve"> because only larvae are consumers in aquatic food webs</w:t>
      </w:r>
      <w:r w:rsidR="00315670">
        <w:rPr>
          <w:rFonts w:ascii="Times New Roman" w:hAnsi="Times New Roman" w:cs="Times New Roman"/>
          <w:bCs/>
          <w:sz w:val="24"/>
          <w:szCs w:val="24"/>
        </w:rPr>
        <w:t xml:space="preserve">. c-d) </w:t>
      </w:r>
      <w:r>
        <w:rPr>
          <w:rFonts w:ascii="Times New Roman" w:hAnsi="Times New Roman" w:cs="Times New Roman"/>
          <w:bCs/>
          <w:sz w:val="24"/>
          <w:szCs w:val="24"/>
        </w:rPr>
        <w:t>Two of the life-stages (pupae and adults)</w:t>
      </w:r>
      <w:r w:rsidR="00315670">
        <w:rPr>
          <w:rFonts w:ascii="Times New Roman" w:hAnsi="Times New Roman" w:cs="Times New Roman"/>
          <w:bCs/>
          <w:sz w:val="24"/>
          <w:szCs w:val="24"/>
        </w:rPr>
        <w:t xml:space="preserve"> do not feed. Fish that target those life stag</w:t>
      </w:r>
      <w:r w:rsidR="006B264C">
        <w:rPr>
          <w:rFonts w:ascii="Times New Roman" w:hAnsi="Times New Roman" w:cs="Times New Roman"/>
          <w:bCs/>
          <w:sz w:val="24"/>
          <w:szCs w:val="24"/>
        </w:rPr>
        <w:t>e</w:t>
      </w:r>
      <w:r w:rsidR="00315670">
        <w:rPr>
          <w:rFonts w:ascii="Times New Roman" w:hAnsi="Times New Roman" w:cs="Times New Roman"/>
          <w:bCs/>
          <w:sz w:val="24"/>
          <w:szCs w:val="24"/>
        </w:rPr>
        <w:t xml:space="preserve">s have no indirect effects on lower trophic levels. </w:t>
      </w:r>
      <w:r w:rsidR="006B264C">
        <w:rPr>
          <w:rFonts w:ascii="Times New Roman" w:hAnsi="Times New Roman" w:cs="Times New Roman"/>
          <w:bCs/>
          <w:sz w:val="24"/>
          <w:szCs w:val="24"/>
        </w:rPr>
        <w:t>The prevalence of this type of stage-structured feeding in aquatic food webs is unknown.</w:t>
      </w:r>
      <w:r w:rsidR="00315670">
        <w:rPr>
          <w:rFonts w:ascii="Times New Roman" w:hAnsi="Times New Roman" w:cs="Times New Roman"/>
          <w:bCs/>
          <w:sz w:val="24"/>
          <w:szCs w:val="24"/>
        </w:rPr>
        <w:t xml:space="preserve"> </w:t>
      </w:r>
    </w:p>
    <w:bookmarkEnd w:id="356"/>
    <w:p w14:paraId="2389C5AE" w14:textId="77777777" w:rsidR="00315670" w:rsidRPr="003D3ED8" w:rsidRDefault="00315670" w:rsidP="003D3ED8">
      <w:pPr>
        <w:spacing w:after="0" w:line="480" w:lineRule="auto"/>
        <w:rPr>
          <w:rFonts w:ascii="Times New Roman" w:hAnsi="Times New Roman" w:cs="Times New Roman"/>
          <w:bCs/>
          <w:sz w:val="24"/>
          <w:szCs w:val="24"/>
        </w:rPr>
      </w:pPr>
    </w:p>
    <w:p w14:paraId="230B7DB5" w14:textId="5B4AE5F8"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Fig</w:t>
      </w:r>
      <w:r w:rsidR="00575086">
        <w:rPr>
          <w:rFonts w:ascii="Times New Roman" w:hAnsi="Times New Roman" w:cs="Times New Roman"/>
          <w:b/>
          <w:bCs/>
          <w:sz w:val="24"/>
          <w:szCs w:val="24"/>
        </w:rPr>
        <w:t>.</w:t>
      </w:r>
      <w:r>
        <w:rPr>
          <w:rFonts w:ascii="Times New Roman" w:hAnsi="Times New Roman" w:cs="Times New Roman"/>
          <w:b/>
          <w:bCs/>
          <w:sz w:val="24"/>
          <w:szCs w:val="24"/>
        </w:rPr>
        <w:t xml:space="preserve"> 2</w:t>
      </w:r>
      <w:r>
        <w:rPr>
          <w:rFonts w:ascii="Times New Roman" w:hAnsi="Times New Roman" w:cs="Times New Roman"/>
          <w:sz w:val="24"/>
          <w:szCs w:val="24"/>
        </w:rPr>
        <w:t xml:space="preserve">. </w:t>
      </w:r>
      <w:r w:rsidR="006B264C">
        <w:rPr>
          <w:rFonts w:ascii="Times New Roman" w:hAnsi="Times New Roman" w:cs="Times New Roman"/>
          <w:sz w:val="24"/>
          <w:szCs w:val="24"/>
        </w:rPr>
        <w:t xml:space="preserve">Posterior distributions, averaged across time, showing a) the total mass of aquatic prey per fish stomach, b) the total mass of chironomids per fish stomach, c) the proportion of aquatic prey eaten in a non-consumer life-stage, and d) the proportion of chironomids eaten in a non-consumer life-stage (e.g., pupae and adults). </w:t>
      </w:r>
      <w:r w:rsidR="006575FB">
        <w:rPr>
          <w:rFonts w:ascii="Times New Roman" w:hAnsi="Times New Roman" w:cs="Times New Roman"/>
          <w:sz w:val="24"/>
          <w:szCs w:val="24"/>
        </w:rPr>
        <w:t>Medians and 95% credible intervals for each group are shown at the bottom of the densities.</w:t>
      </w:r>
      <w:r w:rsidR="00F727A0">
        <w:rPr>
          <w:rFonts w:ascii="Times New Roman" w:hAnsi="Times New Roman" w:cs="Times New Roman"/>
          <w:sz w:val="24"/>
          <w:szCs w:val="24"/>
        </w:rPr>
        <w:t xml:space="preserve"> </w:t>
      </w:r>
    </w:p>
    <w:p w14:paraId="0DACF2D9" w14:textId="42BD17A0" w:rsidR="006575FB" w:rsidRDefault="006575FB" w:rsidP="003D3ED8">
      <w:pPr>
        <w:spacing w:after="0" w:line="480" w:lineRule="auto"/>
        <w:rPr>
          <w:rFonts w:ascii="Times New Roman" w:hAnsi="Times New Roman" w:cs="Times New Roman"/>
          <w:sz w:val="24"/>
          <w:szCs w:val="24"/>
        </w:rPr>
      </w:pPr>
    </w:p>
    <w:p w14:paraId="2B4737A2" w14:textId="4A8EAF0C" w:rsidR="006575FB" w:rsidRDefault="006575FB" w:rsidP="006575FB">
      <w:pPr>
        <w:spacing w:after="0" w:line="480" w:lineRule="auto"/>
        <w:rPr>
          <w:rFonts w:ascii="Times New Roman" w:hAnsi="Times New Roman" w:cs="Times New Roman"/>
          <w:sz w:val="24"/>
          <w:szCs w:val="24"/>
        </w:rPr>
      </w:pPr>
      <w:r>
        <w:rPr>
          <w:rFonts w:ascii="Times New Roman" w:hAnsi="Times New Roman" w:cs="Times New Roman"/>
          <w:b/>
          <w:bCs/>
          <w:sz w:val="24"/>
          <w:szCs w:val="24"/>
        </w:rPr>
        <w:t>Fig</w:t>
      </w:r>
      <w:r w:rsidR="00575086">
        <w:rPr>
          <w:rFonts w:ascii="Times New Roman" w:hAnsi="Times New Roman" w:cs="Times New Roman"/>
          <w:b/>
          <w:bCs/>
          <w:sz w:val="24"/>
          <w:szCs w:val="24"/>
        </w:rPr>
        <w:t>.</w:t>
      </w:r>
      <w:r>
        <w:rPr>
          <w:rFonts w:ascii="Times New Roman" w:hAnsi="Times New Roman" w:cs="Times New Roman"/>
          <w:b/>
          <w:bCs/>
          <w:sz w:val="24"/>
          <w:szCs w:val="24"/>
        </w:rPr>
        <w:t xml:space="preserve"> 3</w:t>
      </w:r>
      <w:r>
        <w:rPr>
          <w:rFonts w:ascii="Times New Roman" w:hAnsi="Times New Roman" w:cs="Times New Roman"/>
          <w:sz w:val="24"/>
          <w:szCs w:val="24"/>
        </w:rPr>
        <w:t xml:space="preserve">. Temporal variation in a) the total mass of aquatic prey per fish stomach, b) the total mass of chironomids per fish stomach, c) the proportion of aquatic prey eaten in a non-consumer life-stage, and d) the proportion of chironomids eaten in a non-consumer life-stage (e.g., pupae and adults) for each </w:t>
      </w:r>
      <w:ins w:id="360" w:author="Kanz, Abraham" w:date="2021-07-22T19:38:00Z">
        <w:r w:rsidR="0009136C">
          <w:rPr>
            <w:rFonts w:ascii="Times New Roman" w:hAnsi="Times New Roman" w:cs="Times New Roman"/>
            <w:sz w:val="24"/>
            <w:szCs w:val="24"/>
          </w:rPr>
          <w:t>species</w:t>
        </w:r>
      </w:ins>
      <w:del w:id="361" w:author="Kanz, Abraham" w:date="2021-07-22T19:38:00Z">
        <w:r w:rsidDel="0009136C">
          <w:rPr>
            <w:rFonts w:ascii="Times New Roman" w:hAnsi="Times New Roman" w:cs="Times New Roman"/>
            <w:sz w:val="24"/>
            <w:szCs w:val="24"/>
          </w:rPr>
          <w:delText xml:space="preserve">fish </w:delText>
        </w:r>
        <w:r w:rsidR="00077F15" w:rsidDel="0009136C">
          <w:rPr>
            <w:rFonts w:ascii="Times New Roman" w:hAnsi="Times New Roman" w:cs="Times New Roman"/>
            <w:sz w:val="24"/>
            <w:szCs w:val="24"/>
          </w:rPr>
          <w:delText>forag</w:delText>
        </w:r>
        <w:r w:rsidDel="0009136C">
          <w:rPr>
            <w:rFonts w:ascii="Times New Roman" w:hAnsi="Times New Roman" w:cs="Times New Roman"/>
            <w:sz w:val="24"/>
            <w:szCs w:val="24"/>
          </w:rPr>
          <w:delText xml:space="preserve">ing </w:delText>
        </w:r>
        <w:r w:rsidR="00575A92" w:rsidDel="0009136C">
          <w:rPr>
            <w:rFonts w:ascii="Times New Roman" w:hAnsi="Times New Roman" w:cs="Times New Roman"/>
            <w:sz w:val="24"/>
            <w:szCs w:val="24"/>
          </w:rPr>
          <w:delText>domain</w:delText>
        </w:r>
      </w:del>
      <w:r>
        <w:rPr>
          <w:rFonts w:ascii="Times New Roman" w:hAnsi="Times New Roman" w:cs="Times New Roman"/>
          <w:sz w:val="24"/>
          <w:szCs w:val="24"/>
        </w:rPr>
        <w:t xml:space="preserve">. Boxplots summarize the median, interquartile range, and upper and lower 1.5% quantiles of posterior distributions on each date for each </w:t>
      </w:r>
      <w:r w:rsidR="00575A92">
        <w:rPr>
          <w:rFonts w:ascii="Times New Roman" w:hAnsi="Times New Roman" w:cs="Times New Roman"/>
          <w:sz w:val="24"/>
          <w:szCs w:val="24"/>
        </w:rPr>
        <w:t>domain</w:t>
      </w:r>
      <w:r>
        <w:rPr>
          <w:rFonts w:ascii="Times New Roman" w:hAnsi="Times New Roman" w:cs="Times New Roman"/>
          <w:sz w:val="24"/>
          <w:szCs w:val="24"/>
        </w:rPr>
        <w:t xml:space="preserve">. To improve the visual distinction, 500 lines connect each date x </w:t>
      </w:r>
      <w:r w:rsidR="00575A92">
        <w:rPr>
          <w:rFonts w:ascii="Times New Roman" w:hAnsi="Times New Roman" w:cs="Times New Roman"/>
          <w:sz w:val="24"/>
          <w:szCs w:val="24"/>
        </w:rPr>
        <w:t>domain</w:t>
      </w:r>
      <w:r>
        <w:rPr>
          <w:rFonts w:ascii="Times New Roman" w:hAnsi="Times New Roman" w:cs="Times New Roman"/>
          <w:sz w:val="24"/>
          <w:szCs w:val="24"/>
        </w:rPr>
        <w:t xml:space="preserve"> group. They are drawn from 500 iterations of the posterior distribution of each group.</w:t>
      </w:r>
    </w:p>
    <w:p w14:paraId="0AE24B12" w14:textId="77777777" w:rsidR="003D3ED8" w:rsidRDefault="003D3ED8" w:rsidP="003D3ED8">
      <w:pPr>
        <w:spacing w:after="0" w:line="480" w:lineRule="auto"/>
        <w:rPr>
          <w:rFonts w:ascii="Times New Roman" w:hAnsi="Times New Roman" w:cs="Times New Roman"/>
          <w:sz w:val="24"/>
          <w:szCs w:val="24"/>
        </w:rPr>
      </w:pPr>
    </w:p>
    <w:p w14:paraId="26669B80" w14:textId="7A5E6E1A"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Fig</w:t>
      </w:r>
      <w:r w:rsidR="00575086">
        <w:rPr>
          <w:rFonts w:ascii="Times New Roman" w:hAnsi="Times New Roman" w:cs="Times New Roman"/>
          <w:b/>
          <w:bCs/>
          <w:sz w:val="24"/>
          <w:szCs w:val="24"/>
        </w:rPr>
        <w:t>.</w:t>
      </w:r>
      <w:r>
        <w:rPr>
          <w:rFonts w:ascii="Times New Roman" w:hAnsi="Times New Roman" w:cs="Times New Roman"/>
          <w:b/>
          <w:bCs/>
          <w:sz w:val="24"/>
          <w:szCs w:val="24"/>
        </w:rPr>
        <w:t xml:space="preserve"> </w:t>
      </w:r>
      <w:r w:rsidR="006575FB">
        <w:rPr>
          <w:rFonts w:ascii="Times New Roman" w:hAnsi="Times New Roman" w:cs="Times New Roman"/>
          <w:b/>
          <w:bCs/>
          <w:sz w:val="24"/>
          <w:szCs w:val="24"/>
        </w:rPr>
        <w:t>4</w:t>
      </w:r>
      <w:r>
        <w:rPr>
          <w:rFonts w:ascii="Times New Roman" w:hAnsi="Times New Roman" w:cs="Times New Roman"/>
          <w:sz w:val="24"/>
          <w:szCs w:val="24"/>
        </w:rPr>
        <w:t xml:space="preserve">. </w:t>
      </w:r>
      <w:r w:rsidR="00EF0AB5">
        <w:rPr>
          <w:rFonts w:ascii="Times New Roman" w:hAnsi="Times New Roman" w:cs="Times New Roman"/>
          <w:sz w:val="24"/>
          <w:szCs w:val="24"/>
        </w:rPr>
        <w:t xml:space="preserve">Relationship between insect emergence and the proportion of fish diets consisting of </w:t>
      </w:r>
      <w:r w:rsidR="00033F2D">
        <w:rPr>
          <w:rFonts w:ascii="Times New Roman" w:hAnsi="Times New Roman" w:cs="Times New Roman"/>
          <w:sz w:val="24"/>
          <w:szCs w:val="24"/>
        </w:rPr>
        <w:t>non-consumer</w:t>
      </w:r>
      <w:r w:rsidR="00EF0AB5">
        <w:rPr>
          <w:rFonts w:ascii="Times New Roman" w:hAnsi="Times New Roman" w:cs="Times New Roman"/>
          <w:sz w:val="24"/>
          <w:szCs w:val="24"/>
        </w:rPr>
        <w:t xml:space="preserve"> prey. We expected that fish would feed most heavily on </w:t>
      </w:r>
      <w:r w:rsidR="00033F2D">
        <w:rPr>
          <w:rFonts w:ascii="Times New Roman" w:hAnsi="Times New Roman" w:cs="Times New Roman"/>
          <w:sz w:val="24"/>
          <w:szCs w:val="24"/>
        </w:rPr>
        <w:t>non-consumer</w:t>
      </w:r>
      <w:r w:rsidR="00EF0AB5">
        <w:rPr>
          <w:rFonts w:ascii="Times New Roman" w:hAnsi="Times New Roman" w:cs="Times New Roman"/>
          <w:sz w:val="24"/>
          <w:szCs w:val="24"/>
        </w:rPr>
        <w:t xml:space="preserve"> pupal and adult prey stages during periods of high insect emergence. Contrary to expectations, there was no relationship between emergence and fish diets.</w:t>
      </w:r>
    </w:p>
    <w:p w14:paraId="49684C8D" w14:textId="77777777" w:rsidR="003D3ED8" w:rsidRDefault="003D3ED8" w:rsidP="003D3ED8">
      <w:pPr>
        <w:spacing w:after="0" w:line="480" w:lineRule="auto"/>
        <w:rPr>
          <w:rFonts w:ascii="Times New Roman" w:hAnsi="Times New Roman" w:cs="Times New Roman"/>
          <w:sz w:val="24"/>
          <w:szCs w:val="24"/>
        </w:rPr>
      </w:pPr>
    </w:p>
    <w:p w14:paraId="62685581" w14:textId="77777777" w:rsidR="003D3ED8" w:rsidRDefault="003D3ED8" w:rsidP="003D3ED8">
      <w:pPr>
        <w:rPr>
          <w:rFonts w:asciiTheme="minorHAnsi" w:hAnsiTheme="minorHAnsi" w:cstheme="minorBidi"/>
        </w:rPr>
      </w:pPr>
    </w:p>
    <w:p w14:paraId="291C7C5A" w14:textId="77777777" w:rsidR="003279AA"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A8A9C3" w14:textId="77777777" w:rsidR="003279AA" w:rsidRDefault="003279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7847EB5" w14:textId="77777777" w:rsidR="003279AA" w:rsidRDefault="003279AA" w:rsidP="003D3E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Tables</w:t>
      </w:r>
    </w:p>
    <w:tbl>
      <w:tblPr>
        <w:tblW w:w="4590" w:type="dxa"/>
        <w:tblLook w:val="04A0" w:firstRow="1" w:lastRow="0" w:firstColumn="1" w:lastColumn="0" w:noHBand="0" w:noVBand="1"/>
      </w:tblPr>
      <w:tblGrid>
        <w:gridCol w:w="3684"/>
        <w:gridCol w:w="906"/>
      </w:tblGrid>
      <w:tr w:rsidR="00337584" w:rsidRPr="00337584" w14:paraId="448C5233" w14:textId="77777777" w:rsidTr="00337584">
        <w:trPr>
          <w:trHeight w:val="405"/>
        </w:trPr>
        <w:tc>
          <w:tcPr>
            <w:tcW w:w="4590" w:type="dxa"/>
            <w:gridSpan w:val="2"/>
            <w:tcBorders>
              <w:top w:val="nil"/>
              <w:left w:val="nil"/>
              <w:bottom w:val="single" w:sz="4" w:space="0" w:color="auto"/>
              <w:right w:val="nil"/>
            </w:tcBorders>
            <w:shd w:val="clear" w:color="auto" w:fill="auto"/>
            <w:vAlign w:val="bottom"/>
            <w:hideMark/>
          </w:tcPr>
          <w:p w14:paraId="03007B71"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bookmarkStart w:id="362" w:name="_Hlk72483119"/>
            <w:r w:rsidRPr="00337584">
              <w:rPr>
                <w:rFonts w:ascii="Times New Roman" w:eastAsia="Times New Roman" w:hAnsi="Times New Roman" w:cs="Times New Roman"/>
                <w:color w:val="000000"/>
                <w:sz w:val="24"/>
                <w:szCs w:val="24"/>
              </w:rPr>
              <w:t>Table 1: Number of diet samples collected.</w:t>
            </w:r>
          </w:p>
        </w:tc>
      </w:tr>
      <w:tr w:rsidR="00337584" w:rsidRPr="00337584" w14:paraId="7402955B" w14:textId="77777777" w:rsidTr="00337584">
        <w:trPr>
          <w:trHeight w:val="300"/>
        </w:trPr>
        <w:tc>
          <w:tcPr>
            <w:tcW w:w="3684" w:type="dxa"/>
            <w:tcBorders>
              <w:top w:val="nil"/>
              <w:left w:val="nil"/>
              <w:bottom w:val="single" w:sz="4" w:space="0" w:color="auto"/>
              <w:right w:val="nil"/>
            </w:tcBorders>
            <w:shd w:val="clear" w:color="auto" w:fill="auto"/>
            <w:noWrap/>
            <w:vAlign w:val="bottom"/>
            <w:hideMark/>
          </w:tcPr>
          <w:p w14:paraId="563A588D"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Fish Species</w:t>
            </w:r>
          </w:p>
        </w:tc>
        <w:tc>
          <w:tcPr>
            <w:tcW w:w="906" w:type="dxa"/>
            <w:tcBorders>
              <w:top w:val="nil"/>
              <w:left w:val="nil"/>
              <w:bottom w:val="single" w:sz="4" w:space="0" w:color="auto"/>
              <w:right w:val="nil"/>
            </w:tcBorders>
            <w:shd w:val="clear" w:color="auto" w:fill="auto"/>
            <w:noWrap/>
            <w:vAlign w:val="bottom"/>
            <w:hideMark/>
          </w:tcPr>
          <w:p w14:paraId="17640AE4"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n</w:t>
            </w:r>
          </w:p>
        </w:tc>
      </w:tr>
      <w:tr w:rsidR="00337584" w:rsidRPr="00337584" w14:paraId="158795F9" w14:textId="77777777" w:rsidTr="00337584">
        <w:trPr>
          <w:trHeight w:val="300"/>
        </w:trPr>
        <w:tc>
          <w:tcPr>
            <w:tcW w:w="3684" w:type="dxa"/>
            <w:tcBorders>
              <w:top w:val="nil"/>
              <w:left w:val="nil"/>
              <w:bottom w:val="nil"/>
              <w:right w:val="nil"/>
            </w:tcBorders>
            <w:shd w:val="clear" w:color="auto" w:fill="auto"/>
            <w:noWrap/>
            <w:vAlign w:val="bottom"/>
            <w:hideMark/>
          </w:tcPr>
          <w:p w14:paraId="2228BDAB"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proofErr w:type="spellStart"/>
            <w:r w:rsidRPr="00337584">
              <w:rPr>
                <w:rFonts w:ascii="Times New Roman" w:eastAsia="Times New Roman" w:hAnsi="Times New Roman" w:cs="Times New Roman"/>
                <w:color w:val="000000"/>
                <w:sz w:val="24"/>
                <w:szCs w:val="24"/>
              </w:rPr>
              <w:t>Semotilus</w:t>
            </w:r>
            <w:proofErr w:type="spellEnd"/>
            <w:r w:rsidRPr="00337584">
              <w:rPr>
                <w:rFonts w:ascii="Times New Roman" w:eastAsia="Times New Roman" w:hAnsi="Times New Roman" w:cs="Times New Roman"/>
                <w:color w:val="000000"/>
                <w:sz w:val="24"/>
                <w:szCs w:val="24"/>
              </w:rPr>
              <w:t xml:space="preserve"> </w:t>
            </w:r>
            <w:proofErr w:type="spellStart"/>
            <w:r w:rsidRPr="00337584">
              <w:rPr>
                <w:rFonts w:ascii="Times New Roman" w:eastAsia="Times New Roman" w:hAnsi="Times New Roman" w:cs="Times New Roman"/>
                <w:color w:val="000000"/>
                <w:sz w:val="24"/>
                <w:szCs w:val="24"/>
              </w:rPr>
              <w:t>atromaculatus</w:t>
            </w:r>
            <w:proofErr w:type="spellEnd"/>
          </w:p>
        </w:tc>
        <w:tc>
          <w:tcPr>
            <w:tcW w:w="906" w:type="dxa"/>
            <w:tcBorders>
              <w:top w:val="nil"/>
              <w:left w:val="nil"/>
              <w:bottom w:val="nil"/>
              <w:right w:val="nil"/>
            </w:tcBorders>
            <w:shd w:val="clear" w:color="auto" w:fill="auto"/>
            <w:noWrap/>
            <w:vAlign w:val="bottom"/>
            <w:hideMark/>
          </w:tcPr>
          <w:p w14:paraId="10011B78"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95</w:t>
            </w:r>
          </w:p>
        </w:tc>
      </w:tr>
      <w:tr w:rsidR="00337584" w:rsidRPr="00337584" w14:paraId="793EB2A2" w14:textId="77777777" w:rsidTr="00337584">
        <w:trPr>
          <w:trHeight w:val="300"/>
        </w:trPr>
        <w:tc>
          <w:tcPr>
            <w:tcW w:w="3684" w:type="dxa"/>
            <w:tcBorders>
              <w:top w:val="nil"/>
              <w:left w:val="nil"/>
              <w:bottom w:val="nil"/>
              <w:right w:val="nil"/>
            </w:tcBorders>
            <w:shd w:val="clear" w:color="auto" w:fill="auto"/>
            <w:noWrap/>
            <w:vAlign w:val="bottom"/>
            <w:hideMark/>
          </w:tcPr>
          <w:p w14:paraId="0D9140F6"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proofErr w:type="spellStart"/>
            <w:r w:rsidRPr="00337584">
              <w:rPr>
                <w:rFonts w:ascii="Times New Roman" w:eastAsia="Times New Roman" w:hAnsi="Times New Roman" w:cs="Times New Roman"/>
                <w:color w:val="000000"/>
                <w:sz w:val="24"/>
                <w:szCs w:val="24"/>
              </w:rPr>
              <w:t>Etheostoma</w:t>
            </w:r>
            <w:proofErr w:type="spellEnd"/>
            <w:r w:rsidRPr="00337584">
              <w:rPr>
                <w:rFonts w:ascii="Times New Roman" w:eastAsia="Times New Roman" w:hAnsi="Times New Roman" w:cs="Times New Roman"/>
                <w:color w:val="000000"/>
                <w:sz w:val="24"/>
                <w:szCs w:val="24"/>
              </w:rPr>
              <w:t xml:space="preserve"> nigrum</w:t>
            </w:r>
          </w:p>
        </w:tc>
        <w:tc>
          <w:tcPr>
            <w:tcW w:w="906" w:type="dxa"/>
            <w:tcBorders>
              <w:top w:val="nil"/>
              <w:left w:val="nil"/>
              <w:bottom w:val="nil"/>
              <w:right w:val="nil"/>
            </w:tcBorders>
            <w:shd w:val="clear" w:color="auto" w:fill="auto"/>
            <w:noWrap/>
            <w:vAlign w:val="bottom"/>
            <w:hideMark/>
          </w:tcPr>
          <w:p w14:paraId="1875C622"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74</w:t>
            </w:r>
          </w:p>
        </w:tc>
      </w:tr>
      <w:tr w:rsidR="00337584" w:rsidRPr="00337584" w14:paraId="12B82918" w14:textId="77777777" w:rsidTr="00337584">
        <w:trPr>
          <w:trHeight w:val="300"/>
        </w:trPr>
        <w:tc>
          <w:tcPr>
            <w:tcW w:w="3684" w:type="dxa"/>
            <w:tcBorders>
              <w:top w:val="nil"/>
              <w:left w:val="nil"/>
              <w:bottom w:val="nil"/>
              <w:right w:val="nil"/>
            </w:tcBorders>
            <w:shd w:val="clear" w:color="auto" w:fill="auto"/>
            <w:noWrap/>
            <w:vAlign w:val="bottom"/>
            <w:hideMark/>
          </w:tcPr>
          <w:p w14:paraId="7557D81A"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 xml:space="preserve">Ictiobus </w:t>
            </w:r>
            <w:proofErr w:type="spellStart"/>
            <w:r w:rsidRPr="00337584">
              <w:rPr>
                <w:rFonts w:ascii="Times New Roman" w:eastAsia="Times New Roman" w:hAnsi="Times New Roman" w:cs="Times New Roman"/>
                <w:color w:val="000000"/>
                <w:sz w:val="24"/>
                <w:szCs w:val="24"/>
              </w:rPr>
              <w:t>cyprinellus</w:t>
            </w:r>
            <w:proofErr w:type="spellEnd"/>
          </w:p>
        </w:tc>
        <w:tc>
          <w:tcPr>
            <w:tcW w:w="906" w:type="dxa"/>
            <w:tcBorders>
              <w:top w:val="nil"/>
              <w:left w:val="nil"/>
              <w:bottom w:val="nil"/>
              <w:right w:val="nil"/>
            </w:tcBorders>
            <w:shd w:val="clear" w:color="auto" w:fill="auto"/>
            <w:noWrap/>
            <w:vAlign w:val="bottom"/>
            <w:hideMark/>
          </w:tcPr>
          <w:p w14:paraId="460A42F9"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73</w:t>
            </w:r>
          </w:p>
        </w:tc>
      </w:tr>
      <w:tr w:rsidR="00337584" w:rsidRPr="00337584" w14:paraId="5DD95E0F" w14:textId="77777777" w:rsidTr="00337584">
        <w:trPr>
          <w:trHeight w:val="300"/>
        </w:trPr>
        <w:tc>
          <w:tcPr>
            <w:tcW w:w="3684" w:type="dxa"/>
            <w:tcBorders>
              <w:top w:val="nil"/>
              <w:left w:val="nil"/>
              <w:bottom w:val="nil"/>
              <w:right w:val="nil"/>
            </w:tcBorders>
            <w:shd w:val="clear" w:color="auto" w:fill="auto"/>
            <w:noWrap/>
            <w:vAlign w:val="bottom"/>
            <w:hideMark/>
          </w:tcPr>
          <w:p w14:paraId="3E0D4101"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proofErr w:type="spellStart"/>
            <w:r w:rsidRPr="00337584">
              <w:rPr>
                <w:rFonts w:ascii="Times New Roman" w:eastAsia="Times New Roman" w:hAnsi="Times New Roman" w:cs="Times New Roman"/>
                <w:color w:val="000000"/>
                <w:sz w:val="24"/>
                <w:szCs w:val="24"/>
              </w:rPr>
              <w:t>Ameiurus</w:t>
            </w:r>
            <w:proofErr w:type="spellEnd"/>
            <w:r w:rsidRPr="00337584">
              <w:rPr>
                <w:rFonts w:ascii="Times New Roman" w:eastAsia="Times New Roman" w:hAnsi="Times New Roman" w:cs="Times New Roman"/>
                <w:color w:val="000000"/>
                <w:sz w:val="24"/>
                <w:szCs w:val="24"/>
              </w:rPr>
              <w:t xml:space="preserve"> melas</w:t>
            </w:r>
          </w:p>
        </w:tc>
        <w:tc>
          <w:tcPr>
            <w:tcW w:w="906" w:type="dxa"/>
            <w:tcBorders>
              <w:top w:val="nil"/>
              <w:left w:val="nil"/>
              <w:bottom w:val="nil"/>
              <w:right w:val="nil"/>
            </w:tcBorders>
            <w:shd w:val="clear" w:color="auto" w:fill="auto"/>
            <w:noWrap/>
            <w:vAlign w:val="bottom"/>
            <w:hideMark/>
          </w:tcPr>
          <w:p w14:paraId="1D83A18D"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62</w:t>
            </w:r>
          </w:p>
        </w:tc>
      </w:tr>
      <w:tr w:rsidR="00337584" w:rsidRPr="00337584" w14:paraId="4DF85DB4" w14:textId="77777777" w:rsidTr="00337584">
        <w:trPr>
          <w:trHeight w:val="300"/>
        </w:trPr>
        <w:tc>
          <w:tcPr>
            <w:tcW w:w="3684" w:type="dxa"/>
            <w:tcBorders>
              <w:top w:val="nil"/>
              <w:left w:val="nil"/>
              <w:bottom w:val="nil"/>
              <w:right w:val="nil"/>
            </w:tcBorders>
            <w:shd w:val="clear" w:color="auto" w:fill="auto"/>
            <w:noWrap/>
            <w:vAlign w:val="bottom"/>
            <w:hideMark/>
          </w:tcPr>
          <w:p w14:paraId="76FA5C5B"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 xml:space="preserve">Lepomis </w:t>
            </w:r>
            <w:proofErr w:type="spellStart"/>
            <w:r w:rsidRPr="00337584">
              <w:rPr>
                <w:rFonts w:ascii="Times New Roman" w:eastAsia="Times New Roman" w:hAnsi="Times New Roman" w:cs="Times New Roman"/>
                <w:color w:val="000000"/>
                <w:sz w:val="24"/>
                <w:szCs w:val="24"/>
              </w:rPr>
              <w:t>macrochirus</w:t>
            </w:r>
            <w:proofErr w:type="spellEnd"/>
          </w:p>
        </w:tc>
        <w:tc>
          <w:tcPr>
            <w:tcW w:w="906" w:type="dxa"/>
            <w:tcBorders>
              <w:top w:val="nil"/>
              <w:left w:val="nil"/>
              <w:bottom w:val="nil"/>
              <w:right w:val="nil"/>
            </w:tcBorders>
            <w:shd w:val="clear" w:color="auto" w:fill="auto"/>
            <w:noWrap/>
            <w:vAlign w:val="bottom"/>
            <w:hideMark/>
          </w:tcPr>
          <w:p w14:paraId="7DB6195F"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59</w:t>
            </w:r>
          </w:p>
        </w:tc>
      </w:tr>
      <w:tr w:rsidR="00337584" w:rsidRPr="00337584" w14:paraId="47AB5682" w14:textId="77777777" w:rsidTr="00337584">
        <w:trPr>
          <w:trHeight w:val="300"/>
        </w:trPr>
        <w:tc>
          <w:tcPr>
            <w:tcW w:w="3684" w:type="dxa"/>
            <w:tcBorders>
              <w:top w:val="nil"/>
              <w:left w:val="nil"/>
              <w:bottom w:val="nil"/>
              <w:right w:val="nil"/>
            </w:tcBorders>
            <w:shd w:val="clear" w:color="auto" w:fill="auto"/>
            <w:noWrap/>
            <w:vAlign w:val="bottom"/>
            <w:hideMark/>
          </w:tcPr>
          <w:p w14:paraId="4C2F9689"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 xml:space="preserve">Cyprinus </w:t>
            </w:r>
            <w:proofErr w:type="spellStart"/>
            <w:r w:rsidRPr="00337584">
              <w:rPr>
                <w:rFonts w:ascii="Times New Roman" w:eastAsia="Times New Roman" w:hAnsi="Times New Roman" w:cs="Times New Roman"/>
                <w:color w:val="000000"/>
                <w:sz w:val="24"/>
                <w:szCs w:val="24"/>
              </w:rPr>
              <w:t>carpio</w:t>
            </w:r>
            <w:proofErr w:type="spellEnd"/>
          </w:p>
        </w:tc>
        <w:tc>
          <w:tcPr>
            <w:tcW w:w="906" w:type="dxa"/>
            <w:tcBorders>
              <w:top w:val="nil"/>
              <w:left w:val="nil"/>
              <w:bottom w:val="nil"/>
              <w:right w:val="nil"/>
            </w:tcBorders>
            <w:shd w:val="clear" w:color="auto" w:fill="auto"/>
            <w:noWrap/>
            <w:vAlign w:val="bottom"/>
            <w:hideMark/>
          </w:tcPr>
          <w:p w14:paraId="58AEDEEF"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49</w:t>
            </w:r>
          </w:p>
        </w:tc>
      </w:tr>
      <w:tr w:rsidR="00337584" w:rsidRPr="00337584" w14:paraId="08E90EBD" w14:textId="77777777" w:rsidTr="00337584">
        <w:trPr>
          <w:trHeight w:val="300"/>
        </w:trPr>
        <w:tc>
          <w:tcPr>
            <w:tcW w:w="3684" w:type="dxa"/>
            <w:tcBorders>
              <w:top w:val="nil"/>
              <w:left w:val="nil"/>
              <w:bottom w:val="nil"/>
              <w:right w:val="nil"/>
            </w:tcBorders>
            <w:shd w:val="clear" w:color="auto" w:fill="auto"/>
            <w:noWrap/>
            <w:vAlign w:val="bottom"/>
            <w:hideMark/>
          </w:tcPr>
          <w:p w14:paraId="13229158"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Cyprinella spiloptera</w:t>
            </w:r>
          </w:p>
        </w:tc>
        <w:tc>
          <w:tcPr>
            <w:tcW w:w="906" w:type="dxa"/>
            <w:tcBorders>
              <w:top w:val="nil"/>
              <w:left w:val="nil"/>
              <w:bottom w:val="nil"/>
              <w:right w:val="nil"/>
            </w:tcBorders>
            <w:shd w:val="clear" w:color="auto" w:fill="auto"/>
            <w:noWrap/>
            <w:vAlign w:val="bottom"/>
            <w:hideMark/>
          </w:tcPr>
          <w:p w14:paraId="302EA7D3"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47</w:t>
            </w:r>
          </w:p>
        </w:tc>
      </w:tr>
      <w:tr w:rsidR="00337584" w:rsidRPr="00337584" w14:paraId="3DBC94E5" w14:textId="77777777" w:rsidTr="00337584">
        <w:trPr>
          <w:trHeight w:val="300"/>
        </w:trPr>
        <w:tc>
          <w:tcPr>
            <w:tcW w:w="3684" w:type="dxa"/>
            <w:tcBorders>
              <w:top w:val="nil"/>
              <w:left w:val="nil"/>
              <w:bottom w:val="nil"/>
              <w:right w:val="nil"/>
            </w:tcBorders>
            <w:shd w:val="clear" w:color="auto" w:fill="auto"/>
            <w:noWrap/>
            <w:vAlign w:val="bottom"/>
            <w:hideMark/>
          </w:tcPr>
          <w:p w14:paraId="6FE72E44"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proofErr w:type="spellStart"/>
            <w:r w:rsidRPr="00337584">
              <w:rPr>
                <w:rFonts w:ascii="Times New Roman" w:eastAsia="Times New Roman" w:hAnsi="Times New Roman" w:cs="Times New Roman"/>
                <w:color w:val="000000"/>
                <w:sz w:val="24"/>
                <w:szCs w:val="24"/>
              </w:rPr>
              <w:t>Pimephales</w:t>
            </w:r>
            <w:proofErr w:type="spellEnd"/>
            <w:r w:rsidRPr="00337584">
              <w:rPr>
                <w:rFonts w:ascii="Times New Roman" w:eastAsia="Times New Roman" w:hAnsi="Times New Roman" w:cs="Times New Roman"/>
                <w:color w:val="000000"/>
                <w:sz w:val="24"/>
                <w:szCs w:val="24"/>
              </w:rPr>
              <w:t xml:space="preserve"> </w:t>
            </w:r>
            <w:proofErr w:type="spellStart"/>
            <w:r w:rsidRPr="00337584">
              <w:rPr>
                <w:rFonts w:ascii="Times New Roman" w:eastAsia="Times New Roman" w:hAnsi="Times New Roman" w:cs="Times New Roman"/>
                <w:color w:val="000000"/>
                <w:sz w:val="24"/>
                <w:szCs w:val="24"/>
              </w:rPr>
              <w:t>promelas</w:t>
            </w:r>
            <w:proofErr w:type="spellEnd"/>
          </w:p>
        </w:tc>
        <w:tc>
          <w:tcPr>
            <w:tcW w:w="906" w:type="dxa"/>
            <w:tcBorders>
              <w:top w:val="nil"/>
              <w:left w:val="nil"/>
              <w:bottom w:val="nil"/>
              <w:right w:val="nil"/>
            </w:tcBorders>
            <w:shd w:val="clear" w:color="auto" w:fill="auto"/>
            <w:noWrap/>
            <w:vAlign w:val="bottom"/>
            <w:hideMark/>
          </w:tcPr>
          <w:p w14:paraId="12E6DD18"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30</w:t>
            </w:r>
          </w:p>
        </w:tc>
      </w:tr>
      <w:tr w:rsidR="00337584" w:rsidRPr="00337584" w14:paraId="226FF4C5" w14:textId="77777777" w:rsidTr="00337584">
        <w:trPr>
          <w:trHeight w:val="300"/>
        </w:trPr>
        <w:tc>
          <w:tcPr>
            <w:tcW w:w="3684" w:type="dxa"/>
            <w:tcBorders>
              <w:top w:val="nil"/>
              <w:left w:val="nil"/>
              <w:bottom w:val="nil"/>
              <w:right w:val="nil"/>
            </w:tcBorders>
            <w:shd w:val="clear" w:color="auto" w:fill="auto"/>
            <w:noWrap/>
            <w:vAlign w:val="bottom"/>
            <w:hideMark/>
          </w:tcPr>
          <w:p w14:paraId="06A8F15B"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 xml:space="preserve">Luxilus </w:t>
            </w:r>
            <w:proofErr w:type="spellStart"/>
            <w:r w:rsidRPr="00337584">
              <w:rPr>
                <w:rFonts w:ascii="Times New Roman" w:eastAsia="Times New Roman" w:hAnsi="Times New Roman" w:cs="Times New Roman"/>
                <w:color w:val="000000"/>
                <w:sz w:val="24"/>
                <w:szCs w:val="24"/>
              </w:rPr>
              <w:t>cornutus</w:t>
            </w:r>
            <w:proofErr w:type="spellEnd"/>
          </w:p>
        </w:tc>
        <w:tc>
          <w:tcPr>
            <w:tcW w:w="906" w:type="dxa"/>
            <w:tcBorders>
              <w:top w:val="nil"/>
              <w:left w:val="nil"/>
              <w:bottom w:val="nil"/>
              <w:right w:val="nil"/>
            </w:tcBorders>
            <w:shd w:val="clear" w:color="auto" w:fill="auto"/>
            <w:noWrap/>
            <w:vAlign w:val="bottom"/>
            <w:hideMark/>
          </w:tcPr>
          <w:p w14:paraId="1A3FF392"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27</w:t>
            </w:r>
          </w:p>
        </w:tc>
      </w:tr>
      <w:tr w:rsidR="00337584" w:rsidRPr="00337584" w14:paraId="5B1D3982" w14:textId="77777777" w:rsidTr="00337584">
        <w:trPr>
          <w:trHeight w:val="300"/>
        </w:trPr>
        <w:tc>
          <w:tcPr>
            <w:tcW w:w="3684" w:type="dxa"/>
            <w:tcBorders>
              <w:top w:val="nil"/>
              <w:left w:val="nil"/>
              <w:bottom w:val="nil"/>
              <w:right w:val="nil"/>
            </w:tcBorders>
            <w:shd w:val="clear" w:color="auto" w:fill="auto"/>
            <w:noWrap/>
            <w:vAlign w:val="bottom"/>
            <w:hideMark/>
          </w:tcPr>
          <w:p w14:paraId="3C0DDD0B"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Lepomis cyanellus</w:t>
            </w:r>
          </w:p>
        </w:tc>
        <w:tc>
          <w:tcPr>
            <w:tcW w:w="906" w:type="dxa"/>
            <w:tcBorders>
              <w:top w:val="nil"/>
              <w:left w:val="nil"/>
              <w:bottom w:val="nil"/>
              <w:right w:val="nil"/>
            </w:tcBorders>
            <w:shd w:val="clear" w:color="auto" w:fill="auto"/>
            <w:noWrap/>
            <w:vAlign w:val="bottom"/>
            <w:hideMark/>
          </w:tcPr>
          <w:p w14:paraId="7AE5C0AA"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24</w:t>
            </w:r>
          </w:p>
        </w:tc>
      </w:tr>
      <w:tr w:rsidR="00337584" w:rsidRPr="00337584" w14:paraId="1B461615" w14:textId="77777777" w:rsidTr="00337584">
        <w:trPr>
          <w:trHeight w:val="300"/>
        </w:trPr>
        <w:tc>
          <w:tcPr>
            <w:tcW w:w="3684" w:type="dxa"/>
            <w:tcBorders>
              <w:top w:val="nil"/>
              <w:left w:val="nil"/>
              <w:bottom w:val="nil"/>
              <w:right w:val="nil"/>
            </w:tcBorders>
            <w:shd w:val="clear" w:color="auto" w:fill="auto"/>
            <w:noWrap/>
            <w:vAlign w:val="bottom"/>
            <w:hideMark/>
          </w:tcPr>
          <w:p w14:paraId="0B3424E5"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Ictiobus bubalus</w:t>
            </w:r>
          </w:p>
        </w:tc>
        <w:tc>
          <w:tcPr>
            <w:tcW w:w="906" w:type="dxa"/>
            <w:tcBorders>
              <w:top w:val="nil"/>
              <w:left w:val="nil"/>
              <w:bottom w:val="nil"/>
              <w:right w:val="nil"/>
            </w:tcBorders>
            <w:shd w:val="clear" w:color="auto" w:fill="auto"/>
            <w:noWrap/>
            <w:vAlign w:val="bottom"/>
            <w:hideMark/>
          </w:tcPr>
          <w:p w14:paraId="6A78118C"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14</w:t>
            </w:r>
          </w:p>
        </w:tc>
      </w:tr>
      <w:tr w:rsidR="00337584" w:rsidRPr="00337584" w14:paraId="5B7D5353" w14:textId="77777777" w:rsidTr="00337584">
        <w:trPr>
          <w:trHeight w:val="300"/>
        </w:trPr>
        <w:tc>
          <w:tcPr>
            <w:tcW w:w="3684" w:type="dxa"/>
            <w:tcBorders>
              <w:top w:val="nil"/>
              <w:left w:val="nil"/>
              <w:bottom w:val="nil"/>
              <w:right w:val="nil"/>
            </w:tcBorders>
            <w:shd w:val="clear" w:color="auto" w:fill="auto"/>
            <w:noWrap/>
            <w:vAlign w:val="bottom"/>
            <w:hideMark/>
          </w:tcPr>
          <w:p w14:paraId="6AC9DE85"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 xml:space="preserve">Notropis </w:t>
            </w:r>
            <w:proofErr w:type="spellStart"/>
            <w:r w:rsidRPr="00337584">
              <w:rPr>
                <w:rFonts w:ascii="Times New Roman" w:eastAsia="Times New Roman" w:hAnsi="Times New Roman" w:cs="Times New Roman"/>
                <w:color w:val="000000"/>
                <w:sz w:val="24"/>
                <w:szCs w:val="24"/>
              </w:rPr>
              <w:t>stramineus</w:t>
            </w:r>
            <w:proofErr w:type="spellEnd"/>
          </w:p>
        </w:tc>
        <w:tc>
          <w:tcPr>
            <w:tcW w:w="906" w:type="dxa"/>
            <w:tcBorders>
              <w:top w:val="nil"/>
              <w:left w:val="nil"/>
              <w:bottom w:val="nil"/>
              <w:right w:val="nil"/>
            </w:tcBorders>
            <w:shd w:val="clear" w:color="auto" w:fill="auto"/>
            <w:noWrap/>
            <w:vAlign w:val="bottom"/>
            <w:hideMark/>
          </w:tcPr>
          <w:p w14:paraId="5D6A8BAD"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11</w:t>
            </w:r>
          </w:p>
        </w:tc>
      </w:tr>
      <w:tr w:rsidR="00337584" w:rsidRPr="00337584" w14:paraId="06621D05" w14:textId="77777777" w:rsidTr="00337584">
        <w:trPr>
          <w:trHeight w:val="300"/>
        </w:trPr>
        <w:tc>
          <w:tcPr>
            <w:tcW w:w="3684" w:type="dxa"/>
            <w:tcBorders>
              <w:top w:val="nil"/>
              <w:left w:val="nil"/>
              <w:bottom w:val="nil"/>
              <w:right w:val="nil"/>
            </w:tcBorders>
            <w:shd w:val="clear" w:color="auto" w:fill="auto"/>
            <w:noWrap/>
            <w:vAlign w:val="bottom"/>
            <w:hideMark/>
          </w:tcPr>
          <w:p w14:paraId="71F26B12"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 xml:space="preserve">Cyprinella </w:t>
            </w:r>
            <w:proofErr w:type="spellStart"/>
            <w:r w:rsidRPr="00337584">
              <w:rPr>
                <w:rFonts w:ascii="Times New Roman" w:eastAsia="Times New Roman" w:hAnsi="Times New Roman" w:cs="Times New Roman"/>
                <w:color w:val="000000"/>
                <w:sz w:val="24"/>
                <w:szCs w:val="24"/>
              </w:rPr>
              <w:t>lutrensis</w:t>
            </w:r>
            <w:proofErr w:type="spellEnd"/>
          </w:p>
        </w:tc>
        <w:tc>
          <w:tcPr>
            <w:tcW w:w="906" w:type="dxa"/>
            <w:tcBorders>
              <w:top w:val="nil"/>
              <w:left w:val="nil"/>
              <w:bottom w:val="nil"/>
              <w:right w:val="nil"/>
            </w:tcBorders>
            <w:shd w:val="clear" w:color="auto" w:fill="auto"/>
            <w:noWrap/>
            <w:vAlign w:val="bottom"/>
            <w:hideMark/>
          </w:tcPr>
          <w:p w14:paraId="7C027C29"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10</w:t>
            </w:r>
          </w:p>
        </w:tc>
      </w:tr>
      <w:tr w:rsidR="00337584" w:rsidRPr="00337584" w14:paraId="4A712CCA" w14:textId="77777777" w:rsidTr="00337584">
        <w:trPr>
          <w:trHeight w:val="300"/>
        </w:trPr>
        <w:tc>
          <w:tcPr>
            <w:tcW w:w="3684" w:type="dxa"/>
            <w:tcBorders>
              <w:top w:val="nil"/>
              <w:left w:val="nil"/>
              <w:bottom w:val="nil"/>
              <w:right w:val="nil"/>
            </w:tcBorders>
            <w:shd w:val="clear" w:color="auto" w:fill="auto"/>
            <w:noWrap/>
            <w:vAlign w:val="bottom"/>
            <w:hideMark/>
          </w:tcPr>
          <w:p w14:paraId="7D00007C"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 xml:space="preserve">Notropis </w:t>
            </w:r>
            <w:proofErr w:type="spellStart"/>
            <w:r w:rsidRPr="00337584">
              <w:rPr>
                <w:rFonts w:ascii="Times New Roman" w:eastAsia="Times New Roman" w:hAnsi="Times New Roman" w:cs="Times New Roman"/>
                <w:color w:val="000000"/>
                <w:sz w:val="24"/>
                <w:szCs w:val="24"/>
              </w:rPr>
              <w:t>blennius</w:t>
            </w:r>
            <w:proofErr w:type="spellEnd"/>
          </w:p>
        </w:tc>
        <w:tc>
          <w:tcPr>
            <w:tcW w:w="906" w:type="dxa"/>
            <w:tcBorders>
              <w:top w:val="nil"/>
              <w:left w:val="nil"/>
              <w:bottom w:val="nil"/>
              <w:right w:val="nil"/>
            </w:tcBorders>
            <w:shd w:val="clear" w:color="auto" w:fill="auto"/>
            <w:noWrap/>
            <w:vAlign w:val="bottom"/>
            <w:hideMark/>
          </w:tcPr>
          <w:p w14:paraId="041F93AE"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8</w:t>
            </w:r>
          </w:p>
        </w:tc>
      </w:tr>
      <w:tr w:rsidR="00337584" w:rsidRPr="00337584" w14:paraId="7690DDAD" w14:textId="77777777" w:rsidTr="00337584">
        <w:trPr>
          <w:trHeight w:val="300"/>
        </w:trPr>
        <w:tc>
          <w:tcPr>
            <w:tcW w:w="3684" w:type="dxa"/>
            <w:tcBorders>
              <w:top w:val="nil"/>
              <w:left w:val="nil"/>
              <w:bottom w:val="nil"/>
              <w:right w:val="nil"/>
            </w:tcBorders>
            <w:shd w:val="clear" w:color="auto" w:fill="auto"/>
            <w:noWrap/>
            <w:vAlign w:val="bottom"/>
            <w:hideMark/>
          </w:tcPr>
          <w:p w14:paraId="72D00C29"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proofErr w:type="spellStart"/>
            <w:r w:rsidRPr="00337584">
              <w:rPr>
                <w:rFonts w:ascii="Times New Roman" w:eastAsia="Times New Roman" w:hAnsi="Times New Roman" w:cs="Times New Roman"/>
                <w:color w:val="000000"/>
                <w:sz w:val="24"/>
                <w:szCs w:val="24"/>
              </w:rPr>
              <w:t>Esox</w:t>
            </w:r>
            <w:proofErr w:type="spellEnd"/>
            <w:r w:rsidRPr="00337584">
              <w:rPr>
                <w:rFonts w:ascii="Times New Roman" w:eastAsia="Times New Roman" w:hAnsi="Times New Roman" w:cs="Times New Roman"/>
                <w:color w:val="000000"/>
                <w:sz w:val="24"/>
                <w:szCs w:val="24"/>
              </w:rPr>
              <w:t xml:space="preserve"> </w:t>
            </w:r>
            <w:proofErr w:type="spellStart"/>
            <w:r w:rsidRPr="00337584">
              <w:rPr>
                <w:rFonts w:ascii="Times New Roman" w:eastAsia="Times New Roman" w:hAnsi="Times New Roman" w:cs="Times New Roman"/>
                <w:color w:val="000000"/>
                <w:sz w:val="24"/>
                <w:szCs w:val="24"/>
              </w:rPr>
              <w:t>americanus</w:t>
            </w:r>
            <w:proofErr w:type="spellEnd"/>
          </w:p>
        </w:tc>
        <w:tc>
          <w:tcPr>
            <w:tcW w:w="906" w:type="dxa"/>
            <w:tcBorders>
              <w:top w:val="nil"/>
              <w:left w:val="nil"/>
              <w:bottom w:val="nil"/>
              <w:right w:val="nil"/>
            </w:tcBorders>
            <w:shd w:val="clear" w:color="auto" w:fill="auto"/>
            <w:noWrap/>
            <w:vAlign w:val="bottom"/>
            <w:hideMark/>
          </w:tcPr>
          <w:p w14:paraId="326F6560"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6</w:t>
            </w:r>
          </w:p>
        </w:tc>
      </w:tr>
      <w:tr w:rsidR="00337584" w:rsidRPr="00337584" w14:paraId="20C2CCC9" w14:textId="77777777" w:rsidTr="00337584">
        <w:trPr>
          <w:trHeight w:val="300"/>
        </w:trPr>
        <w:tc>
          <w:tcPr>
            <w:tcW w:w="3684" w:type="dxa"/>
            <w:tcBorders>
              <w:top w:val="nil"/>
              <w:left w:val="nil"/>
              <w:bottom w:val="nil"/>
              <w:right w:val="nil"/>
            </w:tcBorders>
            <w:shd w:val="clear" w:color="auto" w:fill="auto"/>
            <w:noWrap/>
            <w:vAlign w:val="bottom"/>
            <w:hideMark/>
          </w:tcPr>
          <w:p w14:paraId="2E9532D4"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proofErr w:type="spellStart"/>
            <w:r w:rsidRPr="00337584">
              <w:rPr>
                <w:rFonts w:ascii="Times New Roman" w:eastAsia="Times New Roman" w:hAnsi="Times New Roman" w:cs="Times New Roman"/>
                <w:color w:val="000000"/>
                <w:sz w:val="24"/>
                <w:szCs w:val="24"/>
              </w:rPr>
              <w:t>Esox</w:t>
            </w:r>
            <w:proofErr w:type="spellEnd"/>
            <w:r w:rsidRPr="00337584">
              <w:rPr>
                <w:rFonts w:ascii="Times New Roman" w:eastAsia="Times New Roman" w:hAnsi="Times New Roman" w:cs="Times New Roman"/>
                <w:color w:val="000000"/>
                <w:sz w:val="24"/>
                <w:szCs w:val="24"/>
              </w:rPr>
              <w:t xml:space="preserve"> </w:t>
            </w:r>
            <w:proofErr w:type="spellStart"/>
            <w:r w:rsidRPr="00337584">
              <w:rPr>
                <w:rFonts w:ascii="Times New Roman" w:eastAsia="Times New Roman" w:hAnsi="Times New Roman" w:cs="Times New Roman"/>
                <w:color w:val="000000"/>
                <w:sz w:val="24"/>
                <w:szCs w:val="24"/>
              </w:rPr>
              <w:t>lucius</w:t>
            </w:r>
            <w:proofErr w:type="spellEnd"/>
          </w:p>
        </w:tc>
        <w:tc>
          <w:tcPr>
            <w:tcW w:w="906" w:type="dxa"/>
            <w:tcBorders>
              <w:top w:val="nil"/>
              <w:left w:val="nil"/>
              <w:bottom w:val="nil"/>
              <w:right w:val="nil"/>
            </w:tcBorders>
            <w:shd w:val="clear" w:color="auto" w:fill="auto"/>
            <w:noWrap/>
            <w:vAlign w:val="bottom"/>
            <w:hideMark/>
          </w:tcPr>
          <w:p w14:paraId="2CCBC7F5"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5</w:t>
            </w:r>
          </w:p>
        </w:tc>
      </w:tr>
      <w:tr w:rsidR="00337584" w:rsidRPr="00337584" w14:paraId="71D94E0F" w14:textId="77777777" w:rsidTr="00337584">
        <w:trPr>
          <w:trHeight w:val="300"/>
        </w:trPr>
        <w:tc>
          <w:tcPr>
            <w:tcW w:w="3684" w:type="dxa"/>
            <w:tcBorders>
              <w:top w:val="nil"/>
              <w:left w:val="nil"/>
              <w:bottom w:val="nil"/>
              <w:right w:val="nil"/>
            </w:tcBorders>
            <w:shd w:val="clear" w:color="auto" w:fill="auto"/>
            <w:noWrap/>
            <w:vAlign w:val="bottom"/>
            <w:hideMark/>
          </w:tcPr>
          <w:p w14:paraId="6C36F922"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 xml:space="preserve">Lepomis </w:t>
            </w:r>
            <w:proofErr w:type="spellStart"/>
            <w:r w:rsidRPr="00337584">
              <w:rPr>
                <w:rFonts w:ascii="Times New Roman" w:eastAsia="Times New Roman" w:hAnsi="Times New Roman" w:cs="Times New Roman"/>
                <w:color w:val="000000"/>
                <w:sz w:val="24"/>
                <w:szCs w:val="24"/>
              </w:rPr>
              <w:t>gibbosus</w:t>
            </w:r>
            <w:proofErr w:type="spellEnd"/>
          </w:p>
        </w:tc>
        <w:tc>
          <w:tcPr>
            <w:tcW w:w="906" w:type="dxa"/>
            <w:tcBorders>
              <w:top w:val="nil"/>
              <w:left w:val="nil"/>
              <w:bottom w:val="nil"/>
              <w:right w:val="nil"/>
            </w:tcBorders>
            <w:shd w:val="clear" w:color="auto" w:fill="auto"/>
            <w:noWrap/>
            <w:vAlign w:val="bottom"/>
            <w:hideMark/>
          </w:tcPr>
          <w:p w14:paraId="14007D73"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4</w:t>
            </w:r>
          </w:p>
        </w:tc>
      </w:tr>
      <w:tr w:rsidR="00337584" w:rsidRPr="00337584" w14:paraId="656CE108" w14:textId="77777777" w:rsidTr="00337584">
        <w:trPr>
          <w:trHeight w:val="300"/>
        </w:trPr>
        <w:tc>
          <w:tcPr>
            <w:tcW w:w="3684" w:type="dxa"/>
            <w:tcBorders>
              <w:top w:val="nil"/>
              <w:left w:val="nil"/>
              <w:bottom w:val="nil"/>
              <w:right w:val="nil"/>
            </w:tcBorders>
            <w:shd w:val="clear" w:color="auto" w:fill="auto"/>
            <w:noWrap/>
            <w:vAlign w:val="bottom"/>
            <w:hideMark/>
          </w:tcPr>
          <w:p w14:paraId="389498E0"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proofErr w:type="spellStart"/>
            <w:r w:rsidRPr="00337584">
              <w:rPr>
                <w:rFonts w:ascii="Times New Roman" w:eastAsia="Times New Roman" w:hAnsi="Times New Roman" w:cs="Times New Roman"/>
                <w:color w:val="000000"/>
                <w:sz w:val="24"/>
                <w:szCs w:val="24"/>
              </w:rPr>
              <w:t>Lepisosteidae</w:t>
            </w:r>
            <w:proofErr w:type="spellEnd"/>
          </w:p>
        </w:tc>
        <w:tc>
          <w:tcPr>
            <w:tcW w:w="906" w:type="dxa"/>
            <w:tcBorders>
              <w:top w:val="nil"/>
              <w:left w:val="nil"/>
              <w:bottom w:val="nil"/>
              <w:right w:val="nil"/>
            </w:tcBorders>
            <w:shd w:val="clear" w:color="auto" w:fill="auto"/>
            <w:noWrap/>
            <w:vAlign w:val="bottom"/>
            <w:hideMark/>
          </w:tcPr>
          <w:p w14:paraId="37B993EE"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3</w:t>
            </w:r>
          </w:p>
        </w:tc>
      </w:tr>
      <w:tr w:rsidR="00337584" w:rsidRPr="00337584" w14:paraId="31C21054" w14:textId="77777777" w:rsidTr="00337584">
        <w:trPr>
          <w:trHeight w:val="300"/>
        </w:trPr>
        <w:tc>
          <w:tcPr>
            <w:tcW w:w="3684" w:type="dxa"/>
            <w:tcBorders>
              <w:top w:val="nil"/>
              <w:left w:val="nil"/>
              <w:bottom w:val="nil"/>
              <w:right w:val="nil"/>
            </w:tcBorders>
            <w:shd w:val="clear" w:color="auto" w:fill="auto"/>
            <w:noWrap/>
            <w:vAlign w:val="bottom"/>
            <w:hideMark/>
          </w:tcPr>
          <w:p w14:paraId="1D01EC5D"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 xml:space="preserve">Micropterus </w:t>
            </w:r>
            <w:proofErr w:type="spellStart"/>
            <w:r w:rsidRPr="00337584">
              <w:rPr>
                <w:rFonts w:ascii="Times New Roman" w:eastAsia="Times New Roman" w:hAnsi="Times New Roman" w:cs="Times New Roman"/>
                <w:color w:val="000000"/>
                <w:sz w:val="24"/>
                <w:szCs w:val="24"/>
              </w:rPr>
              <w:t>salmoides</w:t>
            </w:r>
            <w:proofErr w:type="spellEnd"/>
          </w:p>
        </w:tc>
        <w:tc>
          <w:tcPr>
            <w:tcW w:w="906" w:type="dxa"/>
            <w:tcBorders>
              <w:top w:val="nil"/>
              <w:left w:val="nil"/>
              <w:bottom w:val="nil"/>
              <w:right w:val="nil"/>
            </w:tcBorders>
            <w:shd w:val="clear" w:color="auto" w:fill="auto"/>
            <w:noWrap/>
            <w:vAlign w:val="bottom"/>
            <w:hideMark/>
          </w:tcPr>
          <w:p w14:paraId="6DD57A4F"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2</w:t>
            </w:r>
          </w:p>
        </w:tc>
      </w:tr>
      <w:tr w:rsidR="00337584" w:rsidRPr="00337584" w14:paraId="3DD127A5" w14:textId="77777777" w:rsidTr="00337584">
        <w:trPr>
          <w:trHeight w:val="300"/>
        </w:trPr>
        <w:tc>
          <w:tcPr>
            <w:tcW w:w="3684" w:type="dxa"/>
            <w:tcBorders>
              <w:top w:val="nil"/>
              <w:left w:val="nil"/>
              <w:bottom w:val="nil"/>
              <w:right w:val="nil"/>
            </w:tcBorders>
            <w:shd w:val="clear" w:color="auto" w:fill="auto"/>
            <w:noWrap/>
            <w:vAlign w:val="bottom"/>
            <w:hideMark/>
          </w:tcPr>
          <w:p w14:paraId="7CF92215"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proofErr w:type="spellStart"/>
            <w:r w:rsidRPr="00337584">
              <w:rPr>
                <w:rFonts w:ascii="Times New Roman" w:eastAsia="Times New Roman" w:hAnsi="Times New Roman" w:cs="Times New Roman"/>
                <w:color w:val="000000"/>
                <w:sz w:val="24"/>
                <w:szCs w:val="24"/>
              </w:rPr>
              <w:t>Culaea</w:t>
            </w:r>
            <w:proofErr w:type="spellEnd"/>
            <w:r w:rsidRPr="00337584">
              <w:rPr>
                <w:rFonts w:ascii="Times New Roman" w:eastAsia="Times New Roman" w:hAnsi="Times New Roman" w:cs="Times New Roman"/>
                <w:color w:val="000000"/>
                <w:sz w:val="24"/>
                <w:szCs w:val="24"/>
              </w:rPr>
              <w:t xml:space="preserve"> </w:t>
            </w:r>
            <w:proofErr w:type="spellStart"/>
            <w:r w:rsidRPr="00337584">
              <w:rPr>
                <w:rFonts w:ascii="Times New Roman" w:eastAsia="Times New Roman" w:hAnsi="Times New Roman" w:cs="Times New Roman"/>
                <w:color w:val="000000"/>
                <w:sz w:val="24"/>
                <w:szCs w:val="24"/>
              </w:rPr>
              <w:t>inconstans</w:t>
            </w:r>
            <w:proofErr w:type="spellEnd"/>
          </w:p>
        </w:tc>
        <w:tc>
          <w:tcPr>
            <w:tcW w:w="906" w:type="dxa"/>
            <w:tcBorders>
              <w:top w:val="nil"/>
              <w:left w:val="nil"/>
              <w:bottom w:val="nil"/>
              <w:right w:val="nil"/>
            </w:tcBorders>
            <w:shd w:val="clear" w:color="auto" w:fill="auto"/>
            <w:noWrap/>
            <w:vAlign w:val="bottom"/>
            <w:hideMark/>
          </w:tcPr>
          <w:p w14:paraId="7C9D68FA"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1</w:t>
            </w:r>
          </w:p>
        </w:tc>
      </w:tr>
      <w:tr w:rsidR="00337584" w:rsidRPr="00337584" w14:paraId="27B6D159" w14:textId="77777777" w:rsidTr="00337584">
        <w:trPr>
          <w:trHeight w:val="300"/>
        </w:trPr>
        <w:tc>
          <w:tcPr>
            <w:tcW w:w="3684" w:type="dxa"/>
            <w:tcBorders>
              <w:top w:val="nil"/>
              <w:left w:val="nil"/>
              <w:bottom w:val="nil"/>
              <w:right w:val="nil"/>
            </w:tcBorders>
            <w:shd w:val="clear" w:color="auto" w:fill="auto"/>
            <w:noWrap/>
            <w:vAlign w:val="bottom"/>
            <w:hideMark/>
          </w:tcPr>
          <w:p w14:paraId="1BEAC347"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 xml:space="preserve">Micropterus </w:t>
            </w:r>
            <w:proofErr w:type="spellStart"/>
            <w:r w:rsidRPr="00337584">
              <w:rPr>
                <w:rFonts w:ascii="Times New Roman" w:eastAsia="Times New Roman" w:hAnsi="Times New Roman" w:cs="Times New Roman"/>
                <w:color w:val="000000"/>
                <w:sz w:val="24"/>
                <w:szCs w:val="24"/>
              </w:rPr>
              <w:t>dolomieu</w:t>
            </w:r>
            <w:proofErr w:type="spellEnd"/>
          </w:p>
        </w:tc>
        <w:tc>
          <w:tcPr>
            <w:tcW w:w="906" w:type="dxa"/>
            <w:tcBorders>
              <w:top w:val="nil"/>
              <w:left w:val="nil"/>
              <w:bottom w:val="nil"/>
              <w:right w:val="nil"/>
            </w:tcBorders>
            <w:shd w:val="clear" w:color="auto" w:fill="auto"/>
            <w:noWrap/>
            <w:vAlign w:val="bottom"/>
            <w:hideMark/>
          </w:tcPr>
          <w:p w14:paraId="18524892"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1</w:t>
            </w:r>
          </w:p>
        </w:tc>
      </w:tr>
      <w:tr w:rsidR="00337584" w:rsidRPr="00337584" w14:paraId="05B1228D" w14:textId="77777777" w:rsidTr="00337584">
        <w:trPr>
          <w:trHeight w:val="300"/>
        </w:trPr>
        <w:tc>
          <w:tcPr>
            <w:tcW w:w="3684" w:type="dxa"/>
            <w:tcBorders>
              <w:top w:val="nil"/>
              <w:left w:val="nil"/>
              <w:bottom w:val="single" w:sz="4" w:space="0" w:color="auto"/>
              <w:right w:val="nil"/>
            </w:tcBorders>
            <w:shd w:val="clear" w:color="auto" w:fill="auto"/>
            <w:noWrap/>
            <w:vAlign w:val="bottom"/>
            <w:hideMark/>
          </w:tcPr>
          <w:p w14:paraId="2B8A01AD" w14:textId="77777777" w:rsidR="00337584" w:rsidRPr="00337584" w:rsidRDefault="00337584" w:rsidP="00337584">
            <w:pPr>
              <w:spacing w:after="0" w:line="240" w:lineRule="auto"/>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 xml:space="preserve">Sander </w:t>
            </w:r>
            <w:proofErr w:type="spellStart"/>
            <w:r w:rsidRPr="00337584">
              <w:rPr>
                <w:rFonts w:ascii="Times New Roman" w:eastAsia="Times New Roman" w:hAnsi="Times New Roman" w:cs="Times New Roman"/>
                <w:color w:val="000000"/>
                <w:sz w:val="24"/>
                <w:szCs w:val="24"/>
              </w:rPr>
              <w:t>vitreus</w:t>
            </w:r>
            <w:proofErr w:type="spellEnd"/>
          </w:p>
        </w:tc>
        <w:tc>
          <w:tcPr>
            <w:tcW w:w="906" w:type="dxa"/>
            <w:tcBorders>
              <w:top w:val="nil"/>
              <w:left w:val="nil"/>
              <w:bottom w:val="single" w:sz="4" w:space="0" w:color="auto"/>
              <w:right w:val="nil"/>
            </w:tcBorders>
            <w:shd w:val="clear" w:color="auto" w:fill="auto"/>
            <w:noWrap/>
            <w:vAlign w:val="bottom"/>
            <w:hideMark/>
          </w:tcPr>
          <w:p w14:paraId="686F021E" w14:textId="77777777" w:rsidR="00337584" w:rsidRPr="00337584" w:rsidRDefault="00337584" w:rsidP="00337584">
            <w:pPr>
              <w:spacing w:after="0" w:line="240" w:lineRule="auto"/>
              <w:jc w:val="cente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1</w:t>
            </w:r>
          </w:p>
        </w:tc>
      </w:tr>
    </w:tbl>
    <w:p w14:paraId="0C4846A5" w14:textId="79A58BBD" w:rsidR="00344597" w:rsidRDefault="00344597" w:rsidP="003D3ED8">
      <w:pPr>
        <w:rPr>
          <w:rFonts w:ascii="Times New Roman" w:eastAsia="Times New Roman" w:hAnsi="Times New Roman" w:cs="Times New Roman"/>
          <w:sz w:val="24"/>
          <w:szCs w:val="24"/>
        </w:rPr>
      </w:pPr>
    </w:p>
    <w:p w14:paraId="5EEEDB4D" w14:textId="77777777" w:rsidR="00344597" w:rsidRDefault="0034459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7526" w:type="dxa"/>
        <w:tblLook w:val="04A0" w:firstRow="1" w:lastRow="0" w:firstColumn="1" w:lastColumn="0" w:noHBand="0" w:noVBand="1"/>
      </w:tblPr>
      <w:tblGrid>
        <w:gridCol w:w="2250"/>
        <w:gridCol w:w="1429"/>
        <w:gridCol w:w="763"/>
        <w:gridCol w:w="636"/>
        <w:gridCol w:w="836"/>
        <w:gridCol w:w="656"/>
        <w:gridCol w:w="1083"/>
      </w:tblGrid>
      <w:tr w:rsidR="005D76AD" w:rsidRPr="007A75F5" w14:paraId="5F829A5E" w14:textId="77777777" w:rsidTr="00344597">
        <w:trPr>
          <w:trHeight w:val="1500"/>
        </w:trPr>
        <w:tc>
          <w:tcPr>
            <w:tcW w:w="7526" w:type="dxa"/>
            <w:gridSpan w:val="7"/>
            <w:tcBorders>
              <w:top w:val="nil"/>
              <w:left w:val="nil"/>
              <w:bottom w:val="single" w:sz="8" w:space="0" w:color="auto"/>
              <w:right w:val="nil"/>
            </w:tcBorders>
            <w:shd w:val="clear" w:color="auto" w:fill="auto"/>
            <w:vAlign w:val="center"/>
            <w:hideMark/>
          </w:tcPr>
          <w:p w14:paraId="3F0C8CCE" w14:textId="1E5551C4" w:rsidR="005D76AD" w:rsidRPr="007A75F5" w:rsidRDefault="005D76AD" w:rsidP="005D76AD">
            <w:pPr>
              <w:spacing w:after="0" w:line="240" w:lineRule="auto"/>
              <w:rPr>
                <w:rFonts w:ascii="Times New Roman" w:eastAsia="Times New Roman" w:hAnsi="Times New Roman" w:cs="Times New Roman"/>
                <w:color w:val="000000"/>
                <w:sz w:val="24"/>
                <w:szCs w:val="24"/>
              </w:rPr>
            </w:pPr>
            <w:bookmarkStart w:id="363" w:name="_Hlk72483182"/>
            <w:bookmarkEnd w:id="362"/>
            <w:commentRangeStart w:id="364"/>
            <w:r w:rsidRPr="00575086">
              <w:rPr>
                <w:rFonts w:ascii="Times New Roman" w:eastAsia="Times New Roman" w:hAnsi="Times New Roman" w:cs="Times New Roman"/>
                <w:b/>
                <w:bCs/>
                <w:color w:val="000000"/>
                <w:sz w:val="24"/>
                <w:szCs w:val="24"/>
              </w:rPr>
              <w:lastRenderedPageBreak/>
              <w:t xml:space="preserve">Table </w:t>
            </w:r>
            <w:r w:rsidR="00344597" w:rsidRPr="00575086">
              <w:rPr>
                <w:rFonts w:ascii="Times New Roman" w:eastAsia="Times New Roman" w:hAnsi="Times New Roman" w:cs="Times New Roman"/>
                <w:b/>
                <w:bCs/>
                <w:color w:val="000000"/>
                <w:sz w:val="24"/>
                <w:szCs w:val="24"/>
              </w:rPr>
              <w:t>2</w:t>
            </w:r>
            <w:r w:rsidRPr="007A75F5">
              <w:rPr>
                <w:rFonts w:ascii="Times New Roman" w:eastAsia="Times New Roman" w:hAnsi="Times New Roman" w:cs="Times New Roman"/>
                <w:color w:val="000000"/>
                <w:sz w:val="24"/>
                <w:szCs w:val="24"/>
              </w:rPr>
              <w:t xml:space="preserve">: Summaries of the posterior distribution of total aquatic prey mass per fish stomach and the proportion of </w:t>
            </w:r>
            <w:r w:rsidR="00033F2D">
              <w:rPr>
                <w:rFonts w:ascii="Times New Roman" w:eastAsia="Times New Roman" w:hAnsi="Times New Roman" w:cs="Times New Roman"/>
                <w:color w:val="000000"/>
                <w:sz w:val="24"/>
                <w:szCs w:val="24"/>
              </w:rPr>
              <w:t>non-consumer</w:t>
            </w:r>
            <w:r w:rsidRPr="007A75F5">
              <w:rPr>
                <w:rFonts w:ascii="Times New Roman" w:eastAsia="Times New Roman" w:hAnsi="Times New Roman" w:cs="Times New Roman"/>
                <w:color w:val="000000"/>
                <w:sz w:val="24"/>
                <w:szCs w:val="24"/>
              </w:rPr>
              <w:t xml:space="preserve"> prey in fish diets by abundance. Values are averaged over 17 collection dates for each fish f</w:t>
            </w:r>
            <w:r w:rsidR="00077F15">
              <w:rPr>
                <w:rFonts w:ascii="Times New Roman" w:eastAsia="Times New Roman" w:hAnsi="Times New Roman" w:cs="Times New Roman"/>
                <w:color w:val="000000"/>
                <w:sz w:val="24"/>
                <w:szCs w:val="24"/>
              </w:rPr>
              <w:t>orag</w:t>
            </w:r>
            <w:r w:rsidRPr="007A75F5">
              <w:rPr>
                <w:rFonts w:ascii="Times New Roman" w:eastAsia="Times New Roman" w:hAnsi="Times New Roman" w:cs="Times New Roman"/>
                <w:color w:val="000000"/>
                <w:sz w:val="24"/>
                <w:szCs w:val="24"/>
              </w:rPr>
              <w:t>ing domain and for all fish (averaged over dates and fish domain).</w:t>
            </w:r>
          </w:p>
        </w:tc>
      </w:tr>
      <w:tr w:rsidR="005D76AD" w:rsidRPr="007A75F5" w14:paraId="0B5575DD"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3068F8B1"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Response</w:t>
            </w:r>
          </w:p>
        </w:tc>
        <w:tc>
          <w:tcPr>
            <w:tcW w:w="1429" w:type="dxa"/>
            <w:tcBorders>
              <w:top w:val="nil"/>
              <w:left w:val="nil"/>
              <w:bottom w:val="single" w:sz="8" w:space="0" w:color="auto"/>
              <w:right w:val="nil"/>
            </w:tcBorders>
            <w:shd w:val="clear" w:color="auto" w:fill="auto"/>
            <w:noWrap/>
            <w:vAlign w:val="center"/>
            <w:hideMark/>
          </w:tcPr>
          <w:p w14:paraId="46197165"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Fish Domain</w:t>
            </w:r>
          </w:p>
        </w:tc>
        <w:tc>
          <w:tcPr>
            <w:tcW w:w="763" w:type="dxa"/>
            <w:tcBorders>
              <w:top w:val="nil"/>
              <w:left w:val="nil"/>
              <w:bottom w:val="single" w:sz="8" w:space="0" w:color="auto"/>
              <w:right w:val="nil"/>
            </w:tcBorders>
            <w:shd w:val="clear" w:color="auto" w:fill="auto"/>
            <w:noWrap/>
            <w:vAlign w:val="center"/>
            <w:hideMark/>
          </w:tcPr>
          <w:p w14:paraId="59201A6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Mean</w:t>
            </w:r>
          </w:p>
        </w:tc>
        <w:tc>
          <w:tcPr>
            <w:tcW w:w="636" w:type="dxa"/>
            <w:tcBorders>
              <w:top w:val="nil"/>
              <w:left w:val="nil"/>
              <w:bottom w:val="single" w:sz="8" w:space="0" w:color="auto"/>
              <w:right w:val="nil"/>
            </w:tcBorders>
            <w:shd w:val="clear" w:color="auto" w:fill="auto"/>
            <w:noWrap/>
            <w:vAlign w:val="center"/>
            <w:hideMark/>
          </w:tcPr>
          <w:p w14:paraId="3FA13AF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SD</w:t>
            </w:r>
          </w:p>
        </w:tc>
        <w:tc>
          <w:tcPr>
            <w:tcW w:w="836" w:type="dxa"/>
            <w:tcBorders>
              <w:top w:val="nil"/>
              <w:left w:val="nil"/>
              <w:bottom w:val="single" w:sz="8" w:space="0" w:color="auto"/>
              <w:right w:val="nil"/>
            </w:tcBorders>
            <w:shd w:val="clear" w:color="auto" w:fill="auto"/>
            <w:noWrap/>
            <w:vAlign w:val="center"/>
            <w:hideMark/>
          </w:tcPr>
          <w:p w14:paraId="2760820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2.50%</w:t>
            </w:r>
          </w:p>
        </w:tc>
        <w:tc>
          <w:tcPr>
            <w:tcW w:w="656" w:type="dxa"/>
            <w:tcBorders>
              <w:top w:val="nil"/>
              <w:left w:val="nil"/>
              <w:bottom w:val="single" w:sz="8" w:space="0" w:color="auto"/>
              <w:right w:val="nil"/>
            </w:tcBorders>
            <w:shd w:val="clear" w:color="auto" w:fill="auto"/>
            <w:noWrap/>
            <w:vAlign w:val="center"/>
            <w:hideMark/>
          </w:tcPr>
          <w:p w14:paraId="3C6A28E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50%</w:t>
            </w:r>
          </w:p>
        </w:tc>
        <w:tc>
          <w:tcPr>
            <w:tcW w:w="956" w:type="dxa"/>
            <w:tcBorders>
              <w:top w:val="nil"/>
              <w:left w:val="nil"/>
              <w:bottom w:val="single" w:sz="8" w:space="0" w:color="auto"/>
              <w:right w:val="nil"/>
            </w:tcBorders>
            <w:shd w:val="clear" w:color="auto" w:fill="auto"/>
            <w:noWrap/>
            <w:vAlign w:val="center"/>
            <w:hideMark/>
          </w:tcPr>
          <w:p w14:paraId="4FAF18C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97.50%</w:t>
            </w:r>
          </w:p>
        </w:tc>
      </w:tr>
      <w:tr w:rsidR="005D76AD" w:rsidRPr="007A75F5" w14:paraId="3FB7E8B6" w14:textId="77777777" w:rsidTr="00344597">
        <w:trPr>
          <w:trHeight w:val="300"/>
        </w:trPr>
        <w:tc>
          <w:tcPr>
            <w:tcW w:w="2250" w:type="dxa"/>
            <w:vMerge w:val="restart"/>
            <w:tcBorders>
              <w:top w:val="nil"/>
              <w:left w:val="nil"/>
              <w:bottom w:val="nil"/>
              <w:right w:val="nil"/>
            </w:tcBorders>
            <w:shd w:val="clear" w:color="auto" w:fill="auto"/>
            <w:hideMark/>
          </w:tcPr>
          <w:p w14:paraId="6897594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Total aquatic prey mass (</w:t>
            </w:r>
            <w:proofErr w:type="spellStart"/>
            <w:r w:rsidRPr="007A75F5">
              <w:rPr>
                <w:rFonts w:ascii="Times New Roman" w:eastAsia="Times New Roman" w:hAnsi="Times New Roman" w:cs="Times New Roman"/>
                <w:color w:val="000000"/>
                <w:sz w:val="24"/>
                <w:szCs w:val="24"/>
              </w:rPr>
              <w:t>mgDM</w:t>
            </w:r>
            <w:proofErr w:type="spellEnd"/>
            <w:r w:rsidRPr="007A75F5">
              <w:rPr>
                <w:rFonts w:ascii="Times New Roman" w:eastAsia="Times New Roman" w:hAnsi="Times New Roman" w:cs="Times New Roman"/>
                <w:color w:val="000000"/>
                <w:sz w:val="24"/>
                <w:szCs w:val="24"/>
              </w:rPr>
              <w:t>)</w:t>
            </w:r>
          </w:p>
        </w:tc>
        <w:tc>
          <w:tcPr>
            <w:tcW w:w="1429" w:type="dxa"/>
            <w:tcBorders>
              <w:top w:val="nil"/>
              <w:left w:val="nil"/>
              <w:bottom w:val="nil"/>
              <w:right w:val="nil"/>
            </w:tcBorders>
            <w:shd w:val="clear" w:color="auto" w:fill="auto"/>
            <w:noWrap/>
            <w:vAlign w:val="center"/>
            <w:hideMark/>
          </w:tcPr>
          <w:p w14:paraId="1148E94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35297B7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w:t>
            </w:r>
          </w:p>
        </w:tc>
        <w:tc>
          <w:tcPr>
            <w:tcW w:w="636" w:type="dxa"/>
            <w:tcBorders>
              <w:top w:val="nil"/>
              <w:left w:val="nil"/>
              <w:bottom w:val="nil"/>
              <w:right w:val="nil"/>
            </w:tcBorders>
            <w:shd w:val="clear" w:color="auto" w:fill="auto"/>
            <w:noWrap/>
            <w:vAlign w:val="center"/>
            <w:hideMark/>
          </w:tcPr>
          <w:p w14:paraId="1372730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28B486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3085846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956" w:type="dxa"/>
            <w:tcBorders>
              <w:top w:val="nil"/>
              <w:left w:val="nil"/>
              <w:bottom w:val="nil"/>
              <w:right w:val="nil"/>
            </w:tcBorders>
            <w:shd w:val="clear" w:color="auto" w:fill="auto"/>
            <w:noWrap/>
            <w:vAlign w:val="center"/>
            <w:hideMark/>
          </w:tcPr>
          <w:p w14:paraId="0D34DAB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31</w:t>
            </w:r>
          </w:p>
        </w:tc>
      </w:tr>
      <w:tr w:rsidR="005D76AD" w:rsidRPr="007A75F5" w14:paraId="50C718BD" w14:textId="77777777" w:rsidTr="00344597">
        <w:trPr>
          <w:trHeight w:val="300"/>
        </w:trPr>
        <w:tc>
          <w:tcPr>
            <w:tcW w:w="2250" w:type="dxa"/>
            <w:vMerge/>
            <w:tcBorders>
              <w:top w:val="nil"/>
              <w:left w:val="nil"/>
              <w:bottom w:val="nil"/>
              <w:right w:val="nil"/>
            </w:tcBorders>
            <w:vAlign w:val="center"/>
            <w:hideMark/>
          </w:tcPr>
          <w:p w14:paraId="0D67717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5479034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17E955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w:t>
            </w:r>
          </w:p>
        </w:tc>
        <w:tc>
          <w:tcPr>
            <w:tcW w:w="636" w:type="dxa"/>
            <w:tcBorders>
              <w:top w:val="nil"/>
              <w:left w:val="nil"/>
              <w:bottom w:val="nil"/>
              <w:right w:val="nil"/>
            </w:tcBorders>
            <w:shd w:val="clear" w:color="auto" w:fill="auto"/>
            <w:noWrap/>
            <w:vAlign w:val="center"/>
            <w:hideMark/>
          </w:tcPr>
          <w:p w14:paraId="3034752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10</w:t>
            </w:r>
          </w:p>
        </w:tc>
        <w:tc>
          <w:tcPr>
            <w:tcW w:w="836" w:type="dxa"/>
            <w:tcBorders>
              <w:top w:val="nil"/>
              <w:left w:val="nil"/>
              <w:bottom w:val="nil"/>
              <w:right w:val="nil"/>
            </w:tcBorders>
            <w:shd w:val="clear" w:color="auto" w:fill="auto"/>
            <w:noWrap/>
            <w:vAlign w:val="center"/>
            <w:hideMark/>
          </w:tcPr>
          <w:p w14:paraId="677E989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w:t>
            </w:r>
          </w:p>
        </w:tc>
        <w:tc>
          <w:tcPr>
            <w:tcW w:w="656" w:type="dxa"/>
            <w:tcBorders>
              <w:top w:val="nil"/>
              <w:left w:val="nil"/>
              <w:bottom w:val="nil"/>
              <w:right w:val="nil"/>
            </w:tcBorders>
            <w:shd w:val="clear" w:color="auto" w:fill="auto"/>
            <w:noWrap/>
            <w:vAlign w:val="center"/>
            <w:hideMark/>
          </w:tcPr>
          <w:p w14:paraId="7EB04FE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w:t>
            </w:r>
          </w:p>
        </w:tc>
        <w:tc>
          <w:tcPr>
            <w:tcW w:w="956" w:type="dxa"/>
            <w:tcBorders>
              <w:top w:val="nil"/>
              <w:left w:val="nil"/>
              <w:bottom w:val="nil"/>
              <w:right w:val="nil"/>
            </w:tcBorders>
            <w:shd w:val="clear" w:color="auto" w:fill="auto"/>
            <w:noWrap/>
            <w:vAlign w:val="center"/>
            <w:hideMark/>
          </w:tcPr>
          <w:p w14:paraId="4CF792C9"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08300536" w14:textId="77777777" w:rsidTr="00344597">
        <w:trPr>
          <w:trHeight w:val="300"/>
        </w:trPr>
        <w:tc>
          <w:tcPr>
            <w:tcW w:w="2250" w:type="dxa"/>
            <w:vMerge/>
            <w:tcBorders>
              <w:top w:val="nil"/>
              <w:left w:val="nil"/>
              <w:bottom w:val="nil"/>
              <w:right w:val="nil"/>
            </w:tcBorders>
            <w:vAlign w:val="center"/>
            <w:hideMark/>
          </w:tcPr>
          <w:p w14:paraId="010CDDD6"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65A6FFAE"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52ABA51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5.4</w:t>
            </w:r>
          </w:p>
        </w:tc>
        <w:tc>
          <w:tcPr>
            <w:tcW w:w="636" w:type="dxa"/>
            <w:tcBorders>
              <w:top w:val="nil"/>
              <w:left w:val="nil"/>
              <w:bottom w:val="nil"/>
              <w:right w:val="nil"/>
            </w:tcBorders>
            <w:shd w:val="clear" w:color="auto" w:fill="auto"/>
            <w:noWrap/>
            <w:vAlign w:val="center"/>
            <w:hideMark/>
          </w:tcPr>
          <w:p w14:paraId="1DE9DB8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6.2</w:t>
            </w:r>
          </w:p>
        </w:tc>
        <w:tc>
          <w:tcPr>
            <w:tcW w:w="836" w:type="dxa"/>
            <w:tcBorders>
              <w:top w:val="nil"/>
              <w:left w:val="nil"/>
              <w:bottom w:val="nil"/>
              <w:right w:val="nil"/>
            </w:tcBorders>
            <w:shd w:val="clear" w:color="auto" w:fill="auto"/>
            <w:noWrap/>
            <w:vAlign w:val="center"/>
            <w:hideMark/>
          </w:tcPr>
          <w:p w14:paraId="2F974792"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59A1861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24A27A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2A703C08" w14:textId="77777777" w:rsidTr="00344597">
        <w:trPr>
          <w:trHeight w:val="300"/>
        </w:trPr>
        <w:tc>
          <w:tcPr>
            <w:tcW w:w="2250" w:type="dxa"/>
            <w:tcBorders>
              <w:top w:val="nil"/>
              <w:left w:val="nil"/>
              <w:bottom w:val="nil"/>
              <w:right w:val="nil"/>
            </w:tcBorders>
            <w:shd w:val="clear" w:color="auto" w:fill="auto"/>
            <w:noWrap/>
            <w:vAlign w:val="center"/>
            <w:hideMark/>
          </w:tcPr>
          <w:p w14:paraId="3544919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292A88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nil"/>
              <w:right w:val="nil"/>
            </w:tcBorders>
            <w:shd w:val="clear" w:color="auto" w:fill="auto"/>
            <w:noWrap/>
            <w:vAlign w:val="center"/>
            <w:hideMark/>
          </w:tcPr>
          <w:p w14:paraId="6F56EB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636" w:type="dxa"/>
            <w:tcBorders>
              <w:top w:val="nil"/>
              <w:left w:val="nil"/>
              <w:bottom w:val="nil"/>
              <w:right w:val="nil"/>
            </w:tcBorders>
            <w:shd w:val="clear" w:color="auto" w:fill="auto"/>
            <w:noWrap/>
            <w:vAlign w:val="center"/>
            <w:hideMark/>
          </w:tcPr>
          <w:p w14:paraId="74832BA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672F9EA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28E5806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077B90D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w:t>
            </w:r>
          </w:p>
        </w:tc>
      </w:tr>
      <w:tr w:rsidR="005D76AD" w:rsidRPr="007A75F5" w14:paraId="322206A8" w14:textId="77777777" w:rsidTr="00344597">
        <w:trPr>
          <w:trHeight w:val="180"/>
        </w:trPr>
        <w:tc>
          <w:tcPr>
            <w:tcW w:w="2250" w:type="dxa"/>
            <w:tcBorders>
              <w:top w:val="nil"/>
              <w:left w:val="nil"/>
              <w:bottom w:val="nil"/>
              <w:right w:val="nil"/>
            </w:tcBorders>
            <w:shd w:val="clear" w:color="auto" w:fill="auto"/>
            <w:noWrap/>
            <w:vAlign w:val="center"/>
            <w:hideMark/>
          </w:tcPr>
          <w:p w14:paraId="2EBBD40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76C1D134"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763" w:type="dxa"/>
            <w:tcBorders>
              <w:top w:val="nil"/>
              <w:left w:val="nil"/>
              <w:bottom w:val="nil"/>
              <w:right w:val="nil"/>
            </w:tcBorders>
            <w:shd w:val="clear" w:color="auto" w:fill="auto"/>
            <w:noWrap/>
            <w:vAlign w:val="center"/>
            <w:hideMark/>
          </w:tcPr>
          <w:p w14:paraId="0483AEBB"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636" w:type="dxa"/>
            <w:tcBorders>
              <w:top w:val="nil"/>
              <w:left w:val="nil"/>
              <w:bottom w:val="nil"/>
              <w:right w:val="nil"/>
            </w:tcBorders>
            <w:shd w:val="clear" w:color="auto" w:fill="auto"/>
            <w:noWrap/>
            <w:vAlign w:val="center"/>
            <w:hideMark/>
          </w:tcPr>
          <w:p w14:paraId="4AD2F2B5"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836" w:type="dxa"/>
            <w:tcBorders>
              <w:top w:val="nil"/>
              <w:left w:val="nil"/>
              <w:bottom w:val="nil"/>
              <w:right w:val="nil"/>
            </w:tcBorders>
            <w:shd w:val="clear" w:color="auto" w:fill="auto"/>
            <w:noWrap/>
            <w:vAlign w:val="center"/>
            <w:hideMark/>
          </w:tcPr>
          <w:p w14:paraId="19B5DB21"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656" w:type="dxa"/>
            <w:tcBorders>
              <w:top w:val="nil"/>
              <w:left w:val="nil"/>
              <w:bottom w:val="nil"/>
              <w:right w:val="nil"/>
            </w:tcBorders>
            <w:shd w:val="clear" w:color="auto" w:fill="auto"/>
            <w:noWrap/>
            <w:vAlign w:val="center"/>
            <w:hideMark/>
          </w:tcPr>
          <w:p w14:paraId="70A43E80"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956" w:type="dxa"/>
            <w:tcBorders>
              <w:top w:val="nil"/>
              <w:left w:val="nil"/>
              <w:bottom w:val="nil"/>
              <w:right w:val="nil"/>
            </w:tcBorders>
            <w:shd w:val="clear" w:color="auto" w:fill="auto"/>
            <w:noWrap/>
            <w:vAlign w:val="center"/>
            <w:hideMark/>
          </w:tcPr>
          <w:p w14:paraId="67FEB992"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r>
      <w:tr w:rsidR="005D76AD" w:rsidRPr="007A75F5" w14:paraId="498C499F" w14:textId="77777777" w:rsidTr="00344597">
        <w:trPr>
          <w:trHeight w:val="300"/>
        </w:trPr>
        <w:tc>
          <w:tcPr>
            <w:tcW w:w="2250" w:type="dxa"/>
            <w:vMerge w:val="restart"/>
            <w:tcBorders>
              <w:top w:val="nil"/>
              <w:left w:val="nil"/>
              <w:bottom w:val="nil"/>
              <w:right w:val="nil"/>
            </w:tcBorders>
            <w:shd w:val="clear" w:color="auto" w:fill="auto"/>
            <w:hideMark/>
          </w:tcPr>
          <w:p w14:paraId="5E663518"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Proportion non-consumer aquatic prey</w:t>
            </w:r>
          </w:p>
        </w:tc>
        <w:tc>
          <w:tcPr>
            <w:tcW w:w="1429" w:type="dxa"/>
            <w:tcBorders>
              <w:top w:val="nil"/>
              <w:left w:val="nil"/>
              <w:bottom w:val="nil"/>
              <w:right w:val="nil"/>
            </w:tcBorders>
            <w:shd w:val="clear" w:color="auto" w:fill="auto"/>
            <w:noWrap/>
            <w:vAlign w:val="center"/>
            <w:hideMark/>
          </w:tcPr>
          <w:p w14:paraId="120FC04C"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0150F0A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636" w:type="dxa"/>
            <w:tcBorders>
              <w:top w:val="nil"/>
              <w:left w:val="nil"/>
              <w:bottom w:val="nil"/>
              <w:right w:val="nil"/>
            </w:tcBorders>
            <w:shd w:val="clear" w:color="auto" w:fill="auto"/>
            <w:noWrap/>
            <w:vAlign w:val="center"/>
            <w:hideMark/>
          </w:tcPr>
          <w:p w14:paraId="192C6C9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836" w:type="dxa"/>
            <w:tcBorders>
              <w:top w:val="nil"/>
              <w:left w:val="nil"/>
              <w:bottom w:val="nil"/>
              <w:right w:val="nil"/>
            </w:tcBorders>
            <w:shd w:val="clear" w:color="auto" w:fill="auto"/>
            <w:noWrap/>
            <w:vAlign w:val="center"/>
            <w:hideMark/>
          </w:tcPr>
          <w:p w14:paraId="584DB7D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0.001</w:t>
            </w:r>
          </w:p>
        </w:tc>
        <w:tc>
          <w:tcPr>
            <w:tcW w:w="656" w:type="dxa"/>
            <w:tcBorders>
              <w:top w:val="nil"/>
              <w:left w:val="nil"/>
              <w:bottom w:val="nil"/>
              <w:right w:val="nil"/>
            </w:tcBorders>
            <w:shd w:val="clear" w:color="auto" w:fill="auto"/>
            <w:noWrap/>
            <w:vAlign w:val="center"/>
            <w:hideMark/>
          </w:tcPr>
          <w:p w14:paraId="38937F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0.01</w:t>
            </w:r>
          </w:p>
        </w:tc>
        <w:tc>
          <w:tcPr>
            <w:tcW w:w="956" w:type="dxa"/>
            <w:tcBorders>
              <w:top w:val="nil"/>
              <w:left w:val="nil"/>
              <w:bottom w:val="nil"/>
              <w:right w:val="nil"/>
            </w:tcBorders>
            <w:shd w:val="clear" w:color="auto" w:fill="auto"/>
            <w:noWrap/>
            <w:vAlign w:val="center"/>
            <w:hideMark/>
          </w:tcPr>
          <w:p w14:paraId="0D95DE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0.06</w:t>
            </w:r>
          </w:p>
        </w:tc>
      </w:tr>
      <w:tr w:rsidR="005D76AD" w:rsidRPr="007A75F5" w14:paraId="16F85983" w14:textId="77777777" w:rsidTr="00344597">
        <w:trPr>
          <w:trHeight w:val="300"/>
        </w:trPr>
        <w:tc>
          <w:tcPr>
            <w:tcW w:w="2250" w:type="dxa"/>
            <w:vMerge/>
            <w:tcBorders>
              <w:top w:val="nil"/>
              <w:left w:val="nil"/>
              <w:bottom w:val="nil"/>
              <w:right w:val="nil"/>
            </w:tcBorders>
            <w:vAlign w:val="center"/>
            <w:hideMark/>
          </w:tcPr>
          <w:p w14:paraId="25F12A2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FEA3E3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8623C2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0.13</w:t>
            </w:r>
          </w:p>
        </w:tc>
        <w:tc>
          <w:tcPr>
            <w:tcW w:w="636" w:type="dxa"/>
            <w:tcBorders>
              <w:top w:val="nil"/>
              <w:left w:val="nil"/>
              <w:bottom w:val="nil"/>
              <w:right w:val="nil"/>
            </w:tcBorders>
            <w:shd w:val="clear" w:color="auto" w:fill="auto"/>
            <w:noWrap/>
            <w:vAlign w:val="center"/>
            <w:hideMark/>
          </w:tcPr>
          <w:p w14:paraId="7BAA21B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0.12</w:t>
            </w:r>
          </w:p>
        </w:tc>
        <w:tc>
          <w:tcPr>
            <w:tcW w:w="836" w:type="dxa"/>
            <w:tcBorders>
              <w:top w:val="nil"/>
              <w:left w:val="nil"/>
              <w:bottom w:val="nil"/>
              <w:right w:val="nil"/>
            </w:tcBorders>
            <w:shd w:val="clear" w:color="auto" w:fill="auto"/>
            <w:noWrap/>
            <w:vAlign w:val="center"/>
            <w:hideMark/>
          </w:tcPr>
          <w:p w14:paraId="48DB83B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28595D4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956" w:type="dxa"/>
            <w:tcBorders>
              <w:top w:val="nil"/>
              <w:left w:val="nil"/>
              <w:bottom w:val="nil"/>
              <w:right w:val="nil"/>
            </w:tcBorders>
            <w:shd w:val="clear" w:color="auto" w:fill="auto"/>
            <w:noWrap/>
            <w:vAlign w:val="center"/>
            <w:hideMark/>
          </w:tcPr>
          <w:p w14:paraId="075D079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0.44</w:t>
            </w:r>
          </w:p>
        </w:tc>
      </w:tr>
      <w:tr w:rsidR="005D76AD" w:rsidRPr="007A75F5" w14:paraId="5470BDF5" w14:textId="77777777" w:rsidTr="00344597">
        <w:trPr>
          <w:trHeight w:val="300"/>
        </w:trPr>
        <w:tc>
          <w:tcPr>
            <w:tcW w:w="2250" w:type="dxa"/>
            <w:vMerge/>
            <w:tcBorders>
              <w:top w:val="nil"/>
              <w:left w:val="nil"/>
              <w:bottom w:val="nil"/>
              <w:right w:val="nil"/>
            </w:tcBorders>
            <w:vAlign w:val="center"/>
            <w:hideMark/>
          </w:tcPr>
          <w:p w14:paraId="508EB88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0E49E6E4"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442B761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636" w:type="dxa"/>
            <w:tcBorders>
              <w:top w:val="nil"/>
              <w:left w:val="nil"/>
              <w:bottom w:val="nil"/>
              <w:right w:val="nil"/>
            </w:tcBorders>
            <w:shd w:val="clear" w:color="auto" w:fill="auto"/>
            <w:noWrap/>
            <w:vAlign w:val="center"/>
            <w:hideMark/>
          </w:tcPr>
          <w:p w14:paraId="525F4D1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836" w:type="dxa"/>
            <w:tcBorders>
              <w:top w:val="nil"/>
              <w:left w:val="nil"/>
              <w:bottom w:val="nil"/>
              <w:right w:val="nil"/>
            </w:tcBorders>
            <w:shd w:val="clear" w:color="auto" w:fill="auto"/>
            <w:noWrap/>
            <w:vAlign w:val="center"/>
            <w:hideMark/>
          </w:tcPr>
          <w:p w14:paraId="2D1C5BC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33FA53B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0.07</w:t>
            </w:r>
          </w:p>
        </w:tc>
        <w:tc>
          <w:tcPr>
            <w:tcW w:w="956" w:type="dxa"/>
            <w:tcBorders>
              <w:top w:val="nil"/>
              <w:left w:val="nil"/>
              <w:bottom w:val="nil"/>
              <w:right w:val="nil"/>
            </w:tcBorders>
            <w:shd w:val="clear" w:color="auto" w:fill="auto"/>
            <w:noWrap/>
            <w:vAlign w:val="center"/>
            <w:hideMark/>
          </w:tcPr>
          <w:p w14:paraId="256951B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0.39</w:t>
            </w:r>
          </w:p>
        </w:tc>
      </w:tr>
      <w:tr w:rsidR="005D76AD" w:rsidRPr="007A75F5" w14:paraId="51577B8F"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0434501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 </w:t>
            </w:r>
          </w:p>
        </w:tc>
        <w:tc>
          <w:tcPr>
            <w:tcW w:w="1429" w:type="dxa"/>
            <w:tcBorders>
              <w:top w:val="nil"/>
              <w:left w:val="nil"/>
              <w:bottom w:val="single" w:sz="8" w:space="0" w:color="auto"/>
              <w:right w:val="nil"/>
            </w:tcBorders>
            <w:shd w:val="clear" w:color="auto" w:fill="auto"/>
            <w:noWrap/>
            <w:vAlign w:val="center"/>
            <w:hideMark/>
          </w:tcPr>
          <w:p w14:paraId="65F19EB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single" w:sz="8" w:space="0" w:color="auto"/>
              <w:right w:val="nil"/>
            </w:tcBorders>
            <w:shd w:val="clear" w:color="auto" w:fill="auto"/>
            <w:noWrap/>
            <w:vAlign w:val="center"/>
            <w:hideMark/>
          </w:tcPr>
          <w:p w14:paraId="016349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0.08</w:t>
            </w:r>
          </w:p>
        </w:tc>
        <w:tc>
          <w:tcPr>
            <w:tcW w:w="636" w:type="dxa"/>
            <w:tcBorders>
              <w:top w:val="nil"/>
              <w:left w:val="nil"/>
              <w:bottom w:val="single" w:sz="8" w:space="0" w:color="auto"/>
              <w:right w:val="nil"/>
            </w:tcBorders>
            <w:shd w:val="clear" w:color="auto" w:fill="auto"/>
            <w:noWrap/>
            <w:vAlign w:val="center"/>
            <w:hideMark/>
          </w:tcPr>
          <w:p w14:paraId="58F4290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836" w:type="dxa"/>
            <w:tcBorders>
              <w:top w:val="nil"/>
              <w:left w:val="nil"/>
              <w:bottom w:val="single" w:sz="8" w:space="0" w:color="auto"/>
              <w:right w:val="nil"/>
            </w:tcBorders>
            <w:shd w:val="clear" w:color="auto" w:fill="auto"/>
            <w:noWrap/>
            <w:vAlign w:val="center"/>
            <w:hideMark/>
          </w:tcPr>
          <w:p w14:paraId="29D74CA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0.002</w:t>
            </w:r>
          </w:p>
        </w:tc>
        <w:tc>
          <w:tcPr>
            <w:tcW w:w="656" w:type="dxa"/>
            <w:tcBorders>
              <w:top w:val="nil"/>
              <w:left w:val="nil"/>
              <w:bottom w:val="single" w:sz="8" w:space="0" w:color="auto"/>
              <w:right w:val="nil"/>
            </w:tcBorders>
            <w:shd w:val="clear" w:color="auto" w:fill="auto"/>
            <w:noWrap/>
            <w:vAlign w:val="center"/>
            <w:hideMark/>
          </w:tcPr>
          <w:p w14:paraId="43A3CCA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0.04</w:t>
            </w:r>
          </w:p>
        </w:tc>
        <w:tc>
          <w:tcPr>
            <w:tcW w:w="956" w:type="dxa"/>
            <w:tcBorders>
              <w:top w:val="nil"/>
              <w:left w:val="nil"/>
              <w:bottom w:val="single" w:sz="8" w:space="0" w:color="auto"/>
              <w:right w:val="nil"/>
            </w:tcBorders>
            <w:shd w:val="clear" w:color="auto" w:fill="auto"/>
            <w:noWrap/>
            <w:vAlign w:val="center"/>
            <w:hideMark/>
          </w:tcPr>
          <w:p w14:paraId="7DEEE86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0.38</w:t>
            </w:r>
            <w:commentRangeEnd w:id="364"/>
            <w:r w:rsidR="000B78BA">
              <w:rPr>
                <w:rStyle w:val="CommentReference"/>
              </w:rPr>
              <w:commentReference w:id="364"/>
            </w:r>
          </w:p>
        </w:tc>
      </w:tr>
      <w:bookmarkEnd w:id="363"/>
    </w:tbl>
    <w:p w14:paraId="6FB82ADA" w14:textId="19533713" w:rsidR="005D76AD" w:rsidRDefault="005D76AD" w:rsidP="003D3ED8">
      <w:pPr>
        <w:rPr>
          <w:rFonts w:ascii="Times New Roman" w:eastAsia="Times New Roman" w:hAnsi="Times New Roman" w:cs="Times New Roman"/>
          <w:sz w:val="24"/>
          <w:szCs w:val="24"/>
        </w:rPr>
      </w:pPr>
    </w:p>
    <w:p w14:paraId="28748415" w14:textId="77777777" w:rsidR="005D76AD" w:rsidRDefault="005D76AD" w:rsidP="003D3ED8">
      <w:pPr>
        <w:rPr>
          <w:rFonts w:ascii="Times New Roman" w:eastAsia="Times New Roman" w:hAnsi="Times New Roman" w:cs="Times New Roman"/>
          <w:sz w:val="24"/>
          <w:szCs w:val="24"/>
        </w:rPr>
      </w:pPr>
    </w:p>
    <w:p w14:paraId="3FE6B67A" w14:textId="4D725931" w:rsidR="00FA4034" w:rsidRDefault="00FA403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8370" w:type="dxa"/>
        <w:tblLook w:val="04A0" w:firstRow="1" w:lastRow="0" w:firstColumn="1" w:lastColumn="0" w:noHBand="0" w:noVBand="1"/>
      </w:tblPr>
      <w:tblGrid>
        <w:gridCol w:w="2165"/>
        <w:gridCol w:w="1975"/>
        <w:gridCol w:w="2070"/>
        <w:gridCol w:w="2160"/>
      </w:tblGrid>
      <w:tr w:rsidR="00FA4034" w:rsidRPr="00FA4034" w:rsidDel="005F6903" w14:paraId="7A9B598D" w14:textId="6ABEFEAA" w:rsidTr="00344597">
        <w:trPr>
          <w:trHeight w:val="2250"/>
          <w:del w:id="365" w:author="Wesner, Jeff S" w:date="2021-08-10T13:26:00Z"/>
        </w:trPr>
        <w:tc>
          <w:tcPr>
            <w:tcW w:w="8370" w:type="dxa"/>
            <w:gridSpan w:val="4"/>
            <w:tcBorders>
              <w:top w:val="nil"/>
              <w:left w:val="nil"/>
              <w:bottom w:val="single" w:sz="4" w:space="0" w:color="auto"/>
              <w:right w:val="nil"/>
            </w:tcBorders>
            <w:shd w:val="clear" w:color="auto" w:fill="auto"/>
            <w:hideMark/>
          </w:tcPr>
          <w:p w14:paraId="5F4524A3" w14:textId="2CC7095D" w:rsidR="00FA4034" w:rsidRPr="00FA4034" w:rsidDel="005F6903" w:rsidRDefault="00FA4034" w:rsidP="00FA4034">
            <w:pPr>
              <w:spacing w:after="0" w:line="240" w:lineRule="auto"/>
              <w:rPr>
                <w:del w:id="366" w:author="Wesner, Jeff S" w:date="2021-08-10T13:26:00Z"/>
                <w:rFonts w:ascii="Times New Roman" w:eastAsia="Times New Roman" w:hAnsi="Times New Roman" w:cs="Times New Roman"/>
                <w:color w:val="000000"/>
                <w:sz w:val="24"/>
                <w:szCs w:val="24"/>
              </w:rPr>
            </w:pPr>
            <w:bookmarkStart w:id="367" w:name="_Hlk72483236"/>
            <w:del w:id="368" w:author="Wesner, Jeff S" w:date="2021-08-10T13:26:00Z">
              <w:r w:rsidRPr="00575086" w:rsidDel="005F6903">
                <w:rPr>
                  <w:rFonts w:ascii="Times New Roman" w:eastAsia="Times New Roman" w:hAnsi="Times New Roman" w:cs="Times New Roman"/>
                  <w:b/>
                  <w:bCs/>
                  <w:color w:val="000000"/>
                  <w:sz w:val="24"/>
                  <w:szCs w:val="24"/>
                </w:rPr>
                <w:delText xml:space="preserve">Table </w:delText>
              </w:r>
              <w:r w:rsidR="00344597" w:rsidRPr="00575086" w:rsidDel="005F6903">
                <w:rPr>
                  <w:rFonts w:ascii="Times New Roman" w:eastAsia="Times New Roman" w:hAnsi="Times New Roman" w:cs="Times New Roman"/>
                  <w:b/>
                  <w:bCs/>
                  <w:color w:val="000000"/>
                  <w:sz w:val="24"/>
                  <w:szCs w:val="24"/>
                </w:rPr>
                <w:delText>3</w:delText>
              </w:r>
              <w:r w:rsidRPr="00FA4034" w:rsidDel="005F6903">
                <w:rPr>
                  <w:rFonts w:ascii="Times New Roman" w:eastAsia="Times New Roman" w:hAnsi="Times New Roman" w:cs="Times New Roman"/>
                  <w:color w:val="000000"/>
                  <w:sz w:val="24"/>
                  <w:szCs w:val="24"/>
                </w:rPr>
                <w:delText xml:space="preserve">. Posterior mean and standard deviation (parentheses) of the marginal intercept and slope of the relationship between insect emergence and stage-structured feeding in fish. Values are on the odds scale. A slope of 1 indicates no change in the odds of a fish diet containing a </w:delText>
              </w:r>
              <w:r w:rsidR="00033F2D" w:rsidDel="005F6903">
                <w:rPr>
                  <w:rFonts w:ascii="Times New Roman" w:eastAsia="Times New Roman" w:hAnsi="Times New Roman" w:cs="Times New Roman"/>
                  <w:color w:val="000000"/>
                  <w:sz w:val="24"/>
                  <w:szCs w:val="24"/>
                </w:rPr>
                <w:delText>non-consumer</w:delText>
              </w:r>
              <w:r w:rsidRPr="00FA4034" w:rsidDel="005F6903">
                <w:rPr>
                  <w:rFonts w:ascii="Times New Roman" w:eastAsia="Times New Roman" w:hAnsi="Times New Roman" w:cs="Times New Roman"/>
                  <w:color w:val="000000"/>
                  <w:sz w:val="24"/>
                  <w:szCs w:val="24"/>
                </w:rPr>
                <w:delText xml:space="preserve"> prey across different levels of emergence.</w:delText>
              </w:r>
              <w:r w:rsidRPr="00692F18" w:rsidDel="005F6903">
                <w:rPr>
                  <w:rFonts w:ascii="Times New Roman" w:eastAsia="Times New Roman" w:hAnsi="Times New Roman" w:cs="Times New Roman"/>
                  <w:color w:val="000000"/>
                  <w:sz w:val="24"/>
                  <w:szCs w:val="24"/>
                </w:rPr>
                <w:delText xml:space="preserve"> Values</w:delText>
              </w:r>
              <w:r w:rsidRPr="00FA4034" w:rsidDel="005F6903">
                <w:rPr>
                  <w:rFonts w:ascii="Times New Roman" w:eastAsia="Times New Roman" w:hAnsi="Times New Roman" w:cs="Times New Roman"/>
                  <w:color w:val="000000"/>
                  <w:sz w:val="24"/>
                  <w:szCs w:val="24"/>
                </w:rPr>
                <w:delText xml:space="preserve"> below on</w:delText>
              </w:r>
              <w:r w:rsidRPr="00692F18" w:rsidDel="005F6903">
                <w:rPr>
                  <w:rFonts w:ascii="Times New Roman" w:eastAsia="Times New Roman" w:hAnsi="Times New Roman" w:cs="Times New Roman"/>
                  <w:color w:val="000000"/>
                  <w:sz w:val="24"/>
                  <w:szCs w:val="24"/>
                </w:rPr>
                <w:delText>e</w:delText>
              </w:r>
              <w:r w:rsidRPr="00FA4034" w:rsidDel="005F6903">
                <w:rPr>
                  <w:rFonts w:ascii="Times New Roman" w:eastAsia="Times New Roman" w:hAnsi="Times New Roman" w:cs="Times New Roman"/>
                  <w:color w:val="000000"/>
                  <w:sz w:val="24"/>
                  <w:szCs w:val="24"/>
                </w:rPr>
                <w:delText xml:space="preserve"> indicates a decrease and values above one </w:delText>
              </w:r>
              <w:r w:rsidRPr="00692F18" w:rsidDel="005F6903">
                <w:rPr>
                  <w:rFonts w:ascii="Times New Roman" w:eastAsia="Times New Roman" w:hAnsi="Times New Roman" w:cs="Times New Roman"/>
                  <w:color w:val="000000"/>
                  <w:sz w:val="24"/>
                  <w:szCs w:val="24"/>
                </w:rPr>
                <w:delText>indicates</w:delText>
              </w:r>
              <w:r w:rsidRPr="00FA4034" w:rsidDel="005F6903">
                <w:rPr>
                  <w:rFonts w:ascii="Times New Roman" w:eastAsia="Times New Roman" w:hAnsi="Times New Roman" w:cs="Times New Roman"/>
                  <w:color w:val="000000"/>
                  <w:sz w:val="24"/>
                  <w:szCs w:val="24"/>
                </w:rPr>
                <w:delText xml:space="preserve"> an increase. Relationships were compared for each fish f</w:delText>
              </w:r>
              <w:r w:rsidR="00077F15" w:rsidDel="005F6903">
                <w:rPr>
                  <w:rFonts w:ascii="Times New Roman" w:eastAsia="Times New Roman" w:hAnsi="Times New Roman" w:cs="Times New Roman"/>
                  <w:color w:val="000000"/>
                  <w:sz w:val="24"/>
                  <w:szCs w:val="24"/>
                </w:rPr>
                <w:delText>orag</w:delText>
              </w:r>
              <w:r w:rsidRPr="00FA4034" w:rsidDel="005F6903">
                <w:rPr>
                  <w:rFonts w:ascii="Times New Roman" w:eastAsia="Times New Roman" w:hAnsi="Times New Roman" w:cs="Times New Roman"/>
                  <w:color w:val="000000"/>
                  <w:sz w:val="24"/>
                  <w:szCs w:val="24"/>
                </w:rPr>
                <w:delText>ing domain in two models: Everything (all aquatic insects in emergence and diet samples) and Chironomids Only (same analysis with just chironomids).</w:delText>
              </w:r>
            </w:del>
          </w:p>
        </w:tc>
      </w:tr>
      <w:tr w:rsidR="00FA4034" w:rsidRPr="00FA4034" w:rsidDel="005F6903" w14:paraId="462CEF3E" w14:textId="52A73401" w:rsidTr="00692F18">
        <w:trPr>
          <w:trHeight w:val="300"/>
          <w:del w:id="369" w:author="Wesner, Jeff S" w:date="2021-08-10T13:26:00Z"/>
        </w:trPr>
        <w:tc>
          <w:tcPr>
            <w:tcW w:w="2165" w:type="dxa"/>
            <w:tcBorders>
              <w:top w:val="nil"/>
              <w:left w:val="nil"/>
              <w:bottom w:val="single" w:sz="4" w:space="0" w:color="auto"/>
              <w:right w:val="nil"/>
            </w:tcBorders>
            <w:shd w:val="clear" w:color="auto" w:fill="auto"/>
            <w:noWrap/>
            <w:vAlign w:val="bottom"/>
            <w:hideMark/>
          </w:tcPr>
          <w:p w14:paraId="34C77C58" w14:textId="3C3C9D58" w:rsidR="00FA4034" w:rsidRPr="00FA4034" w:rsidDel="005F6903" w:rsidRDefault="00FA4034" w:rsidP="00FA4034">
            <w:pPr>
              <w:spacing w:after="0" w:line="240" w:lineRule="auto"/>
              <w:jc w:val="center"/>
              <w:rPr>
                <w:del w:id="370" w:author="Wesner, Jeff S" w:date="2021-08-10T13:26:00Z"/>
                <w:rFonts w:ascii="Times New Roman" w:eastAsia="Times New Roman" w:hAnsi="Times New Roman" w:cs="Times New Roman"/>
                <w:color w:val="000000"/>
                <w:sz w:val="24"/>
                <w:szCs w:val="24"/>
              </w:rPr>
            </w:pPr>
            <w:del w:id="371" w:author="Wesner, Jeff S" w:date="2021-08-10T13:26:00Z">
              <w:r w:rsidRPr="00FA4034" w:rsidDel="005F6903">
                <w:rPr>
                  <w:rFonts w:ascii="Times New Roman" w:eastAsia="Times New Roman" w:hAnsi="Times New Roman" w:cs="Times New Roman"/>
                  <w:color w:val="000000"/>
                  <w:sz w:val="24"/>
                  <w:szCs w:val="24"/>
                </w:rPr>
                <w:delText>Model</w:delText>
              </w:r>
            </w:del>
          </w:p>
        </w:tc>
        <w:tc>
          <w:tcPr>
            <w:tcW w:w="1975" w:type="dxa"/>
            <w:tcBorders>
              <w:top w:val="nil"/>
              <w:left w:val="nil"/>
              <w:bottom w:val="single" w:sz="4" w:space="0" w:color="auto"/>
              <w:right w:val="nil"/>
            </w:tcBorders>
            <w:shd w:val="clear" w:color="auto" w:fill="auto"/>
            <w:noWrap/>
            <w:vAlign w:val="bottom"/>
            <w:hideMark/>
          </w:tcPr>
          <w:p w14:paraId="63FA1B33" w14:textId="7C6D0DC9" w:rsidR="00FA4034" w:rsidRPr="00FA4034" w:rsidDel="005F6903" w:rsidRDefault="00FA4034" w:rsidP="00FA4034">
            <w:pPr>
              <w:spacing w:after="0" w:line="240" w:lineRule="auto"/>
              <w:rPr>
                <w:del w:id="372" w:author="Wesner, Jeff S" w:date="2021-08-10T13:26:00Z"/>
                <w:rFonts w:ascii="Times New Roman" w:eastAsia="Times New Roman" w:hAnsi="Times New Roman" w:cs="Times New Roman"/>
                <w:color w:val="000000"/>
                <w:sz w:val="24"/>
                <w:szCs w:val="24"/>
              </w:rPr>
            </w:pPr>
            <w:del w:id="373" w:author="Wesner, Jeff S" w:date="2021-08-10T13:26:00Z">
              <w:r w:rsidRPr="00FA4034" w:rsidDel="005F6903">
                <w:rPr>
                  <w:rFonts w:ascii="Times New Roman" w:eastAsia="Times New Roman" w:hAnsi="Times New Roman" w:cs="Times New Roman"/>
                  <w:color w:val="000000"/>
                  <w:sz w:val="24"/>
                  <w:szCs w:val="24"/>
                </w:rPr>
                <w:delText>Fish Domain</w:delText>
              </w:r>
            </w:del>
          </w:p>
        </w:tc>
        <w:tc>
          <w:tcPr>
            <w:tcW w:w="2070" w:type="dxa"/>
            <w:tcBorders>
              <w:top w:val="nil"/>
              <w:left w:val="nil"/>
              <w:bottom w:val="single" w:sz="4" w:space="0" w:color="auto"/>
              <w:right w:val="nil"/>
            </w:tcBorders>
            <w:shd w:val="clear" w:color="auto" w:fill="auto"/>
            <w:noWrap/>
            <w:vAlign w:val="bottom"/>
            <w:hideMark/>
          </w:tcPr>
          <w:p w14:paraId="0CF26E90" w14:textId="7EB6C988" w:rsidR="00FA4034" w:rsidRPr="00FA4034" w:rsidDel="005F6903" w:rsidRDefault="00FA4034" w:rsidP="00FA4034">
            <w:pPr>
              <w:spacing w:after="0" w:line="240" w:lineRule="auto"/>
              <w:jc w:val="center"/>
              <w:rPr>
                <w:del w:id="374" w:author="Wesner, Jeff S" w:date="2021-08-10T13:26:00Z"/>
                <w:rFonts w:ascii="Times New Roman" w:eastAsia="Times New Roman" w:hAnsi="Times New Roman" w:cs="Times New Roman"/>
                <w:color w:val="000000"/>
                <w:sz w:val="24"/>
                <w:szCs w:val="24"/>
              </w:rPr>
            </w:pPr>
            <w:del w:id="375" w:author="Wesner, Jeff S" w:date="2021-08-10T13:26:00Z">
              <w:r w:rsidRPr="00FA4034" w:rsidDel="005F6903">
                <w:rPr>
                  <w:rFonts w:ascii="Times New Roman" w:eastAsia="Times New Roman" w:hAnsi="Times New Roman" w:cs="Times New Roman"/>
                  <w:color w:val="000000"/>
                  <w:sz w:val="24"/>
                  <w:szCs w:val="24"/>
                </w:rPr>
                <w:delText>Intercept</w:delText>
              </w:r>
            </w:del>
          </w:p>
        </w:tc>
        <w:tc>
          <w:tcPr>
            <w:tcW w:w="2160" w:type="dxa"/>
            <w:tcBorders>
              <w:top w:val="nil"/>
              <w:left w:val="nil"/>
              <w:bottom w:val="single" w:sz="4" w:space="0" w:color="auto"/>
              <w:right w:val="nil"/>
            </w:tcBorders>
            <w:shd w:val="clear" w:color="auto" w:fill="auto"/>
            <w:noWrap/>
            <w:vAlign w:val="bottom"/>
            <w:hideMark/>
          </w:tcPr>
          <w:p w14:paraId="4B884787" w14:textId="455E6DCD" w:rsidR="00FA4034" w:rsidRPr="00FA4034" w:rsidDel="005F6903" w:rsidRDefault="00FA4034" w:rsidP="00FA4034">
            <w:pPr>
              <w:spacing w:after="0" w:line="240" w:lineRule="auto"/>
              <w:jc w:val="center"/>
              <w:rPr>
                <w:del w:id="376" w:author="Wesner, Jeff S" w:date="2021-08-10T13:26:00Z"/>
                <w:rFonts w:ascii="Times New Roman" w:eastAsia="Times New Roman" w:hAnsi="Times New Roman" w:cs="Times New Roman"/>
                <w:color w:val="000000"/>
                <w:sz w:val="24"/>
                <w:szCs w:val="24"/>
              </w:rPr>
            </w:pPr>
            <w:del w:id="377" w:author="Wesner, Jeff S" w:date="2021-08-10T13:26:00Z">
              <w:r w:rsidRPr="00FA4034" w:rsidDel="005F6903">
                <w:rPr>
                  <w:rFonts w:ascii="Times New Roman" w:eastAsia="Times New Roman" w:hAnsi="Times New Roman" w:cs="Times New Roman"/>
                  <w:color w:val="000000"/>
                  <w:sz w:val="24"/>
                  <w:szCs w:val="24"/>
                </w:rPr>
                <w:delText>Slope</w:delText>
              </w:r>
            </w:del>
          </w:p>
        </w:tc>
      </w:tr>
      <w:tr w:rsidR="00FA4034" w:rsidRPr="00FA4034" w:rsidDel="005F6903" w14:paraId="50D0C50D" w14:textId="22ED690D" w:rsidTr="00692F18">
        <w:trPr>
          <w:trHeight w:val="300"/>
          <w:del w:id="378" w:author="Wesner, Jeff S" w:date="2021-08-10T13:26:00Z"/>
        </w:trPr>
        <w:tc>
          <w:tcPr>
            <w:tcW w:w="2165" w:type="dxa"/>
            <w:tcBorders>
              <w:top w:val="nil"/>
              <w:left w:val="nil"/>
              <w:bottom w:val="nil"/>
              <w:right w:val="nil"/>
            </w:tcBorders>
            <w:shd w:val="clear" w:color="auto" w:fill="auto"/>
            <w:noWrap/>
            <w:vAlign w:val="bottom"/>
            <w:hideMark/>
          </w:tcPr>
          <w:p w14:paraId="44E2F843" w14:textId="7382DEBB" w:rsidR="00FA4034" w:rsidRPr="00FA4034" w:rsidDel="005F6903" w:rsidRDefault="00FA4034" w:rsidP="00FA4034">
            <w:pPr>
              <w:spacing w:after="0" w:line="240" w:lineRule="auto"/>
              <w:jc w:val="center"/>
              <w:rPr>
                <w:del w:id="379" w:author="Wesner, Jeff S" w:date="2021-08-10T13:26:00Z"/>
                <w:rFonts w:ascii="Times New Roman" w:eastAsia="Times New Roman" w:hAnsi="Times New Roman" w:cs="Times New Roman"/>
                <w:color w:val="000000"/>
                <w:sz w:val="24"/>
                <w:szCs w:val="24"/>
              </w:rPr>
            </w:pPr>
            <w:del w:id="380" w:author="Wesner, Jeff S" w:date="2021-08-10T13:26:00Z">
              <w:r w:rsidRPr="00FA4034" w:rsidDel="005F6903">
                <w:rPr>
                  <w:rFonts w:ascii="Times New Roman" w:eastAsia="Times New Roman" w:hAnsi="Times New Roman" w:cs="Times New Roman"/>
                  <w:color w:val="000000"/>
                  <w:sz w:val="24"/>
                  <w:szCs w:val="24"/>
                </w:rPr>
                <w:delText>Everything</w:delText>
              </w:r>
            </w:del>
          </w:p>
        </w:tc>
        <w:tc>
          <w:tcPr>
            <w:tcW w:w="1975" w:type="dxa"/>
            <w:tcBorders>
              <w:top w:val="nil"/>
              <w:left w:val="nil"/>
              <w:bottom w:val="nil"/>
              <w:right w:val="nil"/>
            </w:tcBorders>
            <w:shd w:val="clear" w:color="auto" w:fill="auto"/>
            <w:noWrap/>
            <w:vAlign w:val="bottom"/>
            <w:hideMark/>
          </w:tcPr>
          <w:p w14:paraId="525AFAE7" w14:textId="7EA79A00" w:rsidR="00FA4034" w:rsidRPr="00FA4034" w:rsidDel="005F6903" w:rsidRDefault="00FA4034" w:rsidP="00FA4034">
            <w:pPr>
              <w:spacing w:after="0" w:line="240" w:lineRule="auto"/>
              <w:rPr>
                <w:del w:id="381" w:author="Wesner, Jeff S" w:date="2021-08-10T13:26:00Z"/>
                <w:rFonts w:ascii="Times New Roman" w:eastAsia="Times New Roman" w:hAnsi="Times New Roman" w:cs="Times New Roman"/>
                <w:color w:val="000000"/>
                <w:sz w:val="24"/>
                <w:szCs w:val="24"/>
              </w:rPr>
            </w:pPr>
            <w:del w:id="382" w:author="Wesner, Jeff S" w:date="2021-08-10T13:26:00Z">
              <w:r w:rsidRPr="00FA4034" w:rsidDel="005F6903">
                <w:rPr>
                  <w:rFonts w:ascii="Times New Roman" w:eastAsia="Times New Roman" w:hAnsi="Times New Roman" w:cs="Times New Roman"/>
                  <w:color w:val="000000"/>
                  <w:sz w:val="24"/>
                  <w:szCs w:val="24"/>
                </w:rPr>
                <w:delText>benthic</w:delText>
              </w:r>
            </w:del>
          </w:p>
        </w:tc>
        <w:tc>
          <w:tcPr>
            <w:tcW w:w="2070" w:type="dxa"/>
            <w:tcBorders>
              <w:top w:val="nil"/>
              <w:left w:val="nil"/>
              <w:bottom w:val="nil"/>
              <w:right w:val="nil"/>
            </w:tcBorders>
            <w:shd w:val="clear" w:color="auto" w:fill="auto"/>
            <w:noWrap/>
            <w:vAlign w:val="bottom"/>
            <w:hideMark/>
          </w:tcPr>
          <w:p w14:paraId="07586496" w14:textId="7ECBEBC1" w:rsidR="00FA4034" w:rsidRPr="00FA4034" w:rsidDel="005F6903" w:rsidRDefault="00FA4034" w:rsidP="00FA4034">
            <w:pPr>
              <w:spacing w:after="0" w:line="240" w:lineRule="auto"/>
              <w:jc w:val="center"/>
              <w:rPr>
                <w:del w:id="383" w:author="Wesner, Jeff S" w:date="2021-08-10T13:26:00Z"/>
                <w:rFonts w:ascii="Times New Roman" w:eastAsia="Times New Roman" w:hAnsi="Times New Roman" w:cs="Times New Roman"/>
                <w:color w:val="000000"/>
                <w:sz w:val="24"/>
                <w:szCs w:val="24"/>
              </w:rPr>
            </w:pPr>
            <w:del w:id="384" w:author="Wesner, Jeff S" w:date="2021-08-10T13:26:00Z">
              <w:r w:rsidRPr="00FA4034" w:rsidDel="005F6903">
                <w:rPr>
                  <w:rFonts w:ascii="Times New Roman" w:eastAsia="Times New Roman" w:hAnsi="Times New Roman" w:cs="Times New Roman"/>
                  <w:color w:val="000000"/>
                  <w:sz w:val="24"/>
                  <w:szCs w:val="24"/>
                </w:rPr>
                <w:delText>0.18 (0.04)</w:delText>
              </w:r>
            </w:del>
          </w:p>
        </w:tc>
        <w:tc>
          <w:tcPr>
            <w:tcW w:w="2160" w:type="dxa"/>
            <w:tcBorders>
              <w:top w:val="nil"/>
              <w:left w:val="nil"/>
              <w:bottom w:val="nil"/>
              <w:right w:val="nil"/>
            </w:tcBorders>
            <w:shd w:val="clear" w:color="auto" w:fill="auto"/>
            <w:noWrap/>
            <w:vAlign w:val="bottom"/>
            <w:hideMark/>
          </w:tcPr>
          <w:p w14:paraId="65177AD9" w14:textId="702051C2" w:rsidR="00FA4034" w:rsidRPr="00FA4034" w:rsidDel="005F6903" w:rsidRDefault="00FA4034" w:rsidP="00FA4034">
            <w:pPr>
              <w:spacing w:after="0" w:line="240" w:lineRule="auto"/>
              <w:jc w:val="center"/>
              <w:rPr>
                <w:del w:id="385" w:author="Wesner, Jeff S" w:date="2021-08-10T13:26:00Z"/>
                <w:rFonts w:ascii="Times New Roman" w:eastAsia="Times New Roman" w:hAnsi="Times New Roman" w:cs="Times New Roman"/>
                <w:color w:val="000000"/>
                <w:sz w:val="24"/>
                <w:szCs w:val="24"/>
              </w:rPr>
            </w:pPr>
            <w:del w:id="386" w:author="Wesner, Jeff S" w:date="2021-08-10T13:26:00Z">
              <w:r w:rsidRPr="00FA4034" w:rsidDel="005F6903">
                <w:rPr>
                  <w:rFonts w:ascii="Times New Roman" w:eastAsia="Times New Roman" w:hAnsi="Times New Roman" w:cs="Times New Roman"/>
                  <w:color w:val="000000"/>
                  <w:sz w:val="24"/>
                  <w:szCs w:val="24"/>
                </w:rPr>
                <w:delText>1.08 (0.11)</w:delText>
              </w:r>
            </w:del>
          </w:p>
        </w:tc>
      </w:tr>
      <w:tr w:rsidR="00FA4034" w:rsidRPr="00FA4034" w:rsidDel="005F6903" w14:paraId="0C2354AF" w14:textId="3140DADE" w:rsidTr="00692F18">
        <w:trPr>
          <w:trHeight w:val="300"/>
          <w:del w:id="387" w:author="Wesner, Jeff S" w:date="2021-08-10T13:26:00Z"/>
        </w:trPr>
        <w:tc>
          <w:tcPr>
            <w:tcW w:w="2165" w:type="dxa"/>
            <w:tcBorders>
              <w:top w:val="nil"/>
              <w:left w:val="nil"/>
              <w:bottom w:val="nil"/>
              <w:right w:val="nil"/>
            </w:tcBorders>
            <w:shd w:val="clear" w:color="auto" w:fill="auto"/>
            <w:noWrap/>
            <w:vAlign w:val="bottom"/>
            <w:hideMark/>
          </w:tcPr>
          <w:p w14:paraId="742464FA" w14:textId="08E3EF05" w:rsidR="00FA4034" w:rsidRPr="00FA4034" w:rsidDel="005F6903" w:rsidRDefault="00FA4034" w:rsidP="00FA4034">
            <w:pPr>
              <w:spacing w:after="0" w:line="240" w:lineRule="auto"/>
              <w:jc w:val="center"/>
              <w:rPr>
                <w:del w:id="388" w:author="Wesner, Jeff S" w:date="2021-08-10T13:26:00Z"/>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3342C22F" w14:textId="2B553762" w:rsidR="00FA4034" w:rsidRPr="00FA4034" w:rsidDel="005F6903" w:rsidRDefault="00FA4034" w:rsidP="00FA4034">
            <w:pPr>
              <w:spacing w:after="0" w:line="240" w:lineRule="auto"/>
              <w:rPr>
                <w:del w:id="389" w:author="Wesner, Jeff S" w:date="2021-08-10T13:26:00Z"/>
                <w:rFonts w:ascii="Times New Roman" w:eastAsia="Times New Roman" w:hAnsi="Times New Roman" w:cs="Times New Roman"/>
                <w:color w:val="000000"/>
                <w:sz w:val="24"/>
                <w:szCs w:val="24"/>
              </w:rPr>
            </w:pPr>
            <w:del w:id="390" w:author="Wesner, Jeff S" w:date="2021-08-10T13:26:00Z">
              <w:r w:rsidRPr="00FA4034" w:rsidDel="005F6903">
                <w:rPr>
                  <w:rFonts w:ascii="Times New Roman" w:eastAsia="Times New Roman" w:hAnsi="Times New Roman" w:cs="Times New Roman"/>
                  <w:color w:val="000000"/>
                  <w:sz w:val="24"/>
                  <w:szCs w:val="24"/>
                </w:rPr>
                <w:delText>intermediate</w:delText>
              </w:r>
            </w:del>
          </w:p>
        </w:tc>
        <w:tc>
          <w:tcPr>
            <w:tcW w:w="2070" w:type="dxa"/>
            <w:tcBorders>
              <w:top w:val="nil"/>
              <w:left w:val="nil"/>
              <w:bottom w:val="nil"/>
              <w:right w:val="nil"/>
            </w:tcBorders>
            <w:shd w:val="clear" w:color="auto" w:fill="auto"/>
            <w:noWrap/>
            <w:vAlign w:val="bottom"/>
            <w:hideMark/>
          </w:tcPr>
          <w:p w14:paraId="23204630" w14:textId="7F3A76A6" w:rsidR="00FA4034" w:rsidRPr="00FA4034" w:rsidDel="005F6903" w:rsidRDefault="00FA4034" w:rsidP="00FA4034">
            <w:pPr>
              <w:spacing w:after="0" w:line="240" w:lineRule="auto"/>
              <w:jc w:val="center"/>
              <w:rPr>
                <w:del w:id="391" w:author="Wesner, Jeff S" w:date="2021-08-10T13:26:00Z"/>
                <w:rFonts w:ascii="Times New Roman" w:eastAsia="Times New Roman" w:hAnsi="Times New Roman" w:cs="Times New Roman"/>
                <w:color w:val="000000"/>
                <w:sz w:val="24"/>
                <w:szCs w:val="24"/>
              </w:rPr>
            </w:pPr>
            <w:del w:id="392" w:author="Wesner, Jeff S" w:date="2021-08-10T13:26:00Z">
              <w:r w:rsidRPr="00FA4034" w:rsidDel="005F6903">
                <w:rPr>
                  <w:rFonts w:ascii="Times New Roman" w:eastAsia="Times New Roman" w:hAnsi="Times New Roman" w:cs="Times New Roman"/>
                  <w:color w:val="000000"/>
                  <w:sz w:val="24"/>
                  <w:szCs w:val="24"/>
                </w:rPr>
                <w:delText>0.29 (0.07)</w:delText>
              </w:r>
            </w:del>
          </w:p>
        </w:tc>
        <w:tc>
          <w:tcPr>
            <w:tcW w:w="2160" w:type="dxa"/>
            <w:tcBorders>
              <w:top w:val="nil"/>
              <w:left w:val="nil"/>
              <w:bottom w:val="nil"/>
              <w:right w:val="nil"/>
            </w:tcBorders>
            <w:shd w:val="clear" w:color="auto" w:fill="auto"/>
            <w:noWrap/>
            <w:vAlign w:val="bottom"/>
            <w:hideMark/>
          </w:tcPr>
          <w:p w14:paraId="2831735C" w14:textId="00E6CC86" w:rsidR="00FA4034" w:rsidRPr="00FA4034" w:rsidDel="005F6903" w:rsidRDefault="00FA4034" w:rsidP="00FA4034">
            <w:pPr>
              <w:spacing w:after="0" w:line="240" w:lineRule="auto"/>
              <w:jc w:val="center"/>
              <w:rPr>
                <w:del w:id="393" w:author="Wesner, Jeff S" w:date="2021-08-10T13:26:00Z"/>
                <w:rFonts w:ascii="Times New Roman" w:eastAsia="Times New Roman" w:hAnsi="Times New Roman" w:cs="Times New Roman"/>
                <w:color w:val="000000"/>
                <w:sz w:val="24"/>
                <w:szCs w:val="24"/>
              </w:rPr>
            </w:pPr>
            <w:del w:id="394" w:author="Wesner, Jeff S" w:date="2021-08-10T13:26:00Z">
              <w:r w:rsidRPr="00FA4034" w:rsidDel="005F6903">
                <w:rPr>
                  <w:rFonts w:ascii="Times New Roman" w:eastAsia="Times New Roman" w:hAnsi="Times New Roman" w:cs="Times New Roman"/>
                  <w:color w:val="000000"/>
                  <w:sz w:val="24"/>
                  <w:szCs w:val="24"/>
                </w:rPr>
                <w:delText>1.03 (0.14)</w:delText>
              </w:r>
            </w:del>
          </w:p>
        </w:tc>
      </w:tr>
      <w:tr w:rsidR="00FA4034" w:rsidRPr="00FA4034" w:rsidDel="005F6903" w14:paraId="65AD43FA" w14:textId="01E653BB" w:rsidTr="00692F18">
        <w:trPr>
          <w:trHeight w:val="300"/>
          <w:del w:id="395" w:author="Wesner, Jeff S" w:date="2021-08-10T13:26:00Z"/>
        </w:trPr>
        <w:tc>
          <w:tcPr>
            <w:tcW w:w="2165" w:type="dxa"/>
            <w:tcBorders>
              <w:top w:val="nil"/>
              <w:left w:val="nil"/>
              <w:bottom w:val="nil"/>
              <w:right w:val="nil"/>
            </w:tcBorders>
            <w:shd w:val="clear" w:color="auto" w:fill="auto"/>
            <w:noWrap/>
            <w:vAlign w:val="bottom"/>
            <w:hideMark/>
          </w:tcPr>
          <w:p w14:paraId="42748342" w14:textId="2019343E" w:rsidR="00FA4034" w:rsidRPr="00FA4034" w:rsidDel="005F6903" w:rsidRDefault="00FA4034" w:rsidP="00FA4034">
            <w:pPr>
              <w:spacing w:after="0" w:line="240" w:lineRule="auto"/>
              <w:jc w:val="center"/>
              <w:rPr>
                <w:del w:id="396" w:author="Wesner, Jeff S" w:date="2021-08-10T13:26:00Z"/>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0ADC51F9" w14:textId="01F5F958" w:rsidR="00FA4034" w:rsidRPr="00FA4034" w:rsidDel="005F6903" w:rsidRDefault="00FA4034" w:rsidP="00FA4034">
            <w:pPr>
              <w:spacing w:after="0" w:line="240" w:lineRule="auto"/>
              <w:rPr>
                <w:del w:id="397" w:author="Wesner, Jeff S" w:date="2021-08-10T13:26:00Z"/>
                <w:rFonts w:ascii="Times New Roman" w:eastAsia="Times New Roman" w:hAnsi="Times New Roman" w:cs="Times New Roman"/>
                <w:color w:val="000000"/>
                <w:sz w:val="24"/>
                <w:szCs w:val="24"/>
              </w:rPr>
            </w:pPr>
            <w:del w:id="398" w:author="Wesner, Jeff S" w:date="2021-08-10T13:26:00Z">
              <w:r w:rsidRPr="00FA4034" w:rsidDel="005F6903">
                <w:rPr>
                  <w:rFonts w:ascii="Times New Roman" w:eastAsia="Times New Roman" w:hAnsi="Times New Roman" w:cs="Times New Roman"/>
                  <w:color w:val="000000"/>
                  <w:sz w:val="24"/>
                  <w:szCs w:val="24"/>
                </w:rPr>
                <w:delText>surface</w:delText>
              </w:r>
            </w:del>
          </w:p>
        </w:tc>
        <w:tc>
          <w:tcPr>
            <w:tcW w:w="2070" w:type="dxa"/>
            <w:tcBorders>
              <w:top w:val="nil"/>
              <w:left w:val="nil"/>
              <w:bottom w:val="nil"/>
              <w:right w:val="nil"/>
            </w:tcBorders>
            <w:shd w:val="clear" w:color="auto" w:fill="auto"/>
            <w:noWrap/>
            <w:vAlign w:val="bottom"/>
            <w:hideMark/>
          </w:tcPr>
          <w:p w14:paraId="41416C83" w14:textId="546B5363" w:rsidR="00FA4034" w:rsidRPr="00FA4034" w:rsidDel="005F6903" w:rsidRDefault="00FA4034" w:rsidP="00FA4034">
            <w:pPr>
              <w:spacing w:after="0" w:line="240" w:lineRule="auto"/>
              <w:jc w:val="center"/>
              <w:rPr>
                <w:del w:id="399" w:author="Wesner, Jeff S" w:date="2021-08-10T13:26:00Z"/>
                <w:rFonts w:ascii="Times New Roman" w:eastAsia="Times New Roman" w:hAnsi="Times New Roman" w:cs="Times New Roman"/>
                <w:color w:val="000000"/>
                <w:sz w:val="24"/>
                <w:szCs w:val="24"/>
              </w:rPr>
            </w:pPr>
            <w:del w:id="400" w:author="Wesner, Jeff S" w:date="2021-08-10T13:26:00Z">
              <w:r w:rsidRPr="00FA4034" w:rsidDel="005F6903">
                <w:rPr>
                  <w:rFonts w:ascii="Times New Roman" w:eastAsia="Times New Roman" w:hAnsi="Times New Roman" w:cs="Times New Roman"/>
                  <w:color w:val="000000"/>
                  <w:sz w:val="24"/>
                  <w:szCs w:val="24"/>
                </w:rPr>
                <w:delText>0.31 (0.06)</w:delText>
              </w:r>
            </w:del>
          </w:p>
        </w:tc>
        <w:tc>
          <w:tcPr>
            <w:tcW w:w="2160" w:type="dxa"/>
            <w:tcBorders>
              <w:top w:val="nil"/>
              <w:left w:val="nil"/>
              <w:bottom w:val="nil"/>
              <w:right w:val="nil"/>
            </w:tcBorders>
            <w:shd w:val="clear" w:color="auto" w:fill="auto"/>
            <w:noWrap/>
            <w:vAlign w:val="bottom"/>
            <w:hideMark/>
          </w:tcPr>
          <w:p w14:paraId="05ECBA21" w14:textId="346AD7D2" w:rsidR="00FA4034" w:rsidRPr="00FA4034" w:rsidDel="005F6903" w:rsidRDefault="00FA4034" w:rsidP="00FA4034">
            <w:pPr>
              <w:spacing w:after="0" w:line="240" w:lineRule="auto"/>
              <w:jc w:val="center"/>
              <w:rPr>
                <w:del w:id="401" w:author="Wesner, Jeff S" w:date="2021-08-10T13:26:00Z"/>
                <w:rFonts w:ascii="Times New Roman" w:eastAsia="Times New Roman" w:hAnsi="Times New Roman" w:cs="Times New Roman"/>
                <w:color w:val="000000"/>
                <w:sz w:val="24"/>
                <w:szCs w:val="24"/>
              </w:rPr>
            </w:pPr>
            <w:del w:id="402" w:author="Wesner, Jeff S" w:date="2021-08-10T13:26:00Z">
              <w:r w:rsidRPr="00FA4034" w:rsidDel="005F6903">
                <w:rPr>
                  <w:rFonts w:ascii="Times New Roman" w:eastAsia="Times New Roman" w:hAnsi="Times New Roman" w:cs="Times New Roman"/>
                  <w:color w:val="000000"/>
                  <w:sz w:val="24"/>
                  <w:szCs w:val="24"/>
                </w:rPr>
                <w:delText>1.36 (0.11)</w:delText>
              </w:r>
            </w:del>
          </w:p>
        </w:tc>
      </w:tr>
      <w:tr w:rsidR="00FA4034" w:rsidRPr="00FA4034" w:rsidDel="005F6903" w14:paraId="580B578C" w14:textId="3290E578" w:rsidTr="00692F18">
        <w:trPr>
          <w:trHeight w:val="300"/>
          <w:del w:id="403" w:author="Wesner, Jeff S" w:date="2021-08-10T13:26:00Z"/>
        </w:trPr>
        <w:tc>
          <w:tcPr>
            <w:tcW w:w="2165" w:type="dxa"/>
            <w:tcBorders>
              <w:top w:val="nil"/>
              <w:left w:val="nil"/>
              <w:bottom w:val="nil"/>
              <w:right w:val="nil"/>
            </w:tcBorders>
            <w:shd w:val="clear" w:color="auto" w:fill="auto"/>
            <w:noWrap/>
            <w:vAlign w:val="bottom"/>
            <w:hideMark/>
          </w:tcPr>
          <w:p w14:paraId="4315AC4E" w14:textId="7C26E880" w:rsidR="00FA4034" w:rsidRPr="00FA4034" w:rsidDel="005F6903" w:rsidRDefault="00FA4034" w:rsidP="00FA4034">
            <w:pPr>
              <w:spacing w:after="0" w:line="240" w:lineRule="auto"/>
              <w:jc w:val="center"/>
              <w:rPr>
                <w:del w:id="404" w:author="Wesner, Jeff S" w:date="2021-08-10T13:26:00Z"/>
                <w:rFonts w:ascii="Times New Roman" w:eastAsia="Times New Roman" w:hAnsi="Times New Roman" w:cs="Times New Roman"/>
                <w:color w:val="000000"/>
                <w:sz w:val="24"/>
                <w:szCs w:val="24"/>
              </w:rPr>
            </w:pPr>
            <w:del w:id="405" w:author="Wesner, Jeff S" w:date="2021-08-10T13:26:00Z">
              <w:r w:rsidRPr="00FA4034" w:rsidDel="005F6903">
                <w:rPr>
                  <w:rFonts w:ascii="Times New Roman" w:eastAsia="Times New Roman" w:hAnsi="Times New Roman" w:cs="Times New Roman"/>
                  <w:color w:val="000000"/>
                  <w:sz w:val="24"/>
                  <w:szCs w:val="24"/>
                </w:rPr>
                <w:delText>Chironomids Only</w:delText>
              </w:r>
            </w:del>
          </w:p>
        </w:tc>
        <w:tc>
          <w:tcPr>
            <w:tcW w:w="1975" w:type="dxa"/>
            <w:tcBorders>
              <w:top w:val="nil"/>
              <w:left w:val="nil"/>
              <w:bottom w:val="nil"/>
              <w:right w:val="nil"/>
            </w:tcBorders>
            <w:shd w:val="clear" w:color="auto" w:fill="auto"/>
            <w:noWrap/>
            <w:vAlign w:val="bottom"/>
            <w:hideMark/>
          </w:tcPr>
          <w:p w14:paraId="3180080D" w14:textId="7BB25FD9" w:rsidR="00FA4034" w:rsidRPr="00FA4034" w:rsidDel="005F6903" w:rsidRDefault="00FA4034" w:rsidP="00FA4034">
            <w:pPr>
              <w:spacing w:after="0" w:line="240" w:lineRule="auto"/>
              <w:rPr>
                <w:del w:id="406" w:author="Wesner, Jeff S" w:date="2021-08-10T13:26:00Z"/>
                <w:rFonts w:ascii="Times New Roman" w:eastAsia="Times New Roman" w:hAnsi="Times New Roman" w:cs="Times New Roman"/>
                <w:color w:val="000000"/>
                <w:sz w:val="24"/>
                <w:szCs w:val="24"/>
              </w:rPr>
            </w:pPr>
            <w:del w:id="407" w:author="Wesner, Jeff S" w:date="2021-08-10T13:26:00Z">
              <w:r w:rsidRPr="00FA4034" w:rsidDel="005F6903">
                <w:rPr>
                  <w:rFonts w:ascii="Times New Roman" w:eastAsia="Times New Roman" w:hAnsi="Times New Roman" w:cs="Times New Roman"/>
                  <w:color w:val="000000"/>
                  <w:sz w:val="24"/>
                  <w:szCs w:val="24"/>
                </w:rPr>
                <w:delText>benthic</w:delText>
              </w:r>
            </w:del>
          </w:p>
        </w:tc>
        <w:tc>
          <w:tcPr>
            <w:tcW w:w="2070" w:type="dxa"/>
            <w:tcBorders>
              <w:top w:val="nil"/>
              <w:left w:val="nil"/>
              <w:bottom w:val="nil"/>
              <w:right w:val="nil"/>
            </w:tcBorders>
            <w:shd w:val="clear" w:color="auto" w:fill="auto"/>
            <w:noWrap/>
            <w:vAlign w:val="bottom"/>
            <w:hideMark/>
          </w:tcPr>
          <w:p w14:paraId="17C19ACA" w14:textId="05140797" w:rsidR="00FA4034" w:rsidRPr="00FA4034" w:rsidDel="005F6903" w:rsidRDefault="00FA4034" w:rsidP="00FA4034">
            <w:pPr>
              <w:spacing w:after="0" w:line="240" w:lineRule="auto"/>
              <w:jc w:val="center"/>
              <w:rPr>
                <w:del w:id="408" w:author="Wesner, Jeff S" w:date="2021-08-10T13:26:00Z"/>
                <w:rFonts w:ascii="Times New Roman" w:eastAsia="Times New Roman" w:hAnsi="Times New Roman" w:cs="Times New Roman"/>
                <w:color w:val="000000"/>
                <w:sz w:val="24"/>
                <w:szCs w:val="24"/>
              </w:rPr>
            </w:pPr>
            <w:del w:id="409" w:author="Wesner, Jeff S" w:date="2021-08-10T13:26:00Z">
              <w:r w:rsidRPr="00FA4034" w:rsidDel="005F6903">
                <w:rPr>
                  <w:rFonts w:ascii="Times New Roman" w:eastAsia="Times New Roman" w:hAnsi="Times New Roman" w:cs="Times New Roman"/>
                  <w:color w:val="000000"/>
                  <w:sz w:val="24"/>
                  <w:szCs w:val="24"/>
                </w:rPr>
                <w:delText>0.26 (0.06)</w:delText>
              </w:r>
            </w:del>
          </w:p>
        </w:tc>
        <w:tc>
          <w:tcPr>
            <w:tcW w:w="2160" w:type="dxa"/>
            <w:tcBorders>
              <w:top w:val="nil"/>
              <w:left w:val="nil"/>
              <w:bottom w:val="nil"/>
              <w:right w:val="nil"/>
            </w:tcBorders>
            <w:shd w:val="clear" w:color="auto" w:fill="auto"/>
            <w:noWrap/>
            <w:vAlign w:val="bottom"/>
            <w:hideMark/>
          </w:tcPr>
          <w:p w14:paraId="795BF678" w14:textId="6C73D3CA" w:rsidR="00FA4034" w:rsidRPr="00FA4034" w:rsidDel="005F6903" w:rsidRDefault="00FA4034" w:rsidP="00FA4034">
            <w:pPr>
              <w:spacing w:after="0" w:line="240" w:lineRule="auto"/>
              <w:jc w:val="center"/>
              <w:rPr>
                <w:del w:id="410" w:author="Wesner, Jeff S" w:date="2021-08-10T13:26:00Z"/>
                <w:rFonts w:ascii="Times New Roman" w:eastAsia="Times New Roman" w:hAnsi="Times New Roman" w:cs="Times New Roman"/>
                <w:color w:val="000000"/>
                <w:sz w:val="24"/>
                <w:szCs w:val="24"/>
              </w:rPr>
            </w:pPr>
            <w:del w:id="411" w:author="Wesner, Jeff S" w:date="2021-08-10T13:26:00Z">
              <w:r w:rsidRPr="00FA4034" w:rsidDel="005F6903">
                <w:rPr>
                  <w:rFonts w:ascii="Times New Roman" w:eastAsia="Times New Roman" w:hAnsi="Times New Roman" w:cs="Times New Roman"/>
                  <w:color w:val="000000"/>
                  <w:sz w:val="24"/>
                  <w:szCs w:val="24"/>
                </w:rPr>
                <w:delText>1.07 (0.14)</w:delText>
              </w:r>
            </w:del>
          </w:p>
        </w:tc>
      </w:tr>
      <w:tr w:rsidR="00FA4034" w:rsidRPr="00FA4034" w:rsidDel="005F6903" w14:paraId="151CE70B" w14:textId="280754A1" w:rsidTr="00692F18">
        <w:trPr>
          <w:trHeight w:val="300"/>
          <w:del w:id="412" w:author="Wesner, Jeff S" w:date="2021-08-10T13:26:00Z"/>
        </w:trPr>
        <w:tc>
          <w:tcPr>
            <w:tcW w:w="2165" w:type="dxa"/>
            <w:tcBorders>
              <w:top w:val="nil"/>
              <w:left w:val="nil"/>
              <w:bottom w:val="nil"/>
              <w:right w:val="nil"/>
            </w:tcBorders>
            <w:shd w:val="clear" w:color="auto" w:fill="auto"/>
            <w:noWrap/>
            <w:vAlign w:val="bottom"/>
            <w:hideMark/>
          </w:tcPr>
          <w:p w14:paraId="462A7CBC" w14:textId="7BBFF472" w:rsidR="00FA4034" w:rsidRPr="00FA4034" w:rsidDel="005F6903" w:rsidRDefault="00FA4034" w:rsidP="00FA4034">
            <w:pPr>
              <w:spacing w:after="0" w:line="240" w:lineRule="auto"/>
              <w:jc w:val="center"/>
              <w:rPr>
                <w:del w:id="413" w:author="Wesner, Jeff S" w:date="2021-08-10T13:26:00Z"/>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67002132" w14:textId="5A27476A" w:rsidR="00FA4034" w:rsidRPr="00FA4034" w:rsidDel="005F6903" w:rsidRDefault="00FA4034" w:rsidP="00FA4034">
            <w:pPr>
              <w:spacing w:after="0" w:line="240" w:lineRule="auto"/>
              <w:rPr>
                <w:del w:id="414" w:author="Wesner, Jeff S" w:date="2021-08-10T13:26:00Z"/>
                <w:rFonts w:ascii="Times New Roman" w:eastAsia="Times New Roman" w:hAnsi="Times New Roman" w:cs="Times New Roman"/>
                <w:color w:val="000000"/>
                <w:sz w:val="24"/>
                <w:szCs w:val="24"/>
              </w:rPr>
            </w:pPr>
            <w:del w:id="415" w:author="Wesner, Jeff S" w:date="2021-08-10T13:26:00Z">
              <w:r w:rsidRPr="00FA4034" w:rsidDel="005F6903">
                <w:rPr>
                  <w:rFonts w:ascii="Times New Roman" w:eastAsia="Times New Roman" w:hAnsi="Times New Roman" w:cs="Times New Roman"/>
                  <w:color w:val="000000"/>
                  <w:sz w:val="24"/>
                  <w:szCs w:val="24"/>
                </w:rPr>
                <w:delText>intermediate</w:delText>
              </w:r>
            </w:del>
          </w:p>
        </w:tc>
        <w:tc>
          <w:tcPr>
            <w:tcW w:w="2070" w:type="dxa"/>
            <w:tcBorders>
              <w:top w:val="nil"/>
              <w:left w:val="nil"/>
              <w:bottom w:val="nil"/>
              <w:right w:val="nil"/>
            </w:tcBorders>
            <w:shd w:val="clear" w:color="auto" w:fill="auto"/>
            <w:noWrap/>
            <w:vAlign w:val="bottom"/>
            <w:hideMark/>
          </w:tcPr>
          <w:p w14:paraId="0B066065" w14:textId="2FEBA2D9" w:rsidR="00FA4034" w:rsidRPr="00FA4034" w:rsidDel="005F6903" w:rsidRDefault="00FA4034" w:rsidP="00FA4034">
            <w:pPr>
              <w:spacing w:after="0" w:line="240" w:lineRule="auto"/>
              <w:jc w:val="center"/>
              <w:rPr>
                <w:del w:id="416" w:author="Wesner, Jeff S" w:date="2021-08-10T13:26:00Z"/>
                <w:rFonts w:ascii="Times New Roman" w:eastAsia="Times New Roman" w:hAnsi="Times New Roman" w:cs="Times New Roman"/>
                <w:color w:val="000000"/>
                <w:sz w:val="24"/>
                <w:szCs w:val="24"/>
              </w:rPr>
            </w:pPr>
            <w:del w:id="417" w:author="Wesner, Jeff S" w:date="2021-08-10T13:26:00Z">
              <w:r w:rsidRPr="00FA4034" w:rsidDel="005F6903">
                <w:rPr>
                  <w:rFonts w:ascii="Times New Roman" w:eastAsia="Times New Roman" w:hAnsi="Times New Roman" w:cs="Times New Roman"/>
                  <w:color w:val="000000"/>
                  <w:sz w:val="24"/>
                  <w:szCs w:val="24"/>
                </w:rPr>
                <w:delText>0.39 (0.1)</w:delText>
              </w:r>
            </w:del>
          </w:p>
        </w:tc>
        <w:tc>
          <w:tcPr>
            <w:tcW w:w="2160" w:type="dxa"/>
            <w:tcBorders>
              <w:top w:val="nil"/>
              <w:left w:val="nil"/>
              <w:bottom w:val="nil"/>
              <w:right w:val="nil"/>
            </w:tcBorders>
            <w:shd w:val="clear" w:color="auto" w:fill="auto"/>
            <w:noWrap/>
            <w:vAlign w:val="bottom"/>
            <w:hideMark/>
          </w:tcPr>
          <w:p w14:paraId="0EACC562" w14:textId="7DD3238A" w:rsidR="00FA4034" w:rsidRPr="00FA4034" w:rsidDel="005F6903" w:rsidRDefault="00FA4034" w:rsidP="00FA4034">
            <w:pPr>
              <w:spacing w:after="0" w:line="240" w:lineRule="auto"/>
              <w:jc w:val="center"/>
              <w:rPr>
                <w:del w:id="418" w:author="Wesner, Jeff S" w:date="2021-08-10T13:26:00Z"/>
                <w:rFonts w:ascii="Times New Roman" w:eastAsia="Times New Roman" w:hAnsi="Times New Roman" w:cs="Times New Roman"/>
                <w:color w:val="000000"/>
                <w:sz w:val="24"/>
                <w:szCs w:val="24"/>
              </w:rPr>
            </w:pPr>
            <w:del w:id="419" w:author="Wesner, Jeff S" w:date="2021-08-10T13:26:00Z">
              <w:r w:rsidRPr="00FA4034" w:rsidDel="005F6903">
                <w:rPr>
                  <w:rFonts w:ascii="Times New Roman" w:eastAsia="Times New Roman" w:hAnsi="Times New Roman" w:cs="Times New Roman"/>
                  <w:color w:val="000000"/>
                  <w:sz w:val="24"/>
                  <w:szCs w:val="24"/>
                </w:rPr>
                <w:delText>1.07 (0.18)</w:delText>
              </w:r>
            </w:del>
          </w:p>
        </w:tc>
      </w:tr>
      <w:tr w:rsidR="00FA4034" w:rsidRPr="00FA4034" w:rsidDel="005F6903" w14:paraId="707F21CC" w14:textId="7C75B5CF" w:rsidTr="00692F18">
        <w:trPr>
          <w:trHeight w:val="300"/>
          <w:del w:id="420" w:author="Wesner, Jeff S" w:date="2021-08-10T13:26:00Z"/>
        </w:trPr>
        <w:tc>
          <w:tcPr>
            <w:tcW w:w="2165" w:type="dxa"/>
            <w:tcBorders>
              <w:top w:val="nil"/>
              <w:left w:val="nil"/>
              <w:bottom w:val="single" w:sz="4" w:space="0" w:color="auto"/>
              <w:right w:val="nil"/>
            </w:tcBorders>
            <w:shd w:val="clear" w:color="auto" w:fill="auto"/>
            <w:noWrap/>
            <w:vAlign w:val="bottom"/>
            <w:hideMark/>
          </w:tcPr>
          <w:p w14:paraId="10D84B72" w14:textId="3C4662C1" w:rsidR="00FA4034" w:rsidRPr="00FA4034" w:rsidDel="005F6903" w:rsidRDefault="00FA4034" w:rsidP="00FA4034">
            <w:pPr>
              <w:spacing w:after="0" w:line="240" w:lineRule="auto"/>
              <w:jc w:val="center"/>
              <w:rPr>
                <w:del w:id="421" w:author="Wesner, Jeff S" w:date="2021-08-10T13:26:00Z"/>
                <w:rFonts w:ascii="Times New Roman" w:eastAsia="Times New Roman" w:hAnsi="Times New Roman" w:cs="Times New Roman"/>
                <w:color w:val="000000"/>
                <w:sz w:val="24"/>
                <w:szCs w:val="24"/>
              </w:rPr>
            </w:pPr>
            <w:del w:id="422" w:author="Wesner, Jeff S" w:date="2021-08-10T13:26:00Z">
              <w:r w:rsidRPr="00FA4034" w:rsidDel="005F6903">
                <w:rPr>
                  <w:rFonts w:ascii="Times New Roman" w:eastAsia="Times New Roman" w:hAnsi="Times New Roman" w:cs="Times New Roman"/>
                  <w:color w:val="000000"/>
                  <w:sz w:val="24"/>
                  <w:szCs w:val="24"/>
                </w:rPr>
                <w:delText> </w:delText>
              </w:r>
            </w:del>
          </w:p>
        </w:tc>
        <w:tc>
          <w:tcPr>
            <w:tcW w:w="1975" w:type="dxa"/>
            <w:tcBorders>
              <w:top w:val="nil"/>
              <w:left w:val="nil"/>
              <w:bottom w:val="single" w:sz="4" w:space="0" w:color="auto"/>
              <w:right w:val="nil"/>
            </w:tcBorders>
            <w:shd w:val="clear" w:color="auto" w:fill="auto"/>
            <w:noWrap/>
            <w:vAlign w:val="bottom"/>
            <w:hideMark/>
          </w:tcPr>
          <w:p w14:paraId="54D2FB9A" w14:textId="73475DC7" w:rsidR="00FA4034" w:rsidRPr="00FA4034" w:rsidDel="005F6903" w:rsidRDefault="00FA4034" w:rsidP="00FA4034">
            <w:pPr>
              <w:spacing w:after="0" w:line="240" w:lineRule="auto"/>
              <w:rPr>
                <w:del w:id="423" w:author="Wesner, Jeff S" w:date="2021-08-10T13:26:00Z"/>
                <w:rFonts w:ascii="Times New Roman" w:eastAsia="Times New Roman" w:hAnsi="Times New Roman" w:cs="Times New Roman"/>
                <w:color w:val="000000"/>
                <w:sz w:val="24"/>
                <w:szCs w:val="24"/>
              </w:rPr>
            </w:pPr>
            <w:del w:id="424" w:author="Wesner, Jeff S" w:date="2021-08-10T13:26:00Z">
              <w:r w:rsidRPr="00FA4034" w:rsidDel="005F6903">
                <w:rPr>
                  <w:rFonts w:ascii="Times New Roman" w:eastAsia="Times New Roman" w:hAnsi="Times New Roman" w:cs="Times New Roman"/>
                  <w:color w:val="000000"/>
                  <w:sz w:val="24"/>
                  <w:szCs w:val="24"/>
                </w:rPr>
                <w:delText>surface</w:delText>
              </w:r>
            </w:del>
          </w:p>
        </w:tc>
        <w:tc>
          <w:tcPr>
            <w:tcW w:w="2070" w:type="dxa"/>
            <w:tcBorders>
              <w:top w:val="nil"/>
              <w:left w:val="nil"/>
              <w:bottom w:val="single" w:sz="4" w:space="0" w:color="auto"/>
              <w:right w:val="nil"/>
            </w:tcBorders>
            <w:shd w:val="clear" w:color="auto" w:fill="auto"/>
            <w:noWrap/>
            <w:vAlign w:val="bottom"/>
            <w:hideMark/>
          </w:tcPr>
          <w:p w14:paraId="3D0B1CB6" w14:textId="13E58911" w:rsidR="00FA4034" w:rsidRPr="00FA4034" w:rsidDel="005F6903" w:rsidRDefault="00FA4034" w:rsidP="00FA4034">
            <w:pPr>
              <w:spacing w:after="0" w:line="240" w:lineRule="auto"/>
              <w:jc w:val="center"/>
              <w:rPr>
                <w:del w:id="425" w:author="Wesner, Jeff S" w:date="2021-08-10T13:26:00Z"/>
                <w:rFonts w:ascii="Times New Roman" w:eastAsia="Times New Roman" w:hAnsi="Times New Roman" w:cs="Times New Roman"/>
                <w:color w:val="000000"/>
                <w:sz w:val="24"/>
                <w:szCs w:val="24"/>
              </w:rPr>
            </w:pPr>
            <w:del w:id="426" w:author="Wesner, Jeff S" w:date="2021-08-10T13:26:00Z">
              <w:r w:rsidRPr="00FA4034" w:rsidDel="005F6903">
                <w:rPr>
                  <w:rFonts w:ascii="Times New Roman" w:eastAsia="Times New Roman" w:hAnsi="Times New Roman" w:cs="Times New Roman"/>
                  <w:color w:val="000000"/>
                  <w:sz w:val="24"/>
                  <w:szCs w:val="24"/>
                </w:rPr>
                <w:delText>0.37 (0.07)</w:delText>
              </w:r>
            </w:del>
          </w:p>
        </w:tc>
        <w:tc>
          <w:tcPr>
            <w:tcW w:w="2160" w:type="dxa"/>
            <w:tcBorders>
              <w:top w:val="nil"/>
              <w:left w:val="nil"/>
              <w:bottom w:val="single" w:sz="4" w:space="0" w:color="auto"/>
              <w:right w:val="nil"/>
            </w:tcBorders>
            <w:shd w:val="clear" w:color="auto" w:fill="auto"/>
            <w:noWrap/>
            <w:vAlign w:val="bottom"/>
            <w:hideMark/>
          </w:tcPr>
          <w:p w14:paraId="6E593CD1" w14:textId="67C808B2" w:rsidR="00FA4034" w:rsidRPr="00FA4034" w:rsidDel="005F6903" w:rsidRDefault="00FA4034" w:rsidP="00FA4034">
            <w:pPr>
              <w:spacing w:after="0" w:line="240" w:lineRule="auto"/>
              <w:jc w:val="center"/>
              <w:rPr>
                <w:del w:id="427" w:author="Wesner, Jeff S" w:date="2021-08-10T13:26:00Z"/>
                <w:rFonts w:ascii="Times New Roman" w:eastAsia="Times New Roman" w:hAnsi="Times New Roman" w:cs="Times New Roman"/>
                <w:color w:val="000000"/>
                <w:sz w:val="24"/>
                <w:szCs w:val="24"/>
              </w:rPr>
            </w:pPr>
            <w:del w:id="428" w:author="Wesner, Jeff S" w:date="2021-08-10T13:26:00Z">
              <w:r w:rsidRPr="00FA4034" w:rsidDel="005F6903">
                <w:rPr>
                  <w:rFonts w:ascii="Times New Roman" w:eastAsia="Times New Roman" w:hAnsi="Times New Roman" w:cs="Times New Roman"/>
                  <w:color w:val="000000"/>
                  <w:sz w:val="24"/>
                  <w:szCs w:val="24"/>
                </w:rPr>
                <w:delText>1.16 (0.13)</w:delText>
              </w:r>
            </w:del>
          </w:p>
        </w:tc>
      </w:tr>
      <w:bookmarkEnd w:id="367"/>
    </w:tbl>
    <w:p w14:paraId="36D47D46" w14:textId="77777777" w:rsidR="003279AA" w:rsidRDefault="003279AA" w:rsidP="003D3ED8">
      <w:pPr>
        <w:rPr>
          <w:rFonts w:ascii="Times New Roman" w:eastAsia="Times New Roman" w:hAnsi="Times New Roman" w:cs="Times New Roman"/>
          <w:sz w:val="24"/>
          <w:szCs w:val="24"/>
        </w:rPr>
      </w:pPr>
    </w:p>
    <w:p w14:paraId="72285CDC" w14:textId="77777777" w:rsidR="003279AA" w:rsidRDefault="003279AA" w:rsidP="003D3ED8">
      <w:pPr>
        <w:rPr>
          <w:rFonts w:ascii="Times New Roman" w:eastAsia="Times New Roman" w:hAnsi="Times New Roman" w:cs="Times New Roman"/>
          <w:sz w:val="24"/>
          <w:szCs w:val="24"/>
        </w:rPr>
      </w:pPr>
    </w:p>
    <w:p w14:paraId="4F1815B7" w14:textId="77777777" w:rsidR="003279AA" w:rsidRDefault="003279AA" w:rsidP="003D3ED8">
      <w:pPr>
        <w:rPr>
          <w:rFonts w:ascii="Times New Roman" w:eastAsia="Times New Roman" w:hAnsi="Times New Roman" w:cs="Times New Roman"/>
          <w:sz w:val="24"/>
          <w:szCs w:val="24"/>
        </w:rPr>
      </w:pPr>
    </w:p>
    <w:p w14:paraId="1C8F200E" w14:textId="77777777" w:rsidR="003279AA" w:rsidRDefault="003279AA" w:rsidP="003D3ED8">
      <w:pPr>
        <w:rPr>
          <w:rFonts w:ascii="Times New Roman" w:eastAsia="Times New Roman" w:hAnsi="Times New Roman" w:cs="Times New Roman"/>
          <w:sz w:val="24"/>
          <w:szCs w:val="24"/>
        </w:rPr>
      </w:pPr>
    </w:p>
    <w:p w14:paraId="200549AC" w14:textId="77777777" w:rsidR="00492705" w:rsidRDefault="00492705">
      <w:pPr>
        <w:rPr>
          <w:ins w:id="429" w:author="Wesner, Jeff S" w:date="2021-08-10T11:37:00Z"/>
          <w:rFonts w:ascii="Times New Roman" w:eastAsia="Times New Roman" w:hAnsi="Times New Roman" w:cs="Times New Roman"/>
          <w:sz w:val="24"/>
          <w:szCs w:val="24"/>
        </w:rPr>
      </w:pPr>
      <w:ins w:id="430" w:author="Wesner, Jeff S" w:date="2021-08-10T11:37:00Z">
        <w:r>
          <w:rPr>
            <w:rFonts w:ascii="Times New Roman" w:eastAsia="Times New Roman" w:hAnsi="Times New Roman" w:cs="Times New Roman"/>
            <w:sz w:val="24"/>
            <w:szCs w:val="24"/>
          </w:rPr>
          <w:br w:type="page"/>
        </w:r>
      </w:ins>
    </w:p>
    <w:tbl>
      <w:tblPr>
        <w:tblW w:w="5357" w:type="dxa"/>
        <w:tblLook w:val="04A0" w:firstRow="1" w:lastRow="0" w:firstColumn="1" w:lastColumn="0" w:noHBand="0" w:noVBand="1"/>
        <w:tblPrChange w:id="431" w:author="Wesner, Jeff S" w:date="2021-08-10T11:39:00Z">
          <w:tblPr>
            <w:tblW w:w="4660" w:type="dxa"/>
            <w:tblLook w:val="04A0" w:firstRow="1" w:lastRow="0" w:firstColumn="1" w:lastColumn="0" w:noHBand="0" w:noVBand="1"/>
          </w:tblPr>
        </w:tblPrChange>
      </w:tblPr>
      <w:tblGrid>
        <w:gridCol w:w="2190"/>
        <w:gridCol w:w="1590"/>
        <w:gridCol w:w="1570"/>
        <w:gridCol w:w="7"/>
        <w:tblGridChange w:id="432">
          <w:tblGrid>
            <w:gridCol w:w="2190"/>
            <w:gridCol w:w="893"/>
            <w:gridCol w:w="1577"/>
          </w:tblGrid>
        </w:tblGridChange>
      </w:tblGrid>
      <w:tr w:rsidR="00E82CB7" w:rsidRPr="00E82CB7" w14:paraId="59E97A04" w14:textId="77777777" w:rsidTr="00E82CB7">
        <w:trPr>
          <w:gridAfter w:val="1"/>
          <w:wAfter w:w="7" w:type="dxa"/>
          <w:trHeight w:val="585"/>
          <w:trPrChange w:id="433" w:author="Wesner, Jeff S" w:date="2021-08-10T11:39:00Z">
            <w:trPr>
              <w:trHeight w:val="585"/>
            </w:trPr>
          </w:trPrChange>
        </w:trPr>
        <w:tc>
          <w:tcPr>
            <w:tcW w:w="5350" w:type="dxa"/>
            <w:gridSpan w:val="3"/>
            <w:tcBorders>
              <w:top w:val="nil"/>
              <w:left w:val="nil"/>
              <w:bottom w:val="single" w:sz="4" w:space="0" w:color="auto"/>
              <w:right w:val="nil"/>
            </w:tcBorders>
            <w:shd w:val="clear" w:color="auto" w:fill="auto"/>
            <w:vAlign w:val="bottom"/>
            <w:hideMark/>
            <w:tcPrChange w:id="434" w:author="Wesner, Jeff S" w:date="2021-08-10T11:39:00Z">
              <w:tcPr>
                <w:tcW w:w="4660" w:type="dxa"/>
                <w:gridSpan w:val="3"/>
                <w:tcBorders>
                  <w:top w:val="nil"/>
                  <w:left w:val="nil"/>
                  <w:bottom w:val="single" w:sz="4" w:space="0" w:color="auto"/>
                  <w:right w:val="nil"/>
                </w:tcBorders>
                <w:shd w:val="clear" w:color="auto" w:fill="auto"/>
                <w:vAlign w:val="bottom"/>
                <w:hideMark/>
              </w:tcPr>
            </w:tcPrChange>
          </w:tcPr>
          <w:p w14:paraId="61677B13" w14:textId="393852A4"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lastRenderedPageBreak/>
              <w:t xml:space="preserve">Table </w:t>
            </w:r>
            <w:ins w:id="435" w:author="Wesner, Jeff S" w:date="2021-08-10T13:26:00Z">
              <w:r w:rsidR="005F6903">
                <w:rPr>
                  <w:rFonts w:ascii="Times New Roman" w:eastAsia="Times New Roman" w:hAnsi="Times New Roman" w:cs="Times New Roman"/>
                  <w:color w:val="000000"/>
                  <w:sz w:val="24"/>
                  <w:szCs w:val="24"/>
                </w:rPr>
                <w:t>3</w:t>
              </w:r>
            </w:ins>
            <w:del w:id="436" w:author="Wesner, Jeff S" w:date="2021-08-10T13:26:00Z">
              <w:r w:rsidRPr="00E82CB7" w:rsidDel="005F6903">
                <w:rPr>
                  <w:rFonts w:ascii="Times New Roman" w:eastAsia="Times New Roman" w:hAnsi="Times New Roman" w:cs="Times New Roman"/>
                  <w:color w:val="000000"/>
                  <w:sz w:val="24"/>
                  <w:szCs w:val="24"/>
                </w:rPr>
                <w:delText>4</w:delText>
              </w:r>
            </w:del>
            <w:r w:rsidRPr="00E82CB7">
              <w:rPr>
                <w:rFonts w:ascii="Times New Roman" w:eastAsia="Times New Roman" w:hAnsi="Times New Roman" w:cs="Times New Roman"/>
                <w:color w:val="000000"/>
                <w:sz w:val="24"/>
                <w:szCs w:val="24"/>
              </w:rPr>
              <w:t>. Total abundance and dry mass of prey items collected from all fish in this study.</w:t>
            </w:r>
          </w:p>
        </w:tc>
      </w:tr>
      <w:tr w:rsidR="00E82CB7" w:rsidRPr="00E82CB7" w14:paraId="38840051" w14:textId="77777777" w:rsidTr="00E82CB7">
        <w:trPr>
          <w:trHeight w:val="300"/>
          <w:trPrChange w:id="437" w:author="Wesner, Jeff S" w:date="2021-08-10T11:39:00Z">
            <w:trPr>
              <w:trHeight w:val="300"/>
            </w:trPr>
          </w:trPrChange>
        </w:trPr>
        <w:tc>
          <w:tcPr>
            <w:tcW w:w="2190" w:type="dxa"/>
            <w:tcBorders>
              <w:top w:val="nil"/>
              <w:left w:val="nil"/>
              <w:bottom w:val="single" w:sz="4" w:space="0" w:color="auto"/>
              <w:right w:val="nil"/>
            </w:tcBorders>
            <w:shd w:val="clear" w:color="auto" w:fill="auto"/>
            <w:noWrap/>
            <w:vAlign w:val="bottom"/>
            <w:hideMark/>
            <w:tcPrChange w:id="438" w:author="Wesner, Jeff S" w:date="2021-08-10T11:39:00Z">
              <w:tcPr>
                <w:tcW w:w="2190" w:type="dxa"/>
                <w:tcBorders>
                  <w:top w:val="nil"/>
                  <w:left w:val="nil"/>
                  <w:bottom w:val="single" w:sz="4" w:space="0" w:color="auto"/>
                  <w:right w:val="nil"/>
                </w:tcBorders>
                <w:shd w:val="clear" w:color="auto" w:fill="auto"/>
                <w:noWrap/>
                <w:vAlign w:val="bottom"/>
                <w:hideMark/>
              </w:tcPr>
            </w:tcPrChange>
          </w:tcPr>
          <w:p w14:paraId="6CFADDCB"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Prey Taxon</w:t>
            </w:r>
          </w:p>
        </w:tc>
        <w:tc>
          <w:tcPr>
            <w:tcW w:w="1590" w:type="dxa"/>
            <w:tcBorders>
              <w:top w:val="nil"/>
              <w:left w:val="nil"/>
              <w:bottom w:val="single" w:sz="4" w:space="0" w:color="auto"/>
              <w:right w:val="nil"/>
            </w:tcBorders>
            <w:shd w:val="clear" w:color="auto" w:fill="auto"/>
            <w:noWrap/>
            <w:vAlign w:val="bottom"/>
            <w:hideMark/>
            <w:tcPrChange w:id="439" w:author="Wesner, Jeff S" w:date="2021-08-10T11:39:00Z">
              <w:tcPr>
                <w:tcW w:w="893" w:type="dxa"/>
                <w:tcBorders>
                  <w:top w:val="nil"/>
                  <w:left w:val="nil"/>
                  <w:bottom w:val="single" w:sz="4" w:space="0" w:color="auto"/>
                  <w:right w:val="nil"/>
                </w:tcBorders>
                <w:shd w:val="clear" w:color="auto" w:fill="auto"/>
                <w:noWrap/>
                <w:vAlign w:val="bottom"/>
                <w:hideMark/>
              </w:tcPr>
            </w:tcPrChange>
          </w:tcPr>
          <w:p w14:paraId="6F1B95A0" w14:textId="1BF28AFA" w:rsidR="00E82CB7" w:rsidRPr="00E82CB7" w:rsidRDefault="00E82CB7" w:rsidP="00E82CB7">
            <w:pPr>
              <w:spacing w:after="0" w:line="240" w:lineRule="auto"/>
              <w:rPr>
                <w:rFonts w:ascii="Times New Roman" w:eastAsia="Times New Roman" w:hAnsi="Times New Roman" w:cs="Times New Roman"/>
                <w:color w:val="000000"/>
                <w:sz w:val="24"/>
                <w:szCs w:val="24"/>
              </w:rPr>
            </w:pPr>
            <w:ins w:id="440" w:author="Wesner, Jeff S" w:date="2021-08-10T11:39:00Z">
              <w:r>
                <w:rPr>
                  <w:rFonts w:ascii="Times New Roman" w:eastAsia="Times New Roman" w:hAnsi="Times New Roman" w:cs="Times New Roman"/>
                  <w:color w:val="000000"/>
                  <w:sz w:val="24"/>
                  <w:szCs w:val="24"/>
                </w:rPr>
                <w:t xml:space="preserve">           </w:t>
              </w:r>
            </w:ins>
            <w:r w:rsidRPr="00E82CB7">
              <w:rPr>
                <w:rFonts w:ascii="Times New Roman" w:eastAsia="Times New Roman" w:hAnsi="Times New Roman" w:cs="Times New Roman"/>
                <w:color w:val="000000"/>
                <w:sz w:val="24"/>
                <w:szCs w:val="24"/>
              </w:rPr>
              <w:t>Total #</w:t>
            </w:r>
          </w:p>
        </w:tc>
        <w:tc>
          <w:tcPr>
            <w:tcW w:w="1577" w:type="dxa"/>
            <w:gridSpan w:val="2"/>
            <w:tcBorders>
              <w:top w:val="nil"/>
              <w:left w:val="nil"/>
              <w:bottom w:val="single" w:sz="4" w:space="0" w:color="auto"/>
              <w:right w:val="nil"/>
            </w:tcBorders>
            <w:shd w:val="clear" w:color="auto" w:fill="auto"/>
            <w:noWrap/>
            <w:vAlign w:val="bottom"/>
            <w:hideMark/>
            <w:tcPrChange w:id="441" w:author="Wesner, Jeff S" w:date="2021-08-10T11:39:00Z">
              <w:tcPr>
                <w:tcW w:w="1577" w:type="dxa"/>
                <w:tcBorders>
                  <w:top w:val="nil"/>
                  <w:left w:val="nil"/>
                  <w:bottom w:val="single" w:sz="4" w:space="0" w:color="auto"/>
                  <w:right w:val="nil"/>
                </w:tcBorders>
                <w:shd w:val="clear" w:color="auto" w:fill="auto"/>
                <w:noWrap/>
                <w:vAlign w:val="bottom"/>
                <w:hideMark/>
              </w:tcPr>
            </w:tcPrChange>
          </w:tcPr>
          <w:p w14:paraId="10481616"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 xml:space="preserve">Total </w:t>
            </w:r>
            <w:proofErr w:type="spellStart"/>
            <w:r w:rsidRPr="00E82CB7">
              <w:rPr>
                <w:rFonts w:ascii="Times New Roman" w:eastAsia="Times New Roman" w:hAnsi="Times New Roman" w:cs="Times New Roman"/>
                <w:color w:val="000000"/>
                <w:sz w:val="24"/>
                <w:szCs w:val="24"/>
              </w:rPr>
              <w:t>mgDM</w:t>
            </w:r>
            <w:proofErr w:type="spellEnd"/>
          </w:p>
        </w:tc>
      </w:tr>
      <w:tr w:rsidR="00E82CB7" w:rsidRPr="00E82CB7" w14:paraId="05F17DD8" w14:textId="77777777" w:rsidTr="00E82CB7">
        <w:trPr>
          <w:trHeight w:val="300"/>
          <w:trPrChange w:id="442"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43" w:author="Wesner, Jeff S" w:date="2021-08-10T11:39:00Z">
              <w:tcPr>
                <w:tcW w:w="2190" w:type="dxa"/>
                <w:tcBorders>
                  <w:top w:val="nil"/>
                  <w:left w:val="nil"/>
                  <w:bottom w:val="nil"/>
                  <w:right w:val="nil"/>
                </w:tcBorders>
                <w:shd w:val="clear" w:color="auto" w:fill="auto"/>
                <w:noWrap/>
                <w:vAlign w:val="bottom"/>
                <w:hideMark/>
              </w:tcPr>
            </w:tcPrChange>
          </w:tcPr>
          <w:p w14:paraId="3B0CF15A"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Chironomidae</w:t>
            </w:r>
          </w:p>
        </w:tc>
        <w:tc>
          <w:tcPr>
            <w:tcW w:w="1590" w:type="dxa"/>
            <w:tcBorders>
              <w:top w:val="nil"/>
              <w:left w:val="nil"/>
              <w:bottom w:val="nil"/>
              <w:right w:val="nil"/>
            </w:tcBorders>
            <w:shd w:val="clear" w:color="auto" w:fill="auto"/>
            <w:noWrap/>
            <w:vAlign w:val="bottom"/>
            <w:hideMark/>
            <w:tcPrChange w:id="444" w:author="Wesner, Jeff S" w:date="2021-08-10T11:39:00Z">
              <w:tcPr>
                <w:tcW w:w="893" w:type="dxa"/>
                <w:tcBorders>
                  <w:top w:val="nil"/>
                  <w:left w:val="nil"/>
                  <w:bottom w:val="nil"/>
                  <w:right w:val="nil"/>
                </w:tcBorders>
                <w:shd w:val="clear" w:color="auto" w:fill="auto"/>
                <w:noWrap/>
                <w:vAlign w:val="bottom"/>
                <w:hideMark/>
              </w:tcPr>
            </w:tcPrChange>
          </w:tcPr>
          <w:p w14:paraId="7A93DFEF"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6844</w:t>
            </w:r>
          </w:p>
        </w:tc>
        <w:tc>
          <w:tcPr>
            <w:tcW w:w="1577" w:type="dxa"/>
            <w:gridSpan w:val="2"/>
            <w:tcBorders>
              <w:top w:val="nil"/>
              <w:left w:val="nil"/>
              <w:bottom w:val="nil"/>
              <w:right w:val="nil"/>
            </w:tcBorders>
            <w:shd w:val="clear" w:color="auto" w:fill="auto"/>
            <w:noWrap/>
            <w:vAlign w:val="bottom"/>
            <w:hideMark/>
            <w:tcPrChange w:id="445" w:author="Wesner, Jeff S" w:date="2021-08-10T11:39:00Z">
              <w:tcPr>
                <w:tcW w:w="1577" w:type="dxa"/>
                <w:tcBorders>
                  <w:top w:val="nil"/>
                  <w:left w:val="nil"/>
                  <w:bottom w:val="nil"/>
                  <w:right w:val="nil"/>
                </w:tcBorders>
                <w:shd w:val="clear" w:color="auto" w:fill="auto"/>
                <w:noWrap/>
                <w:vAlign w:val="bottom"/>
                <w:hideMark/>
              </w:tcPr>
            </w:tcPrChange>
          </w:tcPr>
          <w:p w14:paraId="1602D6A7"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4378</w:t>
            </w:r>
          </w:p>
        </w:tc>
      </w:tr>
      <w:tr w:rsidR="00E82CB7" w:rsidRPr="00E82CB7" w14:paraId="28AE37F3" w14:textId="77777777" w:rsidTr="00E82CB7">
        <w:trPr>
          <w:trHeight w:val="300"/>
          <w:trPrChange w:id="446"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47" w:author="Wesner, Jeff S" w:date="2021-08-10T11:39:00Z">
              <w:tcPr>
                <w:tcW w:w="2190" w:type="dxa"/>
                <w:tcBorders>
                  <w:top w:val="nil"/>
                  <w:left w:val="nil"/>
                  <w:bottom w:val="nil"/>
                  <w:right w:val="nil"/>
                </w:tcBorders>
                <w:shd w:val="clear" w:color="auto" w:fill="auto"/>
                <w:noWrap/>
                <w:vAlign w:val="bottom"/>
                <w:hideMark/>
              </w:tcPr>
            </w:tcPrChange>
          </w:tcPr>
          <w:p w14:paraId="1C756B49"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Crayfish</w:t>
            </w:r>
          </w:p>
        </w:tc>
        <w:tc>
          <w:tcPr>
            <w:tcW w:w="1590" w:type="dxa"/>
            <w:tcBorders>
              <w:top w:val="nil"/>
              <w:left w:val="nil"/>
              <w:bottom w:val="nil"/>
              <w:right w:val="nil"/>
            </w:tcBorders>
            <w:shd w:val="clear" w:color="auto" w:fill="auto"/>
            <w:noWrap/>
            <w:vAlign w:val="bottom"/>
            <w:hideMark/>
            <w:tcPrChange w:id="448" w:author="Wesner, Jeff S" w:date="2021-08-10T11:39:00Z">
              <w:tcPr>
                <w:tcW w:w="893" w:type="dxa"/>
                <w:tcBorders>
                  <w:top w:val="nil"/>
                  <w:left w:val="nil"/>
                  <w:bottom w:val="nil"/>
                  <w:right w:val="nil"/>
                </w:tcBorders>
                <w:shd w:val="clear" w:color="auto" w:fill="auto"/>
                <w:noWrap/>
                <w:vAlign w:val="bottom"/>
                <w:hideMark/>
              </w:tcPr>
            </w:tcPrChange>
          </w:tcPr>
          <w:p w14:paraId="5FA1A29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28</w:t>
            </w:r>
          </w:p>
        </w:tc>
        <w:tc>
          <w:tcPr>
            <w:tcW w:w="1577" w:type="dxa"/>
            <w:gridSpan w:val="2"/>
            <w:tcBorders>
              <w:top w:val="nil"/>
              <w:left w:val="nil"/>
              <w:bottom w:val="nil"/>
              <w:right w:val="nil"/>
            </w:tcBorders>
            <w:shd w:val="clear" w:color="auto" w:fill="auto"/>
            <w:noWrap/>
            <w:vAlign w:val="bottom"/>
            <w:hideMark/>
            <w:tcPrChange w:id="449" w:author="Wesner, Jeff S" w:date="2021-08-10T11:39:00Z">
              <w:tcPr>
                <w:tcW w:w="1577" w:type="dxa"/>
                <w:tcBorders>
                  <w:top w:val="nil"/>
                  <w:left w:val="nil"/>
                  <w:bottom w:val="nil"/>
                  <w:right w:val="nil"/>
                </w:tcBorders>
                <w:shd w:val="clear" w:color="auto" w:fill="auto"/>
                <w:noWrap/>
                <w:vAlign w:val="bottom"/>
                <w:hideMark/>
              </w:tcPr>
            </w:tcPrChange>
          </w:tcPr>
          <w:p w14:paraId="56E84BBB"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2240</w:t>
            </w:r>
          </w:p>
        </w:tc>
      </w:tr>
      <w:tr w:rsidR="00E82CB7" w:rsidRPr="00E82CB7" w14:paraId="63B7C454" w14:textId="77777777" w:rsidTr="00E82CB7">
        <w:trPr>
          <w:trHeight w:val="300"/>
          <w:trPrChange w:id="450"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51" w:author="Wesner, Jeff S" w:date="2021-08-10T11:39:00Z">
              <w:tcPr>
                <w:tcW w:w="2190" w:type="dxa"/>
                <w:tcBorders>
                  <w:top w:val="nil"/>
                  <w:left w:val="nil"/>
                  <w:bottom w:val="nil"/>
                  <w:right w:val="nil"/>
                </w:tcBorders>
                <w:shd w:val="clear" w:color="auto" w:fill="auto"/>
                <w:noWrap/>
                <w:vAlign w:val="bottom"/>
                <w:hideMark/>
              </w:tcPr>
            </w:tcPrChange>
          </w:tcPr>
          <w:p w14:paraId="3EA53826"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Coleoptera</w:t>
            </w:r>
          </w:p>
        </w:tc>
        <w:tc>
          <w:tcPr>
            <w:tcW w:w="1590" w:type="dxa"/>
            <w:tcBorders>
              <w:top w:val="nil"/>
              <w:left w:val="nil"/>
              <w:bottom w:val="nil"/>
              <w:right w:val="nil"/>
            </w:tcBorders>
            <w:shd w:val="clear" w:color="auto" w:fill="auto"/>
            <w:noWrap/>
            <w:vAlign w:val="bottom"/>
            <w:hideMark/>
            <w:tcPrChange w:id="452" w:author="Wesner, Jeff S" w:date="2021-08-10T11:39:00Z">
              <w:tcPr>
                <w:tcW w:w="893" w:type="dxa"/>
                <w:tcBorders>
                  <w:top w:val="nil"/>
                  <w:left w:val="nil"/>
                  <w:bottom w:val="nil"/>
                  <w:right w:val="nil"/>
                </w:tcBorders>
                <w:shd w:val="clear" w:color="auto" w:fill="auto"/>
                <w:noWrap/>
                <w:vAlign w:val="bottom"/>
                <w:hideMark/>
              </w:tcPr>
            </w:tcPrChange>
          </w:tcPr>
          <w:p w14:paraId="6367DF99"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136</w:t>
            </w:r>
          </w:p>
        </w:tc>
        <w:tc>
          <w:tcPr>
            <w:tcW w:w="1577" w:type="dxa"/>
            <w:gridSpan w:val="2"/>
            <w:tcBorders>
              <w:top w:val="nil"/>
              <w:left w:val="nil"/>
              <w:bottom w:val="nil"/>
              <w:right w:val="nil"/>
            </w:tcBorders>
            <w:shd w:val="clear" w:color="auto" w:fill="auto"/>
            <w:noWrap/>
            <w:vAlign w:val="bottom"/>
            <w:hideMark/>
            <w:tcPrChange w:id="453" w:author="Wesner, Jeff S" w:date="2021-08-10T11:39:00Z">
              <w:tcPr>
                <w:tcW w:w="1577" w:type="dxa"/>
                <w:tcBorders>
                  <w:top w:val="nil"/>
                  <w:left w:val="nil"/>
                  <w:bottom w:val="nil"/>
                  <w:right w:val="nil"/>
                </w:tcBorders>
                <w:shd w:val="clear" w:color="auto" w:fill="auto"/>
                <w:noWrap/>
                <w:vAlign w:val="bottom"/>
                <w:hideMark/>
              </w:tcPr>
            </w:tcPrChange>
          </w:tcPr>
          <w:p w14:paraId="22F9C999"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646</w:t>
            </w:r>
          </w:p>
        </w:tc>
      </w:tr>
      <w:tr w:rsidR="00E82CB7" w:rsidRPr="00E82CB7" w14:paraId="1446CB05" w14:textId="77777777" w:rsidTr="00E82CB7">
        <w:trPr>
          <w:trHeight w:val="300"/>
          <w:trPrChange w:id="454"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55" w:author="Wesner, Jeff S" w:date="2021-08-10T11:39:00Z">
              <w:tcPr>
                <w:tcW w:w="2190" w:type="dxa"/>
                <w:tcBorders>
                  <w:top w:val="nil"/>
                  <w:left w:val="nil"/>
                  <w:bottom w:val="nil"/>
                  <w:right w:val="nil"/>
                </w:tcBorders>
                <w:shd w:val="clear" w:color="auto" w:fill="auto"/>
                <w:noWrap/>
                <w:vAlign w:val="bottom"/>
                <w:hideMark/>
              </w:tcPr>
            </w:tcPrChange>
          </w:tcPr>
          <w:p w14:paraId="1BF3AAE0"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Branchiopoda</w:t>
            </w:r>
            <w:proofErr w:type="spellEnd"/>
          </w:p>
        </w:tc>
        <w:tc>
          <w:tcPr>
            <w:tcW w:w="1590" w:type="dxa"/>
            <w:tcBorders>
              <w:top w:val="nil"/>
              <w:left w:val="nil"/>
              <w:bottom w:val="nil"/>
              <w:right w:val="nil"/>
            </w:tcBorders>
            <w:shd w:val="clear" w:color="auto" w:fill="auto"/>
            <w:noWrap/>
            <w:vAlign w:val="bottom"/>
            <w:hideMark/>
            <w:tcPrChange w:id="456" w:author="Wesner, Jeff S" w:date="2021-08-10T11:39:00Z">
              <w:tcPr>
                <w:tcW w:w="893" w:type="dxa"/>
                <w:tcBorders>
                  <w:top w:val="nil"/>
                  <w:left w:val="nil"/>
                  <w:bottom w:val="nil"/>
                  <w:right w:val="nil"/>
                </w:tcBorders>
                <w:shd w:val="clear" w:color="auto" w:fill="auto"/>
                <w:noWrap/>
                <w:vAlign w:val="bottom"/>
                <w:hideMark/>
              </w:tcPr>
            </w:tcPrChange>
          </w:tcPr>
          <w:p w14:paraId="6DEF1D7A"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1583</w:t>
            </w:r>
          </w:p>
        </w:tc>
        <w:tc>
          <w:tcPr>
            <w:tcW w:w="1577" w:type="dxa"/>
            <w:gridSpan w:val="2"/>
            <w:tcBorders>
              <w:top w:val="nil"/>
              <w:left w:val="nil"/>
              <w:bottom w:val="nil"/>
              <w:right w:val="nil"/>
            </w:tcBorders>
            <w:shd w:val="clear" w:color="auto" w:fill="auto"/>
            <w:noWrap/>
            <w:vAlign w:val="bottom"/>
            <w:hideMark/>
            <w:tcPrChange w:id="457" w:author="Wesner, Jeff S" w:date="2021-08-10T11:39:00Z">
              <w:tcPr>
                <w:tcW w:w="1577" w:type="dxa"/>
                <w:tcBorders>
                  <w:top w:val="nil"/>
                  <w:left w:val="nil"/>
                  <w:bottom w:val="nil"/>
                  <w:right w:val="nil"/>
                </w:tcBorders>
                <w:shd w:val="clear" w:color="auto" w:fill="auto"/>
                <w:noWrap/>
                <w:vAlign w:val="bottom"/>
                <w:hideMark/>
              </w:tcPr>
            </w:tcPrChange>
          </w:tcPr>
          <w:p w14:paraId="094AC3D0"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443</w:t>
            </w:r>
          </w:p>
        </w:tc>
      </w:tr>
      <w:tr w:rsidR="00E82CB7" w:rsidRPr="00E82CB7" w14:paraId="177B620E" w14:textId="77777777" w:rsidTr="00E82CB7">
        <w:trPr>
          <w:trHeight w:val="300"/>
          <w:trPrChange w:id="458"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59" w:author="Wesner, Jeff S" w:date="2021-08-10T11:39:00Z">
              <w:tcPr>
                <w:tcW w:w="2190" w:type="dxa"/>
                <w:tcBorders>
                  <w:top w:val="nil"/>
                  <w:left w:val="nil"/>
                  <w:bottom w:val="nil"/>
                  <w:right w:val="nil"/>
                </w:tcBorders>
                <w:shd w:val="clear" w:color="auto" w:fill="auto"/>
                <w:noWrap/>
                <w:vAlign w:val="bottom"/>
                <w:hideMark/>
              </w:tcPr>
            </w:tcPrChange>
          </w:tcPr>
          <w:p w14:paraId="7AE74B17"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Dytiscidae</w:t>
            </w:r>
            <w:proofErr w:type="spellEnd"/>
          </w:p>
        </w:tc>
        <w:tc>
          <w:tcPr>
            <w:tcW w:w="1590" w:type="dxa"/>
            <w:tcBorders>
              <w:top w:val="nil"/>
              <w:left w:val="nil"/>
              <w:bottom w:val="nil"/>
              <w:right w:val="nil"/>
            </w:tcBorders>
            <w:shd w:val="clear" w:color="auto" w:fill="auto"/>
            <w:noWrap/>
            <w:vAlign w:val="bottom"/>
            <w:hideMark/>
            <w:tcPrChange w:id="460" w:author="Wesner, Jeff S" w:date="2021-08-10T11:39:00Z">
              <w:tcPr>
                <w:tcW w:w="893" w:type="dxa"/>
                <w:tcBorders>
                  <w:top w:val="nil"/>
                  <w:left w:val="nil"/>
                  <w:bottom w:val="nil"/>
                  <w:right w:val="nil"/>
                </w:tcBorders>
                <w:shd w:val="clear" w:color="auto" w:fill="auto"/>
                <w:noWrap/>
                <w:vAlign w:val="bottom"/>
                <w:hideMark/>
              </w:tcPr>
            </w:tcPrChange>
          </w:tcPr>
          <w:p w14:paraId="1638AE1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57</w:t>
            </w:r>
          </w:p>
        </w:tc>
        <w:tc>
          <w:tcPr>
            <w:tcW w:w="1577" w:type="dxa"/>
            <w:gridSpan w:val="2"/>
            <w:tcBorders>
              <w:top w:val="nil"/>
              <w:left w:val="nil"/>
              <w:bottom w:val="nil"/>
              <w:right w:val="nil"/>
            </w:tcBorders>
            <w:shd w:val="clear" w:color="auto" w:fill="auto"/>
            <w:noWrap/>
            <w:vAlign w:val="bottom"/>
            <w:hideMark/>
            <w:tcPrChange w:id="461" w:author="Wesner, Jeff S" w:date="2021-08-10T11:39:00Z">
              <w:tcPr>
                <w:tcW w:w="1577" w:type="dxa"/>
                <w:tcBorders>
                  <w:top w:val="nil"/>
                  <w:left w:val="nil"/>
                  <w:bottom w:val="nil"/>
                  <w:right w:val="nil"/>
                </w:tcBorders>
                <w:shd w:val="clear" w:color="auto" w:fill="auto"/>
                <w:noWrap/>
                <w:vAlign w:val="bottom"/>
                <w:hideMark/>
              </w:tcPr>
            </w:tcPrChange>
          </w:tcPr>
          <w:p w14:paraId="177C52A6"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406</w:t>
            </w:r>
          </w:p>
        </w:tc>
      </w:tr>
      <w:tr w:rsidR="00E82CB7" w:rsidRPr="00E82CB7" w14:paraId="459D0AC1" w14:textId="77777777" w:rsidTr="00E82CB7">
        <w:trPr>
          <w:trHeight w:val="300"/>
          <w:trPrChange w:id="462"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63" w:author="Wesner, Jeff S" w:date="2021-08-10T11:39:00Z">
              <w:tcPr>
                <w:tcW w:w="2190" w:type="dxa"/>
                <w:tcBorders>
                  <w:top w:val="nil"/>
                  <w:left w:val="nil"/>
                  <w:bottom w:val="nil"/>
                  <w:right w:val="nil"/>
                </w:tcBorders>
                <w:shd w:val="clear" w:color="auto" w:fill="auto"/>
                <w:noWrap/>
                <w:vAlign w:val="bottom"/>
                <w:hideMark/>
              </w:tcPr>
            </w:tcPrChange>
          </w:tcPr>
          <w:p w14:paraId="736D6BF4"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Amphipoda</w:t>
            </w:r>
            <w:proofErr w:type="spellEnd"/>
          </w:p>
        </w:tc>
        <w:tc>
          <w:tcPr>
            <w:tcW w:w="1590" w:type="dxa"/>
            <w:tcBorders>
              <w:top w:val="nil"/>
              <w:left w:val="nil"/>
              <w:bottom w:val="nil"/>
              <w:right w:val="nil"/>
            </w:tcBorders>
            <w:shd w:val="clear" w:color="auto" w:fill="auto"/>
            <w:noWrap/>
            <w:vAlign w:val="bottom"/>
            <w:hideMark/>
            <w:tcPrChange w:id="464" w:author="Wesner, Jeff S" w:date="2021-08-10T11:39:00Z">
              <w:tcPr>
                <w:tcW w:w="893" w:type="dxa"/>
                <w:tcBorders>
                  <w:top w:val="nil"/>
                  <w:left w:val="nil"/>
                  <w:bottom w:val="nil"/>
                  <w:right w:val="nil"/>
                </w:tcBorders>
                <w:shd w:val="clear" w:color="auto" w:fill="auto"/>
                <w:noWrap/>
                <w:vAlign w:val="bottom"/>
                <w:hideMark/>
              </w:tcPr>
            </w:tcPrChange>
          </w:tcPr>
          <w:p w14:paraId="47D36AAC"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818</w:t>
            </w:r>
          </w:p>
        </w:tc>
        <w:tc>
          <w:tcPr>
            <w:tcW w:w="1577" w:type="dxa"/>
            <w:gridSpan w:val="2"/>
            <w:tcBorders>
              <w:top w:val="nil"/>
              <w:left w:val="nil"/>
              <w:bottom w:val="nil"/>
              <w:right w:val="nil"/>
            </w:tcBorders>
            <w:shd w:val="clear" w:color="auto" w:fill="auto"/>
            <w:noWrap/>
            <w:vAlign w:val="bottom"/>
            <w:hideMark/>
            <w:tcPrChange w:id="465" w:author="Wesner, Jeff S" w:date="2021-08-10T11:39:00Z">
              <w:tcPr>
                <w:tcW w:w="1577" w:type="dxa"/>
                <w:tcBorders>
                  <w:top w:val="nil"/>
                  <w:left w:val="nil"/>
                  <w:bottom w:val="nil"/>
                  <w:right w:val="nil"/>
                </w:tcBorders>
                <w:shd w:val="clear" w:color="auto" w:fill="auto"/>
                <w:noWrap/>
                <w:vAlign w:val="bottom"/>
                <w:hideMark/>
              </w:tcPr>
            </w:tcPrChange>
          </w:tcPr>
          <w:p w14:paraId="14B02C38"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393</w:t>
            </w:r>
          </w:p>
        </w:tc>
      </w:tr>
      <w:tr w:rsidR="00E82CB7" w:rsidRPr="00E82CB7" w14:paraId="19C52F7F" w14:textId="77777777" w:rsidTr="00E82CB7">
        <w:trPr>
          <w:trHeight w:val="300"/>
          <w:trPrChange w:id="466"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67" w:author="Wesner, Jeff S" w:date="2021-08-10T11:39:00Z">
              <w:tcPr>
                <w:tcW w:w="2190" w:type="dxa"/>
                <w:tcBorders>
                  <w:top w:val="nil"/>
                  <w:left w:val="nil"/>
                  <w:bottom w:val="nil"/>
                  <w:right w:val="nil"/>
                </w:tcBorders>
                <w:shd w:val="clear" w:color="auto" w:fill="auto"/>
                <w:noWrap/>
                <w:vAlign w:val="bottom"/>
                <w:hideMark/>
              </w:tcPr>
            </w:tcPrChange>
          </w:tcPr>
          <w:p w14:paraId="34B2609C"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Trichoptera</w:t>
            </w:r>
          </w:p>
        </w:tc>
        <w:tc>
          <w:tcPr>
            <w:tcW w:w="1590" w:type="dxa"/>
            <w:tcBorders>
              <w:top w:val="nil"/>
              <w:left w:val="nil"/>
              <w:bottom w:val="nil"/>
              <w:right w:val="nil"/>
            </w:tcBorders>
            <w:shd w:val="clear" w:color="auto" w:fill="auto"/>
            <w:noWrap/>
            <w:vAlign w:val="bottom"/>
            <w:hideMark/>
            <w:tcPrChange w:id="468" w:author="Wesner, Jeff S" w:date="2021-08-10T11:39:00Z">
              <w:tcPr>
                <w:tcW w:w="893" w:type="dxa"/>
                <w:tcBorders>
                  <w:top w:val="nil"/>
                  <w:left w:val="nil"/>
                  <w:bottom w:val="nil"/>
                  <w:right w:val="nil"/>
                </w:tcBorders>
                <w:shd w:val="clear" w:color="auto" w:fill="auto"/>
                <w:noWrap/>
                <w:vAlign w:val="bottom"/>
                <w:hideMark/>
              </w:tcPr>
            </w:tcPrChange>
          </w:tcPr>
          <w:p w14:paraId="3A3119F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105</w:t>
            </w:r>
          </w:p>
        </w:tc>
        <w:tc>
          <w:tcPr>
            <w:tcW w:w="1577" w:type="dxa"/>
            <w:gridSpan w:val="2"/>
            <w:tcBorders>
              <w:top w:val="nil"/>
              <w:left w:val="nil"/>
              <w:bottom w:val="nil"/>
              <w:right w:val="nil"/>
            </w:tcBorders>
            <w:shd w:val="clear" w:color="auto" w:fill="auto"/>
            <w:noWrap/>
            <w:vAlign w:val="bottom"/>
            <w:hideMark/>
            <w:tcPrChange w:id="469" w:author="Wesner, Jeff S" w:date="2021-08-10T11:39:00Z">
              <w:tcPr>
                <w:tcW w:w="1577" w:type="dxa"/>
                <w:tcBorders>
                  <w:top w:val="nil"/>
                  <w:left w:val="nil"/>
                  <w:bottom w:val="nil"/>
                  <w:right w:val="nil"/>
                </w:tcBorders>
                <w:shd w:val="clear" w:color="auto" w:fill="auto"/>
                <w:noWrap/>
                <w:vAlign w:val="bottom"/>
                <w:hideMark/>
              </w:tcPr>
            </w:tcPrChange>
          </w:tcPr>
          <w:p w14:paraId="08BEC62C"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281</w:t>
            </w:r>
          </w:p>
        </w:tc>
      </w:tr>
      <w:tr w:rsidR="00E82CB7" w:rsidRPr="00E82CB7" w14:paraId="0CA6CDF6" w14:textId="77777777" w:rsidTr="00E82CB7">
        <w:trPr>
          <w:trHeight w:val="300"/>
          <w:trPrChange w:id="470"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71" w:author="Wesner, Jeff S" w:date="2021-08-10T11:39:00Z">
              <w:tcPr>
                <w:tcW w:w="2190" w:type="dxa"/>
                <w:tcBorders>
                  <w:top w:val="nil"/>
                  <w:left w:val="nil"/>
                  <w:bottom w:val="nil"/>
                  <w:right w:val="nil"/>
                </w:tcBorders>
                <w:shd w:val="clear" w:color="auto" w:fill="auto"/>
                <w:noWrap/>
                <w:vAlign w:val="bottom"/>
                <w:hideMark/>
              </w:tcPr>
            </w:tcPrChange>
          </w:tcPr>
          <w:p w14:paraId="3CBBE6BD"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Simuliidae</w:t>
            </w:r>
            <w:proofErr w:type="spellEnd"/>
          </w:p>
        </w:tc>
        <w:tc>
          <w:tcPr>
            <w:tcW w:w="1590" w:type="dxa"/>
            <w:tcBorders>
              <w:top w:val="nil"/>
              <w:left w:val="nil"/>
              <w:bottom w:val="nil"/>
              <w:right w:val="nil"/>
            </w:tcBorders>
            <w:shd w:val="clear" w:color="auto" w:fill="auto"/>
            <w:noWrap/>
            <w:vAlign w:val="bottom"/>
            <w:hideMark/>
            <w:tcPrChange w:id="472" w:author="Wesner, Jeff S" w:date="2021-08-10T11:39:00Z">
              <w:tcPr>
                <w:tcW w:w="893" w:type="dxa"/>
                <w:tcBorders>
                  <w:top w:val="nil"/>
                  <w:left w:val="nil"/>
                  <w:bottom w:val="nil"/>
                  <w:right w:val="nil"/>
                </w:tcBorders>
                <w:shd w:val="clear" w:color="auto" w:fill="auto"/>
                <w:noWrap/>
                <w:vAlign w:val="bottom"/>
                <w:hideMark/>
              </w:tcPr>
            </w:tcPrChange>
          </w:tcPr>
          <w:p w14:paraId="0F8FC511"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229</w:t>
            </w:r>
          </w:p>
        </w:tc>
        <w:tc>
          <w:tcPr>
            <w:tcW w:w="1577" w:type="dxa"/>
            <w:gridSpan w:val="2"/>
            <w:tcBorders>
              <w:top w:val="nil"/>
              <w:left w:val="nil"/>
              <w:bottom w:val="nil"/>
              <w:right w:val="nil"/>
            </w:tcBorders>
            <w:shd w:val="clear" w:color="auto" w:fill="auto"/>
            <w:noWrap/>
            <w:vAlign w:val="bottom"/>
            <w:hideMark/>
            <w:tcPrChange w:id="473" w:author="Wesner, Jeff S" w:date="2021-08-10T11:39:00Z">
              <w:tcPr>
                <w:tcW w:w="1577" w:type="dxa"/>
                <w:tcBorders>
                  <w:top w:val="nil"/>
                  <w:left w:val="nil"/>
                  <w:bottom w:val="nil"/>
                  <w:right w:val="nil"/>
                </w:tcBorders>
                <w:shd w:val="clear" w:color="auto" w:fill="auto"/>
                <w:noWrap/>
                <w:vAlign w:val="bottom"/>
                <w:hideMark/>
              </w:tcPr>
            </w:tcPrChange>
          </w:tcPr>
          <w:p w14:paraId="1987DFF1"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144</w:t>
            </w:r>
          </w:p>
        </w:tc>
      </w:tr>
      <w:tr w:rsidR="00E82CB7" w:rsidRPr="00E82CB7" w14:paraId="27521487" w14:textId="77777777" w:rsidTr="00E82CB7">
        <w:trPr>
          <w:trHeight w:val="300"/>
          <w:trPrChange w:id="474"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75" w:author="Wesner, Jeff S" w:date="2021-08-10T11:39:00Z">
              <w:tcPr>
                <w:tcW w:w="2190" w:type="dxa"/>
                <w:tcBorders>
                  <w:top w:val="nil"/>
                  <w:left w:val="nil"/>
                  <w:bottom w:val="nil"/>
                  <w:right w:val="nil"/>
                </w:tcBorders>
                <w:shd w:val="clear" w:color="auto" w:fill="auto"/>
                <w:noWrap/>
                <w:vAlign w:val="bottom"/>
                <w:hideMark/>
              </w:tcPr>
            </w:tcPrChange>
          </w:tcPr>
          <w:p w14:paraId="76380CB0"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Frog</w:t>
            </w:r>
          </w:p>
        </w:tc>
        <w:tc>
          <w:tcPr>
            <w:tcW w:w="1590" w:type="dxa"/>
            <w:tcBorders>
              <w:top w:val="nil"/>
              <w:left w:val="nil"/>
              <w:bottom w:val="nil"/>
              <w:right w:val="nil"/>
            </w:tcBorders>
            <w:shd w:val="clear" w:color="auto" w:fill="auto"/>
            <w:noWrap/>
            <w:vAlign w:val="bottom"/>
            <w:hideMark/>
            <w:tcPrChange w:id="476" w:author="Wesner, Jeff S" w:date="2021-08-10T11:39:00Z">
              <w:tcPr>
                <w:tcW w:w="893" w:type="dxa"/>
                <w:tcBorders>
                  <w:top w:val="nil"/>
                  <w:left w:val="nil"/>
                  <w:bottom w:val="nil"/>
                  <w:right w:val="nil"/>
                </w:tcBorders>
                <w:shd w:val="clear" w:color="auto" w:fill="auto"/>
                <w:noWrap/>
                <w:vAlign w:val="bottom"/>
                <w:hideMark/>
              </w:tcPr>
            </w:tcPrChange>
          </w:tcPr>
          <w:p w14:paraId="5F4BB03A"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w:t>
            </w:r>
          </w:p>
        </w:tc>
        <w:tc>
          <w:tcPr>
            <w:tcW w:w="1577" w:type="dxa"/>
            <w:gridSpan w:val="2"/>
            <w:tcBorders>
              <w:top w:val="nil"/>
              <w:left w:val="nil"/>
              <w:bottom w:val="nil"/>
              <w:right w:val="nil"/>
            </w:tcBorders>
            <w:shd w:val="clear" w:color="auto" w:fill="auto"/>
            <w:noWrap/>
            <w:vAlign w:val="bottom"/>
            <w:hideMark/>
            <w:tcPrChange w:id="477" w:author="Wesner, Jeff S" w:date="2021-08-10T11:39:00Z">
              <w:tcPr>
                <w:tcW w:w="1577" w:type="dxa"/>
                <w:tcBorders>
                  <w:top w:val="nil"/>
                  <w:left w:val="nil"/>
                  <w:bottom w:val="nil"/>
                  <w:right w:val="nil"/>
                </w:tcBorders>
                <w:shd w:val="clear" w:color="auto" w:fill="auto"/>
                <w:noWrap/>
                <w:vAlign w:val="bottom"/>
                <w:hideMark/>
              </w:tcPr>
            </w:tcPrChange>
          </w:tcPr>
          <w:p w14:paraId="75B4774F"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106</w:t>
            </w:r>
          </w:p>
        </w:tc>
      </w:tr>
      <w:tr w:rsidR="00E82CB7" w:rsidRPr="00E82CB7" w14:paraId="067EEF9D" w14:textId="77777777" w:rsidTr="00E82CB7">
        <w:trPr>
          <w:trHeight w:val="300"/>
          <w:trPrChange w:id="478"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79" w:author="Wesner, Jeff S" w:date="2021-08-10T11:39:00Z">
              <w:tcPr>
                <w:tcW w:w="2190" w:type="dxa"/>
                <w:tcBorders>
                  <w:top w:val="nil"/>
                  <w:left w:val="nil"/>
                  <w:bottom w:val="nil"/>
                  <w:right w:val="nil"/>
                </w:tcBorders>
                <w:shd w:val="clear" w:color="auto" w:fill="auto"/>
                <w:noWrap/>
                <w:vAlign w:val="bottom"/>
                <w:hideMark/>
              </w:tcPr>
            </w:tcPrChange>
          </w:tcPr>
          <w:p w14:paraId="12EA3837"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Hydrophilidae</w:t>
            </w:r>
          </w:p>
        </w:tc>
        <w:tc>
          <w:tcPr>
            <w:tcW w:w="1590" w:type="dxa"/>
            <w:tcBorders>
              <w:top w:val="nil"/>
              <w:left w:val="nil"/>
              <w:bottom w:val="nil"/>
              <w:right w:val="nil"/>
            </w:tcBorders>
            <w:shd w:val="clear" w:color="auto" w:fill="auto"/>
            <w:noWrap/>
            <w:vAlign w:val="bottom"/>
            <w:hideMark/>
            <w:tcPrChange w:id="480" w:author="Wesner, Jeff S" w:date="2021-08-10T11:39:00Z">
              <w:tcPr>
                <w:tcW w:w="893" w:type="dxa"/>
                <w:tcBorders>
                  <w:top w:val="nil"/>
                  <w:left w:val="nil"/>
                  <w:bottom w:val="nil"/>
                  <w:right w:val="nil"/>
                </w:tcBorders>
                <w:shd w:val="clear" w:color="auto" w:fill="auto"/>
                <w:noWrap/>
                <w:vAlign w:val="bottom"/>
                <w:hideMark/>
              </w:tcPr>
            </w:tcPrChange>
          </w:tcPr>
          <w:p w14:paraId="3E7B6029"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15</w:t>
            </w:r>
          </w:p>
        </w:tc>
        <w:tc>
          <w:tcPr>
            <w:tcW w:w="1577" w:type="dxa"/>
            <w:gridSpan w:val="2"/>
            <w:tcBorders>
              <w:top w:val="nil"/>
              <w:left w:val="nil"/>
              <w:bottom w:val="nil"/>
              <w:right w:val="nil"/>
            </w:tcBorders>
            <w:shd w:val="clear" w:color="auto" w:fill="auto"/>
            <w:noWrap/>
            <w:vAlign w:val="bottom"/>
            <w:hideMark/>
            <w:tcPrChange w:id="481" w:author="Wesner, Jeff S" w:date="2021-08-10T11:39:00Z">
              <w:tcPr>
                <w:tcW w:w="1577" w:type="dxa"/>
                <w:tcBorders>
                  <w:top w:val="nil"/>
                  <w:left w:val="nil"/>
                  <w:bottom w:val="nil"/>
                  <w:right w:val="nil"/>
                </w:tcBorders>
                <w:shd w:val="clear" w:color="auto" w:fill="auto"/>
                <w:noWrap/>
                <w:vAlign w:val="bottom"/>
                <w:hideMark/>
              </w:tcPr>
            </w:tcPrChange>
          </w:tcPr>
          <w:p w14:paraId="1E24D7FE"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93</w:t>
            </w:r>
          </w:p>
        </w:tc>
      </w:tr>
      <w:tr w:rsidR="00E82CB7" w:rsidRPr="00E82CB7" w14:paraId="04E4B38D" w14:textId="77777777" w:rsidTr="00E82CB7">
        <w:trPr>
          <w:trHeight w:val="300"/>
          <w:trPrChange w:id="482"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83" w:author="Wesner, Jeff S" w:date="2021-08-10T11:39:00Z">
              <w:tcPr>
                <w:tcW w:w="2190" w:type="dxa"/>
                <w:tcBorders>
                  <w:top w:val="nil"/>
                  <w:left w:val="nil"/>
                  <w:bottom w:val="nil"/>
                  <w:right w:val="nil"/>
                </w:tcBorders>
                <w:shd w:val="clear" w:color="auto" w:fill="auto"/>
                <w:noWrap/>
                <w:vAlign w:val="bottom"/>
                <w:hideMark/>
              </w:tcPr>
            </w:tcPrChange>
          </w:tcPr>
          <w:p w14:paraId="4EBB0053"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Diptera</w:t>
            </w:r>
            <w:proofErr w:type="spellEnd"/>
          </w:p>
        </w:tc>
        <w:tc>
          <w:tcPr>
            <w:tcW w:w="1590" w:type="dxa"/>
            <w:tcBorders>
              <w:top w:val="nil"/>
              <w:left w:val="nil"/>
              <w:bottom w:val="nil"/>
              <w:right w:val="nil"/>
            </w:tcBorders>
            <w:shd w:val="clear" w:color="auto" w:fill="auto"/>
            <w:noWrap/>
            <w:vAlign w:val="bottom"/>
            <w:hideMark/>
            <w:tcPrChange w:id="484" w:author="Wesner, Jeff S" w:date="2021-08-10T11:39:00Z">
              <w:tcPr>
                <w:tcW w:w="893" w:type="dxa"/>
                <w:tcBorders>
                  <w:top w:val="nil"/>
                  <w:left w:val="nil"/>
                  <w:bottom w:val="nil"/>
                  <w:right w:val="nil"/>
                </w:tcBorders>
                <w:shd w:val="clear" w:color="auto" w:fill="auto"/>
                <w:noWrap/>
                <w:vAlign w:val="bottom"/>
                <w:hideMark/>
              </w:tcPr>
            </w:tcPrChange>
          </w:tcPr>
          <w:p w14:paraId="77084305"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113</w:t>
            </w:r>
          </w:p>
        </w:tc>
        <w:tc>
          <w:tcPr>
            <w:tcW w:w="1577" w:type="dxa"/>
            <w:gridSpan w:val="2"/>
            <w:tcBorders>
              <w:top w:val="nil"/>
              <w:left w:val="nil"/>
              <w:bottom w:val="nil"/>
              <w:right w:val="nil"/>
            </w:tcBorders>
            <w:shd w:val="clear" w:color="auto" w:fill="auto"/>
            <w:noWrap/>
            <w:vAlign w:val="bottom"/>
            <w:hideMark/>
            <w:tcPrChange w:id="485" w:author="Wesner, Jeff S" w:date="2021-08-10T11:39:00Z">
              <w:tcPr>
                <w:tcW w:w="1577" w:type="dxa"/>
                <w:tcBorders>
                  <w:top w:val="nil"/>
                  <w:left w:val="nil"/>
                  <w:bottom w:val="nil"/>
                  <w:right w:val="nil"/>
                </w:tcBorders>
                <w:shd w:val="clear" w:color="auto" w:fill="auto"/>
                <w:noWrap/>
                <w:vAlign w:val="bottom"/>
                <w:hideMark/>
              </w:tcPr>
            </w:tcPrChange>
          </w:tcPr>
          <w:p w14:paraId="130012FA"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72</w:t>
            </w:r>
          </w:p>
        </w:tc>
      </w:tr>
      <w:tr w:rsidR="00E82CB7" w:rsidRPr="00E82CB7" w14:paraId="30CDAB0E" w14:textId="77777777" w:rsidTr="00E82CB7">
        <w:trPr>
          <w:trHeight w:val="300"/>
          <w:trPrChange w:id="486"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87" w:author="Wesner, Jeff S" w:date="2021-08-10T11:39:00Z">
              <w:tcPr>
                <w:tcW w:w="2190" w:type="dxa"/>
                <w:tcBorders>
                  <w:top w:val="nil"/>
                  <w:left w:val="nil"/>
                  <w:bottom w:val="nil"/>
                  <w:right w:val="nil"/>
                </w:tcBorders>
                <w:shd w:val="clear" w:color="auto" w:fill="auto"/>
                <w:noWrap/>
                <w:vAlign w:val="bottom"/>
                <w:hideMark/>
              </w:tcPr>
            </w:tcPrChange>
          </w:tcPr>
          <w:p w14:paraId="54C8DA93"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Corixidae</w:t>
            </w:r>
            <w:proofErr w:type="spellEnd"/>
          </w:p>
        </w:tc>
        <w:tc>
          <w:tcPr>
            <w:tcW w:w="1590" w:type="dxa"/>
            <w:tcBorders>
              <w:top w:val="nil"/>
              <w:left w:val="nil"/>
              <w:bottom w:val="nil"/>
              <w:right w:val="nil"/>
            </w:tcBorders>
            <w:shd w:val="clear" w:color="auto" w:fill="auto"/>
            <w:noWrap/>
            <w:vAlign w:val="bottom"/>
            <w:hideMark/>
            <w:tcPrChange w:id="488" w:author="Wesner, Jeff S" w:date="2021-08-10T11:39:00Z">
              <w:tcPr>
                <w:tcW w:w="893" w:type="dxa"/>
                <w:tcBorders>
                  <w:top w:val="nil"/>
                  <w:left w:val="nil"/>
                  <w:bottom w:val="nil"/>
                  <w:right w:val="nil"/>
                </w:tcBorders>
                <w:shd w:val="clear" w:color="auto" w:fill="auto"/>
                <w:noWrap/>
                <w:vAlign w:val="bottom"/>
                <w:hideMark/>
              </w:tcPr>
            </w:tcPrChange>
          </w:tcPr>
          <w:p w14:paraId="387615A4"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121</w:t>
            </w:r>
          </w:p>
        </w:tc>
        <w:tc>
          <w:tcPr>
            <w:tcW w:w="1577" w:type="dxa"/>
            <w:gridSpan w:val="2"/>
            <w:tcBorders>
              <w:top w:val="nil"/>
              <w:left w:val="nil"/>
              <w:bottom w:val="nil"/>
              <w:right w:val="nil"/>
            </w:tcBorders>
            <w:shd w:val="clear" w:color="auto" w:fill="auto"/>
            <w:noWrap/>
            <w:vAlign w:val="bottom"/>
            <w:hideMark/>
            <w:tcPrChange w:id="489" w:author="Wesner, Jeff S" w:date="2021-08-10T11:39:00Z">
              <w:tcPr>
                <w:tcW w:w="1577" w:type="dxa"/>
                <w:tcBorders>
                  <w:top w:val="nil"/>
                  <w:left w:val="nil"/>
                  <w:bottom w:val="nil"/>
                  <w:right w:val="nil"/>
                </w:tcBorders>
                <w:shd w:val="clear" w:color="auto" w:fill="auto"/>
                <w:noWrap/>
                <w:vAlign w:val="bottom"/>
                <w:hideMark/>
              </w:tcPr>
            </w:tcPrChange>
          </w:tcPr>
          <w:p w14:paraId="2528FF0F"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56</w:t>
            </w:r>
          </w:p>
        </w:tc>
      </w:tr>
      <w:tr w:rsidR="00E82CB7" w:rsidRPr="00E82CB7" w14:paraId="68CB4E3E" w14:textId="77777777" w:rsidTr="00E82CB7">
        <w:trPr>
          <w:trHeight w:val="300"/>
          <w:trPrChange w:id="490"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91" w:author="Wesner, Jeff S" w:date="2021-08-10T11:39:00Z">
              <w:tcPr>
                <w:tcW w:w="2190" w:type="dxa"/>
                <w:tcBorders>
                  <w:top w:val="nil"/>
                  <w:left w:val="nil"/>
                  <w:bottom w:val="nil"/>
                  <w:right w:val="nil"/>
                </w:tcBorders>
                <w:shd w:val="clear" w:color="auto" w:fill="auto"/>
                <w:noWrap/>
                <w:vAlign w:val="bottom"/>
                <w:hideMark/>
              </w:tcPr>
            </w:tcPrChange>
          </w:tcPr>
          <w:p w14:paraId="5D28124C"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Mite</w:t>
            </w:r>
          </w:p>
        </w:tc>
        <w:tc>
          <w:tcPr>
            <w:tcW w:w="1590" w:type="dxa"/>
            <w:tcBorders>
              <w:top w:val="nil"/>
              <w:left w:val="nil"/>
              <w:bottom w:val="nil"/>
              <w:right w:val="nil"/>
            </w:tcBorders>
            <w:shd w:val="clear" w:color="auto" w:fill="auto"/>
            <w:noWrap/>
            <w:vAlign w:val="bottom"/>
            <w:hideMark/>
            <w:tcPrChange w:id="492" w:author="Wesner, Jeff S" w:date="2021-08-10T11:39:00Z">
              <w:tcPr>
                <w:tcW w:w="893" w:type="dxa"/>
                <w:tcBorders>
                  <w:top w:val="nil"/>
                  <w:left w:val="nil"/>
                  <w:bottom w:val="nil"/>
                  <w:right w:val="nil"/>
                </w:tcBorders>
                <w:shd w:val="clear" w:color="auto" w:fill="auto"/>
                <w:noWrap/>
                <w:vAlign w:val="bottom"/>
                <w:hideMark/>
              </w:tcPr>
            </w:tcPrChange>
          </w:tcPr>
          <w:p w14:paraId="6552E21F"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65</w:t>
            </w:r>
          </w:p>
        </w:tc>
        <w:tc>
          <w:tcPr>
            <w:tcW w:w="1577" w:type="dxa"/>
            <w:gridSpan w:val="2"/>
            <w:tcBorders>
              <w:top w:val="nil"/>
              <w:left w:val="nil"/>
              <w:bottom w:val="nil"/>
              <w:right w:val="nil"/>
            </w:tcBorders>
            <w:shd w:val="clear" w:color="auto" w:fill="auto"/>
            <w:noWrap/>
            <w:vAlign w:val="bottom"/>
            <w:hideMark/>
            <w:tcPrChange w:id="493" w:author="Wesner, Jeff S" w:date="2021-08-10T11:39:00Z">
              <w:tcPr>
                <w:tcW w:w="1577" w:type="dxa"/>
                <w:tcBorders>
                  <w:top w:val="nil"/>
                  <w:left w:val="nil"/>
                  <w:bottom w:val="nil"/>
                  <w:right w:val="nil"/>
                </w:tcBorders>
                <w:shd w:val="clear" w:color="auto" w:fill="auto"/>
                <w:noWrap/>
                <w:vAlign w:val="bottom"/>
                <w:hideMark/>
              </w:tcPr>
            </w:tcPrChange>
          </w:tcPr>
          <w:p w14:paraId="37B9AA69"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43</w:t>
            </w:r>
          </w:p>
        </w:tc>
      </w:tr>
      <w:tr w:rsidR="00E82CB7" w:rsidRPr="00E82CB7" w14:paraId="3E902977" w14:textId="77777777" w:rsidTr="00E82CB7">
        <w:trPr>
          <w:trHeight w:val="300"/>
          <w:trPrChange w:id="494"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95" w:author="Wesner, Jeff S" w:date="2021-08-10T11:39:00Z">
              <w:tcPr>
                <w:tcW w:w="2190" w:type="dxa"/>
                <w:tcBorders>
                  <w:top w:val="nil"/>
                  <w:left w:val="nil"/>
                  <w:bottom w:val="nil"/>
                  <w:right w:val="nil"/>
                </w:tcBorders>
                <w:shd w:val="clear" w:color="auto" w:fill="auto"/>
                <w:noWrap/>
                <w:vAlign w:val="bottom"/>
                <w:hideMark/>
              </w:tcPr>
            </w:tcPrChange>
          </w:tcPr>
          <w:p w14:paraId="5A858108"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Ephemeroptera</w:t>
            </w:r>
          </w:p>
        </w:tc>
        <w:tc>
          <w:tcPr>
            <w:tcW w:w="1590" w:type="dxa"/>
            <w:tcBorders>
              <w:top w:val="nil"/>
              <w:left w:val="nil"/>
              <w:bottom w:val="nil"/>
              <w:right w:val="nil"/>
            </w:tcBorders>
            <w:shd w:val="clear" w:color="auto" w:fill="auto"/>
            <w:noWrap/>
            <w:vAlign w:val="bottom"/>
            <w:hideMark/>
            <w:tcPrChange w:id="496" w:author="Wesner, Jeff S" w:date="2021-08-10T11:39:00Z">
              <w:tcPr>
                <w:tcW w:w="893" w:type="dxa"/>
                <w:tcBorders>
                  <w:top w:val="nil"/>
                  <w:left w:val="nil"/>
                  <w:bottom w:val="nil"/>
                  <w:right w:val="nil"/>
                </w:tcBorders>
                <w:shd w:val="clear" w:color="auto" w:fill="auto"/>
                <w:noWrap/>
                <w:vAlign w:val="bottom"/>
                <w:hideMark/>
              </w:tcPr>
            </w:tcPrChange>
          </w:tcPr>
          <w:p w14:paraId="4EB3E7F2"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104</w:t>
            </w:r>
          </w:p>
        </w:tc>
        <w:tc>
          <w:tcPr>
            <w:tcW w:w="1577" w:type="dxa"/>
            <w:gridSpan w:val="2"/>
            <w:tcBorders>
              <w:top w:val="nil"/>
              <w:left w:val="nil"/>
              <w:bottom w:val="nil"/>
              <w:right w:val="nil"/>
            </w:tcBorders>
            <w:shd w:val="clear" w:color="auto" w:fill="auto"/>
            <w:noWrap/>
            <w:vAlign w:val="bottom"/>
            <w:hideMark/>
            <w:tcPrChange w:id="497" w:author="Wesner, Jeff S" w:date="2021-08-10T11:39:00Z">
              <w:tcPr>
                <w:tcW w:w="1577" w:type="dxa"/>
                <w:tcBorders>
                  <w:top w:val="nil"/>
                  <w:left w:val="nil"/>
                  <w:bottom w:val="nil"/>
                  <w:right w:val="nil"/>
                </w:tcBorders>
                <w:shd w:val="clear" w:color="auto" w:fill="auto"/>
                <w:noWrap/>
                <w:vAlign w:val="bottom"/>
                <w:hideMark/>
              </w:tcPr>
            </w:tcPrChange>
          </w:tcPr>
          <w:p w14:paraId="66D61929"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33</w:t>
            </w:r>
          </w:p>
        </w:tc>
      </w:tr>
      <w:tr w:rsidR="00E82CB7" w:rsidRPr="00E82CB7" w14:paraId="23990831" w14:textId="77777777" w:rsidTr="00E82CB7">
        <w:trPr>
          <w:trHeight w:val="300"/>
          <w:trPrChange w:id="498"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499" w:author="Wesner, Jeff S" w:date="2021-08-10T11:39:00Z">
              <w:tcPr>
                <w:tcW w:w="2190" w:type="dxa"/>
                <w:tcBorders>
                  <w:top w:val="nil"/>
                  <w:left w:val="nil"/>
                  <w:bottom w:val="nil"/>
                  <w:right w:val="nil"/>
                </w:tcBorders>
                <w:shd w:val="clear" w:color="auto" w:fill="auto"/>
                <w:noWrap/>
                <w:vAlign w:val="bottom"/>
                <w:hideMark/>
              </w:tcPr>
            </w:tcPrChange>
          </w:tcPr>
          <w:p w14:paraId="3B937F77"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Hemiptera</w:t>
            </w:r>
          </w:p>
        </w:tc>
        <w:tc>
          <w:tcPr>
            <w:tcW w:w="1590" w:type="dxa"/>
            <w:tcBorders>
              <w:top w:val="nil"/>
              <w:left w:val="nil"/>
              <w:bottom w:val="nil"/>
              <w:right w:val="nil"/>
            </w:tcBorders>
            <w:shd w:val="clear" w:color="auto" w:fill="auto"/>
            <w:noWrap/>
            <w:vAlign w:val="bottom"/>
            <w:hideMark/>
            <w:tcPrChange w:id="500" w:author="Wesner, Jeff S" w:date="2021-08-10T11:39:00Z">
              <w:tcPr>
                <w:tcW w:w="893" w:type="dxa"/>
                <w:tcBorders>
                  <w:top w:val="nil"/>
                  <w:left w:val="nil"/>
                  <w:bottom w:val="nil"/>
                  <w:right w:val="nil"/>
                </w:tcBorders>
                <w:shd w:val="clear" w:color="auto" w:fill="auto"/>
                <w:noWrap/>
                <w:vAlign w:val="bottom"/>
                <w:hideMark/>
              </w:tcPr>
            </w:tcPrChange>
          </w:tcPr>
          <w:p w14:paraId="248DCBC7"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68</w:t>
            </w:r>
          </w:p>
        </w:tc>
        <w:tc>
          <w:tcPr>
            <w:tcW w:w="1577" w:type="dxa"/>
            <w:gridSpan w:val="2"/>
            <w:tcBorders>
              <w:top w:val="nil"/>
              <w:left w:val="nil"/>
              <w:bottom w:val="nil"/>
              <w:right w:val="nil"/>
            </w:tcBorders>
            <w:shd w:val="clear" w:color="auto" w:fill="auto"/>
            <w:noWrap/>
            <w:vAlign w:val="bottom"/>
            <w:hideMark/>
            <w:tcPrChange w:id="501" w:author="Wesner, Jeff S" w:date="2021-08-10T11:39:00Z">
              <w:tcPr>
                <w:tcW w:w="1577" w:type="dxa"/>
                <w:tcBorders>
                  <w:top w:val="nil"/>
                  <w:left w:val="nil"/>
                  <w:bottom w:val="nil"/>
                  <w:right w:val="nil"/>
                </w:tcBorders>
                <w:shd w:val="clear" w:color="auto" w:fill="auto"/>
                <w:noWrap/>
                <w:vAlign w:val="bottom"/>
                <w:hideMark/>
              </w:tcPr>
            </w:tcPrChange>
          </w:tcPr>
          <w:p w14:paraId="6ECF5912"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32</w:t>
            </w:r>
          </w:p>
        </w:tc>
      </w:tr>
      <w:tr w:rsidR="00E82CB7" w:rsidRPr="00E82CB7" w14:paraId="14326F3C" w14:textId="77777777" w:rsidTr="00E82CB7">
        <w:trPr>
          <w:trHeight w:val="300"/>
          <w:trPrChange w:id="502"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03" w:author="Wesner, Jeff S" w:date="2021-08-10T11:39:00Z">
              <w:tcPr>
                <w:tcW w:w="2190" w:type="dxa"/>
                <w:tcBorders>
                  <w:top w:val="nil"/>
                  <w:left w:val="nil"/>
                  <w:bottom w:val="nil"/>
                  <w:right w:val="nil"/>
                </w:tcBorders>
                <w:shd w:val="clear" w:color="auto" w:fill="auto"/>
                <w:noWrap/>
                <w:vAlign w:val="bottom"/>
                <w:hideMark/>
              </w:tcPr>
            </w:tcPrChange>
          </w:tcPr>
          <w:p w14:paraId="40DC14FF"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Collembola</w:t>
            </w:r>
          </w:p>
        </w:tc>
        <w:tc>
          <w:tcPr>
            <w:tcW w:w="1590" w:type="dxa"/>
            <w:tcBorders>
              <w:top w:val="nil"/>
              <w:left w:val="nil"/>
              <w:bottom w:val="nil"/>
              <w:right w:val="nil"/>
            </w:tcBorders>
            <w:shd w:val="clear" w:color="auto" w:fill="auto"/>
            <w:noWrap/>
            <w:vAlign w:val="bottom"/>
            <w:hideMark/>
            <w:tcPrChange w:id="504" w:author="Wesner, Jeff S" w:date="2021-08-10T11:39:00Z">
              <w:tcPr>
                <w:tcW w:w="893" w:type="dxa"/>
                <w:tcBorders>
                  <w:top w:val="nil"/>
                  <w:left w:val="nil"/>
                  <w:bottom w:val="nil"/>
                  <w:right w:val="nil"/>
                </w:tcBorders>
                <w:shd w:val="clear" w:color="auto" w:fill="auto"/>
                <w:noWrap/>
                <w:vAlign w:val="bottom"/>
                <w:hideMark/>
              </w:tcPr>
            </w:tcPrChange>
          </w:tcPr>
          <w:p w14:paraId="561E4244"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30</w:t>
            </w:r>
          </w:p>
        </w:tc>
        <w:tc>
          <w:tcPr>
            <w:tcW w:w="1577" w:type="dxa"/>
            <w:gridSpan w:val="2"/>
            <w:tcBorders>
              <w:top w:val="nil"/>
              <w:left w:val="nil"/>
              <w:bottom w:val="nil"/>
              <w:right w:val="nil"/>
            </w:tcBorders>
            <w:shd w:val="clear" w:color="auto" w:fill="auto"/>
            <w:noWrap/>
            <w:vAlign w:val="bottom"/>
            <w:hideMark/>
            <w:tcPrChange w:id="505" w:author="Wesner, Jeff S" w:date="2021-08-10T11:39:00Z">
              <w:tcPr>
                <w:tcW w:w="1577" w:type="dxa"/>
                <w:tcBorders>
                  <w:top w:val="nil"/>
                  <w:left w:val="nil"/>
                  <w:bottom w:val="nil"/>
                  <w:right w:val="nil"/>
                </w:tcBorders>
                <w:shd w:val="clear" w:color="auto" w:fill="auto"/>
                <w:noWrap/>
                <w:vAlign w:val="bottom"/>
                <w:hideMark/>
              </w:tcPr>
            </w:tcPrChange>
          </w:tcPr>
          <w:p w14:paraId="61E11D6B"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23</w:t>
            </w:r>
          </w:p>
        </w:tc>
      </w:tr>
      <w:tr w:rsidR="00E82CB7" w:rsidRPr="00E82CB7" w14:paraId="001C02A1" w14:textId="77777777" w:rsidTr="00E82CB7">
        <w:trPr>
          <w:trHeight w:val="300"/>
          <w:trPrChange w:id="506"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07" w:author="Wesner, Jeff S" w:date="2021-08-10T11:39:00Z">
              <w:tcPr>
                <w:tcW w:w="2190" w:type="dxa"/>
                <w:tcBorders>
                  <w:top w:val="nil"/>
                  <w:left w:val="nil"/>
                  <w:bottom w:val="nil"/>
                  <w:right w:val="nil"/>
                </w:tcBorders>
                <w:shd w:val="clear" w:color="auto" w:fill="auto"/>
                <w:noWrap/>
                <w:vAlign w:val="bottom"/>
                <w:hideMark/>
              </w:tcPr>
            </w:tcPrChange>
          </w:tcPr>
          <w:p w14:paraId="6DE210B5"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Chaoboridae</w:t>
            </w:r>
            <w:proofErr w:type="spellEnd"/>
          </w:p>
        </w:tc>
        <w:tc>
          <w:tcPr>
            <w:tcW w:w="1590" w:type="dxa"/>
            <w:tcBorders>
              <w:top w:val="nil"/>
              <w:left w:val="nil"/>
              <w:bottom w:val="nil"/>
              <w:right w:val="nil"/>
            </w:tcBorders>
            <w:shd w:val="clear" w:color="auto" w:fill="auto"/>
            <w:noWrap/>
            <w:vAlign w:val="bottom"/>
            <w:hideMark/>
            <w:tcPrChange w:id="508" w:author="Wesner, Jeff S" w:date="2021-08-10T11:39:00Z">
              <w:tcPr>
                <w:tcW w:w="893" w:type="dxa"/>
                <w:tcBorders>
                  <w:top w:val="nil"/>
                  <w:left w:val="nil"/>
                  <w:bottom w:val="nil"/>
                  <w:right w:val="nil"/>
                </w:tcBorders>
                <w:shd w:val="clear" w:color="auto" w:fill="auto"/>
                <w:noWrap/>
                <w:vAlign w:val="bottom"/>
                <w:hideMark/>
              </w:tcPr>
            </w:tcPrChange>
          </w:tcPr>
          <w:p w14:paraId="14A7EDA3"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34</w:t>
            </w:r>
          </w:p>
        </w:tc>
        <w:tc>
          <w:tcPr>
            <w:tcW w:w="1577" w:type="dxa"/>
            <w:gridSpan w:val="2"/>
            <w:tcBorders>
              <w:top w:val="nil"/>
              <w:left w:val="nil"/>
              <w:bottom w:val="nil"/>
              <w:right w:val="nil"/>
            </w:tcBorders>
            <w:shd w:val="clear" w:color="auto" w:fill="auto"/>
            <w:noWrap/>
            <w:vAlign w:val="bottom"/>
            <w:hideMark/>
            <w:tcPrChange w:id="509" w:author="Wesner, Jeff S" w:date="2021-08-10T11:39:00Z">
              <w:tcPr>
                <w:tcW w:w="1577" w:type="dxa"/>
                <w:tcBorders>
                  <w:top w:val="nil"/>
                  <w:left w:val="nil"/>
                  <w:bottom w:val="nil"/>
                  <w:right w:val="nil"/>
                </w:tcBorders>
                <w:shd w:val="clear" w:color="auto" w:fill="auto"/>
                <w:noWrap/>
                <w:vAlign w:val="bottom"/>
                <w:hideMark/>
              </w:tcPr>
            </w:tcPrChange>
          </w:tcPr>
          <w:p w14:paraId="09543FB0"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22</w:t>
            </w:r>
          </w:p>
        </w:tc>
      </w:tr>
      <w:tr w:rsidR="00E82CB7" w:rsidRPr="00E82CB7" w14:paraId="241E298E" w14:textId="77777777" w:rsidTr="00E82CB7">
        <w:trPr>
          <w:trHeight w:val="300"/>
          <w:trPrChange w:id="510"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11" w:author="Wesner, Jeff S" w:date="2021-08-10T11:39:00Z">
              <w:tcPr>
                <w:tcW w:w="2190" w:type="dxa"/>
                <w:tcBorders>
                  <w:top w:val="nil"/>
                  <w:left w:val="nil"/>
                  <w:bottom w:val="nil"/>
                  <w:right w:val="nil"/>
                </w:tcBorders>
                <w:shd w:val="clear" w:color="auto" w:fill="auto"/>
                <w:noWrap/>
                <w:vAlign w:val="bottom"/>
                <w:hideMark/>
              </w:tcPr>
            </w:tcPrChange>
          </w:tcPr>
          <w:p w14:paraId="4D9D9D19"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Dolichopodidae</w:t>
            </w:r>
            <w:proofErr w:type="spellEnd"/>
          </w:p>
        </w:tc>
        <w:tc>
          <w:tcPr>
            <w:tcW w:w="1590" w:type="dxa"/>
            <w:tcBorders>
              <w:top w:val="nil"/>
              <w:left w:val="nil"/>
              <w:bottom w:val="nil"/>
              <w:right w:val="nil"/>
            </w:tcBorders>
            <w:shd w:val="clear" w:color="auto" w:fill="auto"/>
            <w:noWrap/>
            <w:vAlign w:val="bottom"/>
            <w:hideMark/>
            <w:tcPrChange w:id="512" w:author="Wesner, Jeff S" w:date="2021-08-10T11:39:00Z">
              <w:tcPr>
                <w:tcW w:w="893" w:type="dxa"/>
                <w:tcBorders>
                  <w:top w:val="nil"/>
                  <w:left w:val="nil"/>
                  <w:bottom w:val="nil"/>
                  <w:right w:val="nil"/>
                </w:tcBorders>
                <w:shd w:val="clear" w:color="auto" w:fill="auto"/>
                <w:noWrap/>
                <w:vAlign w:val="bottom"/>
                <w:hideMark/>
              </w:tcPr>
            </w:tcPrChange>
          </w:tcPr>
          <w:p w14:paraId="32A0B448"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35</w:t>
            </w:r>
          </w:p>
        </w:tc>
        <w:tc>
          <w:tcPr>
            <w:tcW w:w="1577" w:type="dxa"/>
            <w:gridSpan w:val="2"/>
            <w:tcBorders>
              <w:top w:val="nil"/>
              <w:left w:val="nil"/>
              <w:bottom w:val="nil"/>
              <w:right w:val="nil"/>
            </w:tcBorders>
            <w:shd w:val="clear" w:color="auto" w:fill="auto"/>
            <w:noWrap/>
            <w:vAlign w:val="bottom"/>
            <w:hideMark/>
            <w:tcPrChange w:id="513" w:author="Wesner, Jeff S" w:date="2021-08-10T11:39:00Z">
              <w:tcPr>
                <w:tcW w:w="1577" w:type="dxa"/>
                <w:tcBorders>
                  <w:top w:val="nil"/>
                  <w:left w:val="nil"/>
                  <w:bottom w:val="nil"/>
                  <w:right w:val="nil"/>
                </w:tcBorders>
                <w:shd w:val="clear" w:color="auto" w:fill="auto"/>
                <w:noWrap/>
                <w:vAlign w:val="bottom"/>
                <w:hideMark/>
              </w:tcPr>
            </w:tcPrChange>
          </w:tcPr>
          <w:p w14:paraId="5A30FB1B"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20</w:t>
            </w:r>
          </w:p>
        </w:tc>
      </w:tr>
      <w:tr w:rsidR="00E82CB7" w:rsidRPr="00E82CB7" w14:paraId="683CAC2B" w14:textId="77777777" w:rsidTr="00E82CB7">
        <w:trPr>
          <w:trHeight w:val="300"/>
          <w:trPrChange w:id="514"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15" w:author="Wesner, Jeff S" w:date="2021-08-10T11:39:00Z">
              <w:tcPr>
                <w:tcW w:w="2190" w:type="dxa"/>
                <w:tcBorders>
                  <w:top w:val="nil"/>
                  <w:left w:val="nil"/>
                  <w:bottom w:val="nil"/>
                  <w:right w:val="nil"/>
                </w:tcBorders>
                <w:shd w:val="clear" w:color="auto" w:fill="auto"/>
                <w:noWrap/>
                <w:vAlign w:val="bottom"/>
                <w:hideMark/>
              </w:tcPr>
            </w:tcPrChange>
          </w:tcPr>
          <w:p w14:paraId="342CF1E5"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Formicidae</w:t>
            </w:r>
          </w:p>
        </w:tc>
        <w:tc>
          <w:tcPr>
            <w:tcW w:w="1590" w:type="dxa"/>
            <w:tcBorders>
              <w:top w:val="nil"/>
              <w:left w:val="nil"/>
              <w:bottom w:val="nil"/>
              <w:right w:val="nil"/>
            </w:tcBorders>
            <w:shd w:val="clear" w:color="auto" w:fill="auto"/>
            <w:noWrap/>
            <w:vAlign w:val="bottom"/>
            <w:hideMark/>
            <w:tcPrChange w:id="516" w:author="Wesner, Jeff S" w:date="2021-08-10T11:39:00Z">
              <w:tcPr>
                <w:tcW w:w="893" w:type="dxa"/>
                <w:tcBorders>
                  <w:top w:val="nil"/>
                  <w:left w:val="nil"/>
                  <w:bottom w:val="nil"/>
                  <w:right w:val="nil"/>
                </w:tcBorders>
                <w:shd w:val="clear" w:color="auto" w:fill="auto"/>
                <w:noWrap/>
                <w:vAlign w:val="bottom"/>
                <w:hideMark/>
              </w:tcPr>
            </w:tcPrChange>
          </w:tcPr>
          <w:p w14:paraId="3B48B8B5"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18</w:t>
            </w:r>
          </w:p>
        </w:tc>
        <w:tc>
          <w:tcPr>
            <w:tcW w:w="1577" w:type="dxa"/>
            <w:gridSpan w:val="2"/>
            <w:tcBorders>
              <w:top w:val="nil"/>
              <w:left w:val="nil"/>
              <w:bottom w:val="nil"/>
              <w:right w:val="nil"/>
            </w:tcBorders>
            <w:shd w:val="clear" w:color="auto" w:fill="auto"/>
            <w:noWrap/>
            <w:vAlign w:val="bottom"/>
            <w:hideMark/>
            <w:tcPrChange w:id="517" w:author="Wesner, Jeff S" w:date="2021-08-10T11:39:00Z">
              <w:tcPr>
                <w:tcW w:w="1577" w:type="dxa"/>
                <w:tcBorders>
                  <w:top w:val="nil"/>
                  <w:left w:val="nil"/>
                  <w:bottom w:val="nil"/>
                  <w:right w:val="nil"/>
                </w:tcBorders>
                <w:shd w:val="clear" w:color="auto" w:fill="auto"/>
                <w:noWrap/>
                <w:vAlign w:val="bottom"/>
                <w:hideMark/>
              </w:tcPr>
            </w:tcPrChange>
          </w:tcPr>
          <w:p w14:paraId="6FE2BB69"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19</w:t>
            </w:r>
          </w:p>
        </w:tc>
      </w:tr>
      <w:tr w:rsidR="00E82CB7" w:rsidRPr="00E82CB7" w14:paraId="61F4A290" w14:textId="77777777" w:rsidTr="00E82CB7">
        <w:trPr>
          <w:trHeight w:val="300"/>
          <w:trPrChange w:id="518"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19" w:author="Wesner, Jeff S" w:date="2021-08-10T11:39:00Z">
              <w:tcPr>
                <w:tcW w:w="2190" w:type="dxa"/>
                <w:tcBorders>
                  <w:top w:val="nil"/>
                  <w:left w:val="nil"/>
                  <w:bottom w:val="nil"/>
                  <w:right w:val="nil"/>
                </w:tcBorders>
                <w:shd w:val="clear" w:color="auto" w:fill="auto"/>
                <w:noWrap/>
                <w:vAlign w:val="bottom"/>
                <w:hideMark/>
              </w:tcPr>
            </w:tcPrChange>
          </w:tcPr>
          <w:p w14:paraId="7AA5E5BA"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Carabidae</w:t>
            </w:r>
            <w:proofErr w:type="spellEnd"/>
          </w:p>
        </w:tc>
        <w:tc>
          <w:tcPr>
            <w:tcW w:w="1590" w:type="dxa"/>
            <w:tcBorders>
              <w:top w:val="nil"/>
              <w:left w:val="nil"/>
              <w:bottom w:val="nil"/>
              <w:right w:val="nil"/>
            </w:tcBorders>
            <w:shd w:val="clear" w:color="auto" w:fill="auto"/>
            <w:noWrap/>
            <w:vAlign w:val="bottom"/>
            <w:hideMark/>
            <w:tcPrChange w:id="520" w:author="Wesner, Jeff S" w:date="2021-08-10T11:39:00Z">
              <w:tcPr>
                <w:tcW w:w="893" w:type="dxa"/>
                <w:tcBorders>
                  <w:top w:val="nil"/>
                  <w:left w:val="nil"/>
                  <w:bottom w:val="nil"/>
                  <w:right w:val="nil"/>
                </w:tcBorders>
                <w:shd w:val="clear" w:color="auto" w:fill="auto"/>
                <w:noWrap/>
                <w:vAlign w:val="bottom"/>
                <w:hideMark/>
              </w:tcPr>
            </w:tcPrChange>
          </w:tcPr>
          <w:p w14:paraId="496B174B"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w:t>
            </w:r>
          </w:p>
        </w:tc>
        <w:tc>
          <w:tcPr>
            <w:tcW w:w="1577" w:type="dxa"/>
            <w:gridSpan w:val="2"/>
            <w:tcBorders>
              <w:top w:val="nil"/>
              <w:left w:val="nil"/>
              <w:bottom w:val="nil"/>
              <w:right w:val="nil"/>
            </w:tcBorders>
            <w:shd w:val="clear" w:color="auto" w:fill="auto"/>
            <w:noWrap/>
            <w:vAlign w:val="bottom"/>
            <w:hideMark/>
            <w:tcPrChange w:id="521" w:author="Wesner, Jeff S" w:date="2021-08-10T11:39:00Z">
              <w:tcPr>
                <w:tcW w:w="1577" w:type="dxa"/>
                <w:tcBorders>
                  <w:top w:val="nil"/>
                  <w:left w:val="nil"/>
                  <w:bottom w:val="nil"/>
                  <w:right w:val="nil"/>
                </w:tcBorders>
                <w:shd w:val="clear" w:color="auto" w:fill="auto"/>
                <w:noWrap/>
                <w:vAlign w:val="bottom"/>
                <w:hideMark/>
              </w:tcPr>
            </w:tcPrChange>
          </w:tcPr>
          <w:p w14:paraId="2C696280"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17</w:t>
            </w:r>
          </w:p>
        </w:tc>
      </w:tr>
      <w:tr w:rsidR="00E82CB7" w:rsidRPr="00E82CB7" w14:paraId="38A06A72" w14:textId="77777777" w:rsidTr="00E82CB7">
        <w:trPr>
          <w:trHeight w:val="300"/>
          <w:trPrChange w:id="522"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23" w:author="Wesner, Jeff S" w:date="2021-08-10T11:39:00Z">
              <w:tcPr>
                <w:tcW w:w="2190" w:type="dxa"/>
                <w:tcBorders>
                  <w:top w:val="nil"/>
                  <w:left w:val="nil"/>
                  <w:bottom w:val="nil"/>
                  <w:right w:val="nil"/>
                </w:tcBorders>
                <w:shd w:val="clear" w:color="auto" w:fill="auto"/>
                <w:noWrap/>
                <w:vAlign w:val="bottom"/>
                <w:hideMark/>
              </w:tcPr>
            </w:tcPrChange>
          </w:tcPr>
          <w:p w14:paraId="010D54E5"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Gyrinidae</w:t>
            </w:r>
            <w:proofErr w:type="spellEnd"/>
          </w:p>
        </w:tc>
        <w:tc>
          <w:tcPr>
            <w:tcW w:w="1590" w:type="dxa"/>
            <w:tcBorders>
              <w:top w:val="nil"/>
              <w:left w:val="nil"/>
              <w:bottom w:val="nil"/>
              <w:right w:val="nil"/>
            </w:tcBorders>
            <w:shd w:val="clear" w:color="auto" w:fill="auto"/>
            <w:noWrap/>
            <w:vAlign w:val="bottom"/>
            <w:hideMark/>
            <w:tcPrChange w:id="524" w:author="Wesner, Jeff S" w:date="2021-08-10T11:39:00Z">
              <w:tcPr>
                <w:tcW w:w="893" w:type="dxa"/>
                <w:tcBorders>
                  <w:top w:val="nil"/>
                  <w:left w:val="nil"/>
                  <w:bottom w:val="nil"/>
                  <w:right w:val="nil"/>
                </w:tcBorders>
                <w:shd w:val="clear" w:color="auto" w:fill="auto"/>
                <w:noWrap/>
                <w:vAlign w:val="bottom"/>
                <w:hideMark/>
              </w:tcPr>
            </w:tcPrChange>
          </w:tcPr>
          <w:p w14:paraId="777E7BDA"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w:t>
            </w:r>
          </w:p>
        </w:tc>
        <w:tc>
          <w:tcPr>
            <w:tcW w:w="1577" w:type="dxa"/>
            <w:gridSpan w:val="2"/>
            <w:tcBorders>
              <w:top w:val="nil"/>
              <w:left w:val="nil"/>
              <w:bottom w:val="nil"/>
              <w:right w:val="nil"/>
            </w:tcBorders>
            <w:shd w:val="clear" w:color="auto" w:fill="auto"/>
            <w:noWrap/>
            <w:vAlign w:val="bottom"/>
            <w:hideMark/>
            <w:tcPrChange w:id="525" w:author="Wesner, Jeff S" w:date="2021-08-10T11:39:00Z">
              <w:tcPr>
                <w:tcW w:w="1577" w:type="dxa"/>
                <w:tcBorders>
                  <w:top w:val="nil"/>
                  <w:left w:val="nil"/>
                  <w:bottom w:val="nil"/>
                  <w:right w:val="nil"/>
                </w:tcBorders>
                <w:shd w:val="clear" w:color="auto" w:fill="auto"/>
                <w:noWrap/>
                <w:vAlign w:val="bottom"/>
                <w:hideMark/>
              </w:tcPr>
            </w:tcPrChange>
          </w:tcPr>
          <w:p w14:paraId="4A624FE9"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17</w:t>
            </w:r>
          </w:p>
        </w:tc>
      </w:tr>
      <w:tr w:rsidR="00E82CB7" w:rsidRPr="00E82CB7" w14:paraId="37993C99" w14:textId="77777777" w:rsidTr="00E82CB7">
        <w:trPr>
          <w:trHeight w:val="300"/>
          <w:trPrChange w:id="526"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27" w:author="Wesner, Jeff S" w:date="2021-08-10T11:39:00Z">
              <w:tcPr>
                <w:tcW w:w="2190" w:type="dxa"/>
                <w:tcBorders>
                  <w:top w:val="nil"/>
                  <w:left w:val="nil"/>
                  <w:bottom w:val="nil"/>
                  <w:right w:val="nil"/>
                </w:tcBorders>
                <w:shd w:val="clear" w:color="auto" w:fill="auto"/>
                <w:noWrap/>
                <w:vAlign w:val="bottom"/>
                <w:hideMark/>
              </w:tcPr>
            </w:tcPrChange>
          </w:tcPr>
          <w:p w14:paraId="7D207838"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Arachnid</w:t>
            </w:r>
          </w:p>
        </w:tc>
        <w:tc>
          <w:tcPr>
            <w:tcW w:w="1590" w:type="dxa"/>
            <w:tcBorders>
              <w:top w:val="nil"/>
              <w:left w:val="nil"/>
              <w:bottom w:val="nil"/>
              <w:right w:val="nil"/>
            </w:tcBorders>
            <w:shd w:val="clear" w:color="auto" w:fill="auto"/>
            <w:noWrap/>
            <w:vAlign w:val="bottom"/>
            <w:hideMark/>
            <w:tcPrChange w:id="528" w:author="Wesner, Jeff S" w:date="2021-08-10T11:39:00Z">
              <w:tcPr>
                <w:tcW w:w="893" w:type="dxa"/>
                <w:tcBorders>
                  <w:top w:val="nil"/>
                  <w:left w:val="nil"/>
                  <w:bottom w:val="nil"/>
                  <w:right w:val="nil"/>
                </w:tcBorders>
                <w:shd w:val="clear" w:color="auto" w:fill="auto"/>
                <w:noWrap/>
                <w:vAlign w:val="bottom"/>
                <w:hideMark/>
              </w:tcPr>
            </w:tcPrChange>
          </w:tcPr>
          <w:p w14:paraId="61B0F042"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24</w:t>
            </w:r>
          </w:p>
        </w:tc>
        <w:tc>
          <w:tcPr>
            <w:tcW w:w="1577" w:type="dxa"/>
            <w:gridSpan w:val="2"/>
            <w:tcBorders>
              <w:top w:val="nil"/>
              <w:left w:val="nil"/>
              <w:bottom w:val="nil"/>
              <w:right w:val="nil"/>
            </w:tcBorders>
            <w:shd w:val="clear" w:color="auto" w:fill="auto"/>
            <w:noWrap/>
            <w:vAlign w:val="bottom"/>
            <w:hideMark/>
            <w:tcPrChange w:id="529" w:author="Wesner, Jeff S" w:date="2021-08-10T11:39:00Z">
              <w:tcPr>
                <w:tcW w:w="1577" w:type="dxa"/>
                <w:tcBorders>
                  <w:top w:val="nil"/>
                  <w:left w:val="nil"/>
                  <w:bottom w:val="nil"/>
                  <w:right w:val="nil"/>
                </w:tcBorders>
                <w:shd w:val="clear" w:color="auto" w:fill="auto"/>
                <w:noWrap/>
                <w:vAlign w:val="bottom"/>
                <w:hideMark/>
              </w:tcPr>
            </w:tcPrChange>
          </w:tcPr>
          <w:p w14:paraId="5BFDEDD0"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16</w:t>
            </w:r>
          </w:p>
        </w:tc>
      </w:tr>
      <w:tr w:rsidR="00E82CB7" w:rsidRPr="00E82CB7" w14:paraId="37249B7E" w14:textId="77777777" w:rsidTr="00E82CB7">
        <w:trPr>
          <w:trHeight w:val="300"/>
          <w:trPrChange w:id="530"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31" w:author="Wesner, Jeff S" w:date="2021-08-10T11:39:00Z">
              <w:tcPr>
                <w:tcW w:w="2190" w:type="dxa"/>
                <w:tcBorders>
                  <w:top w:val="nil"/>
                  <w:left w:val="nil"/>
                  <w:bottom w:val="nil"/>
                  <w:right w:val="nil"/>
                </w:tcBorders>
                <w:shd w:val="clear" w:color="auto" w:fill="auto"/>
                <w:noWrap/>
                <w:vAlign w:val="bottom"/>
                <w:hideMark/>
              </w:tcPr>
            </w:tcPrChange>
          </w:tcPr>
          <w:p w14:paraId="0CB692FA"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Cicadellidae</w:t>
            </w:r>
          </w:p>
        </w:tc>
        <w:tc>
          <w:tcPr>
            <w:tcW w:w="1590" w:type="dxa"/>
            <w:tcBorders>
              <w:top w:val="nil"/>
              <w:left w:val="nil"/>
              <w:bottom w:val="nil"/>
              <w:right w:val="nil"/>
            </w:tcBorders>
            <w:shd w:val="clear" w:color="auto" w:fill="auto"/>
            <w:noWrap/>
            <w:vAlign w:val="bottom"/>
            <w:hideMark/>
            <w:tcPrChange w:id="532" w:author="Wesner, Jeff S" w:date="2021-08-10T11:39:00Z">
              <w:tcPr>
                <w:tcW w:w="893" w:type="dxa"/>
                <w:tcBorders>
                  <w:top w:val="nil"/>
                  <w:left w:val="nil"/>
                  <w:bottom w:val="nil"/>
                  <w:right w:val="nil"/>
                </w:tcBorders>
                <w:shd w:val="clear" w:color="auto" w:fill="auto"/>
                <w:noWrap/>
                <w:vAlign w:val="bottom"/>
                <w:hideMark/>
              </w:tcPr>
            </w:tcPrChange>
          </w:tcPr>
          <w:p w14:paraId="533128AE"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22</w:t>
            </w:r>
          </w:p>
        </w:tc>
        <w:tc>
          <w:tcPr>
            <w:tcW w:w="1577" w:type="dxa"/>
            <w:gridSpan w:val="2"/>
            <w:tcBorders>
              <w:top w:val="nil"/>
              <w:left w:val="nil"/>
              <w:bottom w:val="nil"/>
              <w:right w:val="nil"/>
            </w:tcBorders>
            <w:shd w:val="clear" w:color="auto" w:fill="auto"/>
            <w:noWrap/>
            <w:vAlign w:val="bottom"/>
            <w:hideMark/>
            <w:tcPrChange w:id="533" w:author="Wesner, Jeff S" w:date="2021-08-10T11:39:00Z">
              <w:tcPr>
                <w:tcW w:w="1577" w:type="dxa"/>
                <w:tcBorders>
                  <w:top w:val="nil"/>
                  <w:left w:val="nil"/>
                  <w:bottom w:val="nil"/>
                  <w:right w:val="nil"/>
                </w:tcBorders>
                <w:shd w:val="clear" w:color="auto" w:fill="auto"/>
                <w:noWrap/>
                <w:vAlign w:val="bottom"/>
                <w:hideMark/>
              </w:tcPr>
            </w:tcPrChange>
          </w:tcPr>
          <w:p w14:paraId="1FF28D54"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14</w:t>
            </w:r>
          </w:p>
        </w:tc>
      </w:tr>
      <w:tr w:rsidR="00E82CB7" w:rsidRPr="00E82CB7" w14:paraId="7C0A8BB9" w14:textId="77777777" w:rsidTr="00E82CB7">
        <w:trPr>
          <w:trHeight w:val="300"/>
          <w:trPrChange w:id="534"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35" w:author="Wesner, Jeff S" w:date="2021-08-10T11:39:00Z">
              <w:tcPr>
                <w:tcW w:w="2190" w:type="dxa"/>
                <w:tcBorders>
                  <w:top w:val="nil"/>
                  <w:left w:val="nil"/>
                  <w:bottom w:val="nil"/>
                  <w:right w:val="nil"/>
                </w:tcBorders>
                <w:shd w:val="clear" w:color="auto" w:fill="auto"/>
                <w:noWrap/>
                <w:vAlign w:val="bottom"/>
                <w:hideMark/>
              </w:tcPr>
            </w:tcPrChange>
          </w:tcPr>
          <w:p w14:paraId="126E11A9"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Zygoptera</w:t>
            </w:r>
          </w:p>
        </w:tc>
        <w:tc>
          <w:tcPr>
            <w:tcW w:w="1590" w:type="dxa"/>
            <w:tcBorders>
              <w:top w:val="nil"/>
              <w:left w:val="nil"/>
              <w:bottom w:val="nil"/>
              <w:right w:val="nil"/>
            </w:tcBorders>
            <w:shd w:val="clear" w:color="auto" w:fill="auto"/>
            <w:noWrap/>
            <w:vAlign w:val="bottom"/>
            <w:hideMark/>
            <w:tcPrChange w:id="536" w:author="Wesner, Jeff S" w:date="2021-08-10T11:39:00Z">
              <w:tcPr>
                <w:tcW w:w="893" w:type="dxa"/>
                <w:tcBorders>
                  <w:top w:val="nil"/>
                  <w:left w:val="nil"/>
                  <w:bottom w:val="nil"/>
                  <w:right w:val="nil"/>
                </w:tcBorders>
                <w:shd w:val="clear" w:color="auto" w:fill="auto"/>
                <w:noWrap/>
                <w:vAlign w:val="bottom"/>
                <w:hideMark/>
              </w:tcPr>
            </w:tcPrChange>
          </w:tcPr>
          <w:p w14:paraId="23A82E8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9</w:t>
            </w:r>
          </w:p>
        </w:tc>
        <w:tc>
          <w:tcPr>
            <w:tcW w:w="1577" w:type="dxa"/>
            <w:gridSpan w:val="2"/>
            <w:tcBorders>
              <w:top w:val="nil"/>
              <w:left w:val="nil"/>
              <w:bottom w:val="nil"/>
              <w:right w:val="nil"/>
            </w:tcBorders>
            <w:shd w:val="clear" w:color="auto" w:fill="auto"/>
            <w:noWrap/>
            <w:vAlign w:val="bottom"/>
            <w:hideMark/>
            <w:tcPrChange w:id="537" w:author="Wesner, Jeff S" w:date="2021-08-10T11:39:00Z">
              <w:tcPr>
                <w:tcW w:w="1577" w:type="dxa"/>
                <w:tcBorders>
                  <w:top w:val="nil"/>
                  <w:left w:val="nil"/>
                  <w:bottom w:val="nil"/>
                  <w:right w:val="nil"/>
                </w:tcBorders>
                <w:shd w:val="clear" w:color="auto" w:fill="auto"/>
                <w:noWrap/>
                <w:vAlign w:val="bottom"/>
                <w:hideMark/>
              </w:tcPr>
            </w:tcPrChange>
          </w:tcPr>
          <w:p w14:paraId="060EACDF"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13</w:t>
            </w:r>
          </w:p>
        </w:tc>
      </w:tr>
      <w:tr w:rsidR="00E82CB7" w:rsidRPr="00E82CB7" w14:paraId="43C567F2" w14:textId="77777777" w:rsidTr="00E82CB7">
        <w:trPr>
          <w:trHeight w:val="300"/>
          <w:trPrChange w:id="538"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39" w:author="Wesner, Jeff S" w:date="2021-08-10T11:39:00Z">
              <w:tcPr>
                <w:tcW w:w="2190" w:type="dxa"/>
                <w:tcBorders>
                  <w:top w:val="nil"/>
                  <w:left w:val="nil"/>
                  <w:bottom w:val="nil"/>
                  <w:right w:val="nil"/>
                </w:tcBorders>
                <w:shd w:val="clear" w:color="auto" w:fill="auto"/>
                <w:noWrap/>
                <w:vAlign w:val="bottom"/>
                <w:hideMark/>
              </w:tcPr>
            </w:tcPrChange>
          </w:tcPr>
          <w:p w14:paraId="3B9F388F"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Parasite</w:t>
            </w:r>
          </w:p>
        </w:tc>
        <w:tc>
          <w:tcPr>
            <w:tcW w:w="1590" w:type="dxa"/>
            <w:tcBorders>
              <w:top w:val="nil"/>
              <w:left w:val="nil"/>
              <w:bottom w:val="nil"/>
              <w:right w:val="nil"/>
            </w:tcBorders>
            <w:shd w:val="clear" w:color="auto" w:fill="auto"/>
            <w:noWrap/>
            <w:vAlign w:val="bottom"/>
            <w:hideMark/>
            <w:tcPrChange w:id="540" w:author="Wesner, Jeff S" w:date="2021-08-10T11:39:00Z">
              <w:tcPr>
                <w:tcW w:w="893" w:type="dxa"/>
                <w:tcBorders>
                  <w:top w:val="nil"/>
                  <w:left w:val="nil"/>
                  <w:bottom w:val="nil"/>
                  <w:right w:val="nil"/>
                </w:tcBorders>
                <w:shd w:val="clear" w:color="auto" w:fill="auto"/>
                <w:noWrap/>
                <w:vAlign w:val="bottom"/>
                <w:hideMark/>
              </w:tcPr>
            </w:tcPrChange>
          </w:tcPr>
          <w:p w14:paraId="6649A5A1"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15</w:t>
            </w:r>
          </w:p>
        </w:tc>
        <w:tc>
          <w:tcPr>
            <w:tcW w:w="1577" w:type="dxa"/>
            <w:gridSpan w:val="2"/>
            <w:tcBorders>
              <w:top w:val="nil"/>
              <w:left w:val="nil"/>
              <w:bottom w:val="nil"/>
              <w:right w:val="nil"/>
            </w:tcBorders>
            <w:shd w:val="clear" w:color="auto" w:fill="auto"/>
            <w:noWrap/>
            <w:vAlign w:val="bottom"/>
            <w:hideMark/>
            <w:tcPrChange w:id="541" w:author="Wesner, Jeff S" w:date="2021-08-10T11:39:00Z">
              <w:tcPr>
                <w:tcW w:w="1577" w:type="dxa"/>
                <w:tcBorders>
                  <w:top w:val="nil"/>
                  <w:left w:val="nil"/>
                  <w:bottom w:val="nil"/>
                  <w:right w:val="nil"/>
                </w:tcBorders>
                <w:shd w:val="clear" w:color="auto" w:fill="auto"/>
                <w:noWrap/>
                <w:vAlign w:val="bottom"/>
                <w:hideMark/>
              </w:tcPr>
            </w:tcPrChange>
          </w:tcPr>
          <w:p w14:paraId="32640FF8"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12</w:t>
            </w:r>
          </w:p>
        </w:tc>
      </w:tr>
      <w:tr w:rsidR="00E82CB7" w:rsidRPr="00E82CB7" w14:paraId="771C4F04" w14:textId="77777777" w:rsidTr="00E82CB7">
        <w:trPr>
          <w:trHeight w:val="300"/>
          <w:trPrChange w:id="542"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43" w:author="Wesner, Jeff S" w:date="2021-08-10T11:39:00Z">
              <w:tcPr>
                <w:tcW w:w="2190" w:type="dxa"/>
                <w:tcBorders>
                  <w:top w:val="nil"/>
                  <w:left w:val="nil"/>
                  <w:bottom w:val="nil"/>
                  <w:right w:val="nil"/>
                </w:tcBorders>
                <w:shd w:val="clear" w:color="auto" w:fill="auto"/>
                <w:noWrap/>
                <w:vAlign w:val="bottom"/>
                <w:hideMark/>
              </w:tcPr>
            </w:tcPrChange>
          </w:tcPr>
          <w:p w14:paraId="07319A5D"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Fish</w:t>
            </w:r>
          </w:p>
        </w:tc>
        <w:tc>
          <w:tcPr>
            <w:tcW w:w="1590" w:type="dxa"/>
            <w:tcBorders>
              <w:top w:val="nil"/>
              <w:left w:val="nil"/>
              <w:bottom w:val="nil"/>
              <w:right w:val="nil"/>
            </w:tcBorders>
            <w:shd w:val="clear" w:color="auto" w:fill="auto"/>
            <w:noWrap/>
            <w:vAlign w:val="bottom"/>
            <w:hideMark/>
            <w:tcPrChange w:id="544" w:author="Wesner, Jeff S" w:date="2021-08-10T11:39:00Z">
              <w:tcPr>
                <w:tcW w:w="893" w:type="dxa"/>
                <w:tcBorders>
                  <w:top w:val="nil"/>
                  <w:left w:val="nil"/>
                  <w:bottom w:val="nil"/>
                  <w:right w:val="nil"/>
                </w:tcBorders>
                <w:shd w:val="clear" w:color="auto" w:fill="auto"/>
                <w:noWrap/>
                <w:vAlign w:val="bottom"/>
                <w:hideMark/>
              </w:tcPr>
            </w:tcPrChange>
          </w:tcPr>
          <w:p w14:paraId="14FBA766"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13</w:t>
            </w:r>
          </w:p>
        </w:tc>
        <w:tc>
          <w:tcPr>
            <w:tcW w:w="1577" w:type="dxa"/>
            <w:gridSpan w:val="2"/>
            <w:tcBorders>
              <w:top w:val="nil"/>
              <w:left w:val="nil"/>
              <w:bottom w:val="nil"/>
              <w:right w:val="nil"/>
            </w:tcBorders>
            <w:shd w:val="clear" w:color="auto" w:fill="auto"/>
            <w:noWrap/>
            <w:vAlign w:val="bottom"/>
            <w:hideMark/>
            <w:tcPrChange w:id="545" w:author="Wesner, Jeff S" w:date="2021-08-10T11:39:00Z">
              <w:tcPr>
                <w:tcW w:w="1577" w:type="dxa"/>
                <w:tcBorders>
                  <w:top w:val="nil"/>
                  <w:left w:val="nil"/>
                  <w:bottom w:val="nil"/>
                  <w:right w:val="nil"/>
                </w:tcBorders>
                <w:shd w:val="clear" w:color="auto" w:fill="auto"/>
                <w:noWrap/>
                <w:vAlign w:val="bottom"/>
                <w:hideMark/>
              </w:tcPr>
            </w:tcPrChange>
          </w:tcPr>
          <w:p w14:paraId="15519DB8"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10</w:t>
            </w:r>
          </w:p>
        </w:tc>
      </w:tr>
      <w:tr w:rsidR="00E82CB7" w:rsidRPr="00E82CB7" w14:paraId="47A484F3" w14:textId="77777777" w:rsidTr="00E82CB7">
        <w:trPr>
          <w:trHeight w:val="300"/>
          <w:trPrChange w:id="546"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47" w:author="Wesner, Jeff S" w:date="2021-08-10T11:39:00Z">
              <w:tcPr>
                <w:tcW w:w="2190" w:type="dxa"/>
                <w:tcBorders>
                  <w:top w:val="nil"/>
                  <w:left w:val="nil"/>
                  <w:bottom w:val="nil"/>
                  <w:right w:val="nil"/>
                </w:tcBorders>
                <w:shd w:val="clear" w:color="auto" w:fill="auto"/>
                <w:noWrap/>
                <w:vAlign w:val="bottom"/>
                <w:hideMark/>
              </w:tcPr>
            </w:tcPrChange>
          </w:tcPr>
          <w:p w14:paraId="14104EFB"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Worm</w:t>
            </w:r>
          </w:p>
        </w:tc>
        <w:tc>
          <w:tcPr>
            <w:tcW w:w="1590" w:type="dxa"/>
            <w:tcBorders>
              <w:top w:val="nil"/>
              <w:left w:val="nil"/>
              <w:bottom w:val="nil"/>
              <w:right w:val="nil"/>
            </w:tcBorders>
            <w:shd w:val="clear" w:color="auto" w:fill="auto"/>
            <w:noWrap/>
            <w:vAlign w:val="bottom"/>
            <w:hideMark/>
            <w:tcPrChange w:id="548" w:author="Wesner, Jeff S" w:date="2021-08-10T11:39:00Z">
              <w:tcPr>
                <w:tcW w:w="893" w:type="dxa"/>
                <w:tcBorders>
                  <w:top w:val="nil"/>
                  <w:left w:val="nil"/>
                  <w:bottom w:val="nil"/>
                  <w:right w:val="nil"/>
                </w:tcBorders>
                <w:shd w:val="clear" w:color="auto" w:fill="auto"/>
                <w:noWrap/>
                <w:vAlign w:val="bottom"/>
                <w:hideMark/>
              </w:tcPr>
            </w:tcPrChange>
          </w:tcPr>
          <w:p w14:paraId="50B2B6D8"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13</w:t>
            </w:r>
          </w:p>
        </w:tc>
        <w:tc>
          <w:tcPr>
            <w:tcW w:w="1577" w:type="dxa"/>
            <w:gridSpan w:val="2"/>
            <w:tcBorders>
              <w:top w:val="nil"/>
              <w:left w:val="nil"/>
              <w:bottom w:val="nil"/>
              <w:right w:val="nil"/>
            </w:tcBorders>
            <w:shd w:val="clear" w:color="auto" w:fill="auto"/>
            <w:noWrap/>
            <w:vAlign w:val="bottom"/>
            <w:hideMark/>
            <w:tcPrChange w:id="549" w:author="Wesner, Jeff S" w:date="2021-08-10T11:39:00Z">
              <w:tcPr>
                <w:tcW w:w="1577" w:type="dxa"/>
                <w:tcBorders>
                  <w:top w:val="nil"/>
                  <w:left w:val="nil"/>
                  <w:bottom w:val="nil"/>
                  <w:right w:val="nil"/>
                </w:tcBorders>
                <w:shd w:val="clear" w:color="auto" w:fill="auto"/>
                <w:noWrap/>
                <w:vAlign w:val="bottom"/>
                <w:hideMark/>
              </w:tcPr>
            </w:tcPrChange>
          </w:tcPr>
          <w:p w14:paraId="731D5721"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10</w:t>
            </w:r>
          </w:p>
        </w:tc>
      </w:tr>
      <w:tr w:rsidR="00E82CB7" w:rsidRPr="00E82CB7" w14:paraId="534A1064" w14:textId="77777777" w:rsidTr="00E82CB7">
        <w:trPr>
          <w:trHeight w:val="300"/>
          <w:trPrChange w:id="550"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51" w:author="Wesner, Jeff S" w:date="2021-08-10T11:39:00Z">
              <w:tcPr>
                <w:tcW w:w="2190" w:type="dxa"/>
                <w:tcBorders>
                  <w:top w:val="nil"/>
                  <w:left w:val="nil"/>
                  <w:bottom w:val="nil"/>
                  <w:right w:val="nil"/>
                </w:tcBorders>
                <w:shd w:val="clear" w:color="auto" w:fill="auto"/>
                <w:noWrap/>
                <w:vAlign w:val="bottom"/>
                <w:hideMark/>
              </w:tcPr>
            </w:tcPrChange>
          </w:tcPr>
          <w:p w14:paraId="0D8D30C7"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Culicidae</w:t>
            </w:r>
          </w:p>
        </w:tc>
        <w:tc>
          <w:tcPr>
            <w:tcW w:w="1590" w:type="dxa"/>
            <w:tcBorders>
              <w:top w:val="nil"/>
              <w:left w:val="nil"/>
              <w:bottom w:val="nil"/>
              <w:right w:val="nil"/>
            </w:tcBorders>
            <w:shd w:val="clear" w:color="auto" w:fill="auto"/>
            <w:noWrap/>
            <w:vAlign w:val="bottom"/>
            <w:hideMark/>
            <w:tcPrChange w:id="552" w:author="Wesner, Jeff S" w:date="2021-08-10T11:39:00Z">
              <w:tcPr>
                <w:tcW w:w="893" w:type="dxa"/>
                <w:tcBorders>
                  <w:top w:val="nil"/>
                  <w:left w:val="nil"/>
                  <w:bottom w:val="nil"/>
                  <w:right w:val="nil"/>
                </w:tcBorders>
                <w:shd w:val="clear" w:color="auto" w:fill="auto"/>
                <w:noWrap/>
                <w:vAlign w:val="bottom"/>
                <w:hideMark/>
              </w:tcPr>
            </w:tcPrChange>
          </w:tcPr>
          <w:p w14:paraId="7C94F53E"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14</w:t>
            </w:r>
          </w:p>
        </w:tc>
        <w:tc>
          <w:tcPr>
            <w:tcW w:w="1577" w:type="dxa"/>
            <w:gridSpan w:val="2"/>
            <w:tcBorders>
              <w:top w:val="nil"/>
              <w:left w:val="nil"/>
              <w:bottom w:val="nil"/>
              <w:right w:val="nil"/>
            </w:tcBorders>
            <w:shd w:val="clear" w:color="auto" w:fill="auto"/>
            <w:noWrap/>
            <w:vAlign w:val="bottom"/>
            <w:hideMark/>
            <w:tcPrChange w:id="553" w:author="Wesner, Jeff S" w:date="2021-08-10T11:39:00Z">
              <w:tcPr>
                <w:tcW w:w="1577" w:type="dxa"/>
                <w:tcBorders>
                  <w:top w:val="nil"/>
                  <w:left w:val="nil"/>
                  <w:bottom w:val="nil"/>
                  <w:right w:val="nil"/>
                </w:tcBorders>
                <w:shd w:val="clear" w:color="auto" w:fill="auto"/>
                <w:noWrap/>
                <w:vAlign w:val="bottom"/>
                <w:hideMark/>
              </w:tcPr>
            </w:tcPrChange>
          </w:tcPr>
          <w:p w14:paraId="79913924"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9</w:t>
            </w:r>
          </w:p>
        </w:tc>
      </w:tr>
      <w:tr w:rsidR="00E82CB7" w:rsidRPr="00E82CB7" w14:paraId="35C3FEFA" w14:textId="77777777" w:rsidTr="00E82CB7">
        <w:trPr>
          <w:trHeight w:val="300"/>
          <w:trPrChange w:id="554"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55" w:author="Wesner, Jeff S" w:date="2021-08-10T11:39:00Z">
              <w:tcPr>
                <w:tcW w:w="2190" w:type="dxa"/>
                <w:tcBorders>
                  <w:top w:val="nil"/>
                  <w:left w:val="nil"/>
                  <w:bottom w:val="nil"/>
                  <w:right w:val="nil"/>
                </w:tcBorders>
                <w:shd w:val="clear" w:color="auto" w:fill="auto"/>
                <w:noWrap/>
                <w:vAlign w:val="bottom"/>
                <w:hideMark/>
              </w:tcPr>
            </w:tcPrChange>
          </w:tcPr>
          <w:p w14:paraId="5B639EF9"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Copepoda</w:t>
            </w:r>
            <w:proofErr w:type="spellEnd"/>
          </w:p>
        </w:tc>
        <w:tc>
          <w:tcPr>
            <w:tcW w:w="1590" w:type="dxa"/>
            <w:tcBorders>
              <w:top w:val="nil"/>
              <w:left w:val="nil"/>
              <w:bottom w:val="nil"/>
              <w:right w:val="nil"/>
            </w:tcBorders>
            <w:shd w:val="clear" w:color="auto" w:fill="auto"/>
            <w:noWrap/>
            <w:vAlign w:val="bottom"/>
            <w:hideMark/>
            <w:tcPrChange w:id="556" w:author="Wesner, Jeff S" w:date="2021-08-10T11:39:00Z">
              <w:tcPr>
                <w:tcW w:w="893" w:type="dxa"/>
                <w:tcBorders>
                  <w:top w:val="nil"/>
                  <w:left w:val="nil"/>
                  <w:bottom w:val="nil"/>
                  <w:right w:val="nil"/>
                </w:tcBorders>
                <w:shd w:val="clear" w:color="auto" w:fill="auto"/>
                <w:noWrap/>
                <w:vAlign w:val="bottom"/>
                <w:hideMark/>
              </w:tcPr>
            </w:tcPrChange>
          </w:tcPr>
          <w:p w14:paraId="17D69DB6"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11</w:t>
            </w:r>
          </w:p>
        </w:tc>
        <w:tc>
          <w:tcPr>
            <w:tcW w:w="1577" w:type="dxa"/>
            <w:gridSpan w:val="2"/>
            <w:tcBorders>
              <w:top w:val="nil"/>
              <w:left w:val="nil"/>
              <w:bottom w:val="nil"/>
              <w:right w:val="nil"/>
            </w:tcBorders>
            <w:shd w:val="clear" w:color="auto" w:fill="auto"/>
            <w:noWrap/>
            <w:vAlign w:val="bottom"/>
            <w:hideMark/>
            <w:tcPrChange w:id="557" w:author="Wesner, Jeff S" w:date="2021-08-10T11:39:00Z">
              <w:tcPr>
                <w:tcW w:w="1577" w:type="dxa"/>
                <w:tcBorders>
                  <w:top w:val="nil"/>
                  <w:left w:val="nil"/>
                  <w:bottom w:val="nil"/>
                  <w:right w:val="nil"/>
                </w:tcBorders>
                <w:shd w:val="clear" w:color="auto" w:fill="auto"/>
                <w:noWrap/>
                <w:vAlign w:val="bottom"/>
                <w:hideMark/>
              </w:tcPr>
            </w:tcPrChange>
          </w:tcPr>
          <w:p w14:paraId="1F6D0E22"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8</w:t>
            </w:r>
          </w:p>
        </w:tc>
      </w:tr>
      <w:tr w:rsidR="00E82CB7" w:rsidRPr="00E82CB7" w14:paraId="6C033B50" w14:textId="77777777" w:rsidTr="00E82CB7">
        <w:trPr>
          <w:trHeight w:val="300"/>
          <w:trPrChange w:id="558"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59" w:author="Wesner, Jeff S" w:date="2021-08-10T11:39:00Z">
              <w:tcPr>
                <w:tcW w:w="2190" w:type="dxa"/>
                <w:tcBorders>
                  <w:top w:val="nil"/>
                  <w:left w:val="nil"/>
                  <w:bottom w:val="nil"/>
                  <w:right w:val="nil"/>
                </w:tcBorders>
                <w:shd w:val="clear" w:color="auto" w:fill="auto"/>
                <w:noWrap/>
                <w:vAlign w:val="bottom"/>
                <w:hideMark/>
              </w:tcPr>
            </w:tcPrChange>
          </w:tcPr>
          <w:p w14:paraId="3B198161"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Haliplidae</w:t>
            </w:r>
            <w:proofErr w:type="spellEnd"/>
          </w:p>
        </w:tc>
        <w:tc>
          <w:tcPr>
            <w:tcW w:w="1590" w:type="dxa"/>
            <w:tcBorders>
              <w:top w:val="nil"/>
              <w:left w:val="nil"/>
              <w:bottom w:val="nil"/>
              <w:right w:val="nil"/>
            </w:tcBorders>
            <w:shd w:val="clear" w:color="auto" w:fill="auto"/>
            <w:noWrap/>
            <w:vAlign w:val="bottom"/>
            <w:hideMark/>
            <w:tcPrChange w:id="560" w:author="Wesner, Jeff S" w:date="2021-08-10T11:39:00Z">
              <w:tcPr>
                <w:tcW w:w="893" w:type="dxa"/>
                <w:tcBorders>
                  <w:top w:val="nil"/>
                  <w:left w:val="nil"/>
                  <w:bottom w:val="nil"/>
                  <w:right w:val="nil"/>
                </w:tcBorders>
                <w:shd w:val="clear" w:color="auto" w:fill="auto"/>
                <w:noWrap/>
                <w:vAlign w:val="bottom"/>
                <w:hideMark/>
              </w:tcPr>
            </w:tcPrChange>
          </w:tcPr>
          <w:p w14:paraId="5C8547CB"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c>
          <w:tcPr>
            <w:tcW w:w="1577" w:type="dxa"/>
            <w:gridSpan w:val="2"/>
            <w:tcBorders>
              <w:top w:val="nil"/>
              <w:left w:val="nil"/>
              <w:bottom w:val="nil"/>
              <w:right w:val="nil"/>
            </w:tcBorders>
            <w:shd w:val="clear" w:color="auto" w:fill="auto"/>
            <w:noWrap/>
            <w:vAlign w:val="bottom"/>
            <w:hideMark/>
            <w:tcPrChange w:id="561" w:author="Wesner, Jeff S" w:date="2021-08-10T11:39:00Z">
              <w:tcPr>
                <w:tcW w:w="1577" w:type="dxa"/>
                <w:tcBorders>
                  <w:top w:val="nil"/>
                  <w:left w:val="nil"/>
                  <w:bottom w:val="nil"/>
                  <w:right w:val="nil"/>
                </w:tcBorders>
                <w:shd w:val="clear" w:color="auto" w:fill="auto"/>
                <w:noWrap/>
                <w:vAlign w:val="bottom"/>
                <w:hideMark/>
              </w:tcPr>
            </w:tcPrChange>
          </w:tcPr>
          <w:p w14:paraId="0020239F"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8</w:t>
            </w:r>
          </w:p>
        </w:tc>
      </w:tr>
      <w:tr w:rsidR="00E82CB7" w:rsidRPr="00E82CB7" w14:paraId="5BB9AF01" w14:textId="77777777" w:rsidTr="00E82CB7">
        <w:trPr>
          <w:trHeight w:val="300"/>
          <w:trPrChange w:id="562"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63" w:author="Wesner, Jeff S" w:date="2021-08-10T11:39:00Z">
              <w:tcPr>
                <w:tcW w:w="2190" w:type="dxa"/>
                <w:tcBorders>
                  <w:top w:val="nil"/>
                  <w:left w:val="nil"/>
                  <w:bottom w:val="nil"/>
                  <w:right w:val="nil"/>
                </w:tcBorders>
                <w:shd w:val="clear" w:color="auto" w:fill="auto"/>
                <w:noWrap/>
                <w:vAlign w:val="bottom"/>
                <w:hideMark/>
              </w:tcPr>
            </w:tcPrChange>
          </w:tcPr>
          <w:p w14:paraId="530760E0"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Snail</w:t>
            </w:r>
          </w:p>
        </w:tc>
        <w:tc>
          <w:tcPr>
            <w:tcW w:w="1590" w:type="dxa"/>
            <w:tcBorders>
              <w:top w:val="nil"/>
              <w:left w:val="nil"/>
              <w:bottom w:val="nil"/>
              <w:right w:val="nil"/>
            </w:tcBorders>
            <w:shd w:val="clear" w:color="auto" w:fill="auto"/>
            <w:noWrap/>
            <w:vAlign w:val="bottom"/>
            <w:hideMark/>
            <w:tcPrChange w:id="564" w:author="Wesner, Jeff S" w:date="2021-08-10T11:39:00Z">
              <w:tcPr>
                <w:tcW w:w="893" w:type="dxa"/>
                <w:tcBorders>
                  <w:top w:val="nil"/>
                  <w:left w:val="nil"/>
                  <w:bottom w:val="nil"/>
                  <w:right w:val="nil"/>
                </w:tcBorders>
                <w:shd w:val="clear" w:color="auto" w:fill="auto"/>
                <w:noWrap/>
                <w:vAlign w:val="bottom"/>
                <w:hideMark/>
              </w:tcPr>
            </w:tcPrChange>
          </w:tcPr>
          <w:p w14:paraId="5D1C607E"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13</w:t>
            </w:r>
          </w:p>
        </w:tc>
        <w:tc>
          <w:tcPr>
            <w:tcW w:w="1577" w:type="dxa"/>
            <w:gridSpan w:val="2"/>
            <w:tcBorders>
              <w:top w:val="nil"/>
              <w:left w:val="nil"/>
              <w:bottom w:val="nil"/>
              <w:right w:val="nil"/>
            </w:tcBorders>
            <w:shd w:val="clear" w:color="auto" w:fill="auto"/>
            <w:noWrap/>
            <w:vAlign w:val="bottom"/>
            <w:hideMark/>
            <w:tcPrChange w:id="565" w:author="Wesner, Jeff S" w:date="2021-08-10T11:39:00Z">
              <w:tcPr>
                <w:tcW w:w="1577" w:type="dxa"/>
                <w:tcBorders>
                  <w:top w:val="nil"/>
                  <w:left w:val="nil"/>
                  <w:bottom w:val="nil"/>
                  <w:right w:val="nil"/>
                </w:tcBorders>
                <w:shd w:val="clear" w:color="auto" w:fill="auto"/>
                <w:noWrap/>
                <w:vAlign w:val="bottom"/>
                <w:hideMark/>
              </w:tcPr>
            </w:tcPrChange>
          </w:tcPr>
          <w:p w14:paraId="24AEA9E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7</w:t>
            </w:r>
          </w:p>
        </w:tc>
      </w:tr>
      <w:tr w:rsidR="00E82CB7" w:rsidRPr="00E82CB7" w14:paraId="334E1C5B" w14:textId="77777777" w:rsidTr="00E82CB7">
        <w:trPr>
          <w:trHeight w:val="300"/>
          <w:trPrChange w:id="566"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67" w:author="Wesner, Jeff S" w:date="2021-08-10T11:39:00Z">
              <w:tcPr>
                <w:tcW w:w="2190" w:type="dxa"/>
                <w:tcBorders>
                  <w:top w:val="nil"/>
                  <w:left w:val="nil"/>
                  <w:bottom w:val="nil"/>
                  <w:right w:val="nil"/>
                </w:tcBorders>
                <w:shd w:val="clear" w:color="auto" w:fill="auto"/>
                <w:noWrap/>
                <w:vAlign w:val="bottom"/>
                <w:hideMark/>
              </w:tcPr>
            </w:tcPrChange>
          </w:tcPr>
          <w:p w14:paraId="7D7BA542"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Spider</w:t>
            </w:r>
          </w:p>
        </w:tc>
        <w:tc>
          <w:tcPr>
            <w:tcW w:w="1590" w:type="dxa"/>
            <w:tcBorders>
              <w:top w:val="nil"/>
              <w:left w:val="nil"/>
              <w:bottom w:val="nil"/>
              <w:right w:val="nil"/>
            </w:tcBorders>
            <w:shd w:val="clear" w:color="auto" w:fill="auto"/>
            <w:noWrap/>
            <w:vAlign w:val="bottom"/>
            <w:hideMark/>
            <w:tcPrChange w:id="568" w:author="Wesner, Jeff S" w:date="2021-08-10T11:39:00Z">
              <w:tcPr>
                <w:tcW w:w="893" w:type="dxa"/>
                <w:tcBorders>
                  <w:top w:val="nil"/>
                  <w:left w:val="nil"/>
                  <w:bottom w:val="nil"/>
                  <w:right w:val="nil"/>
                </w:tcBorders>
                <w:shd w:val="clear" w:color="auto" w:fill="auto"/>
                <w:noWrap/>
                <w:vAlign w:val="bottom"/>
                <w:hideMark/>
              </w:tcPr>
            </w:tcPrChange>
          </w:tcPr>
          <w:p w14:paraId="0B7FC466"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11</w:t>
            </w:r>
          </w:p>
        </w:tc>
        <w:tc>
          <w:tcPr>
            <w:tcW w:w="1577" w:type="dxa"/>
            <w:gridSpan w:val="2"/>
            <w:tcBorders>
              <w:top w:val="nil"/>
              <w:left w:val="nil"/>
              <w:bottom w:val="nil"/>
              <w:right w:val="nil"/>
            </w:tcBorders>
            <w:shd w:val="clear" w:color="auto" w:fill="auto"/>
            <w:noWrap/>
            <w:vAlign w:val="bottom"/>
            <w:hideMark/>
            <w:tcPrChange w:id="569" w:author="Wesner, Jeff S" w:date="2021-08-10T11:39:00Z">
              <w:tcPr>
                <w:tcW w:w="1577" w:type="dxa"/>
                <w:tcBorders>
                  <w:top w:val="nil"/>
                  <w:left w:val="nil"/>
                  <w:bottom w:val="nil"/>
                  <w:right w:val="nil"/>
                </w:tcBorders>
                <w:shd w:val="clear" w:color="auto" w:fill="auto"/>
                <w:noWrap/>
                <w:vAlign w:val="bottom"/>
                <w:hideMark/>
              </w:tcPr>
            </w:tcPrChange>
          </w:tcPr>
          <w:p w14:paraId="3F9E346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7</w:t>
            </w:r>
          </w:p>
        </w:tc>
      </w:tr>
      <w:tr w:rsidR="00E82CB7" w:rsidRPr="00E82CB7" w14:paraId="27A85A0C" w14:textId="77777777" w:rsidTr="00E82CB7">
        <w:trPr>
          <w:trHeight w:val="300"/>
          <w:trPrChange w:id="570"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71" w:author="Wesner, Jeff S" w:date="2021-08-10T11:39:00Z">
              <w:tcPr>
                <w:tcW w:w="2190" w:type="dxa"/>
                <w:tcBorders>
                  <w:top w:val="nil"/>
                  <w:left w:val="nil"/>
                  <w:bottom w:val="nil"/>
                  <w:right w:val="nil"/>
                </w:tcBorders>
                <w:shd w:val="clear" w:color="auto" w:fill="auto"/>
                <w:noWrap/>
                <w:vAlign w:val="bottom"/>
                <w:hideMark/>
              </w:tcPr>
            </w:tcPrChange>
          </w:tcPr>
          <w:p w14:paraId="56A291F8"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Isopoda</w:t>
            </w:r>
          </w:p>
        </w:tc>
        <w:tc>
          <w:tcPr>
            <w:tcW w:w="1590" w:type="dxa"/>
            <w:tcBorders>
              <w:top w:val="nil"/>
              <w:left w:val="nil"/>
              <w:bottom w:val="nil"/>
              <w:right w:val="nil"/>
            </w:tcBorders>
            <w:shd w:val="clear" w:color="auto" w:fill="auto"/>
            <w:noWrap/>
            <w:vAlign w:val="bottom"/>
            <w:hideMark/>
            <w:tcPrChange w:id="572" w:author="Wesner, Jeff S" w:date="2021-08-10T11:39:00Z">
              <w:tcPr>
                <w:tcW w:w="893" w:type="dxa"/>
                <w:tcBorders>
                  <w:top w:val="nil"/>
                  <w:left w:val="nil"/>
                  <w:bottom w:val="nil"/>
                  <w:right w:val="nil"/>
                </w:tcBorders>
                <w:shd w:val="clear" w:color="auto" w:fill="auto"/>
                <w:noWrap/>
                <w:vAlign w:val="bottom"/>
                <w:hideMark/>
              </w:tcPr>
            </w:tcPrChange>
          </w:tcPr>
          <w:p w14:paraId="35C6B8C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7</w:t>
            </w:r>
          </w:p>
        </w:tc>
        <w:tc>
          <w:tcPr>
            <w:tcW w:w="1577" w:type="dxa"/>
            <w:gridSpan w:val="2"/>
            <w:tcBorders>
              <w:top w:val="nil"/>
              <w:left w:val="nil"/>
              <w:bottom w:val="nil"/>
              <w:right w:val="nil"/>
            </w:tcBorders>
            <w:shd w:val="clear" w:color="auto" w:fill="auto"/>
            <w:noWrap/>
            <w:vAlign w:val="bottom"/>
            <w:hideMark/>
            <w:tcPrChange w:id="573" w:author="Wesner, Jeff S" w:date="2021-08-10T11:39:00Z">
              <w:tcPr>
                <w:tcW w:w="1577" w:type="dxa"/>
                <w:tcBorders>
                  <w:top w:val="nil"/>
                  <w:left w:val="nil"/>
                  <w:bottom w:val="nil"/>
                  <w:right w:val="nil"/>
                </w:tcBorders>
                <w:shd w:val="clear" w:color="auto" w:fill="auto"/>
                <w:noWrap/>
                <w:vAlign w:val="bottom"/>
                <w:hideMark/>
              </w:tcPr>
            </w:tcPrChange>
          </w:tcPr>
          <w:p w14:paraId="23AC64EB"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5</w:t>
            </w:r>
          </w:p>
        </w:tc>
      </w:tr>
      <w:tr w:rsidR="00E82CB7" w:rsidRPr="00E82CB7" w14:paraId="37AA5B4E" w14:textId="77777777" w:rsidTr="00E82CB7">
        <w:trPr>
          <w:trHeight w:val="300"/>
          <w:trPrChange w:id="574"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75" w:author="Wesner, Jeff S" w:date="2021-08-10T11:39:00Z">
              <w:tcPr>
                <w:tcW w:w="2190" w:type="dxa"/>
                <w:tcBorders>
                  <w:top w:val="nil"/>
                  <w:left w:val="nil"/>
                  <w:bottom w:val="nil"/>
                  <w:right w:val="nil"/>
                </w:tcBorders>
                <w:shd w:val="clear" w:color="auto" w:fill="auto"/>
                <w:noWrap/>
                <w:vAlign w:val="bottom"/>
                <w:hideMark/>
              </w:tcPr>
            </w:tcPrChange>
          </w:tcPr>
          <w:p w14:paraId="00934D90"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Lepidoptera</w:t>
            </w:r>
          </w:p>
        </w:tc>
        <w:tc>
          <w:tcPr>
            <w:tcW w:w="1590" w:type="dxa"/>
            <w:tcBorders>
              <w:top w:val="nil"/>
              <w:left w:val="nil"/>
              <w:bottom w:val="nil"/>
              <w:right w:val="nil"/>
            </w:tcBorders>
            <w:shd w:val="clear" w:color="auto" w:fill="auto"/>
            <w:noWrap/>
            <w:vAlign w:val="bottom"/>
            <w:hideMark/>
            <w:tcPrChange w:id="576" w:author="Wesner, Jeff S" w:date="2021-08-10T11:39:00Z">
              <w:tcPr>
                <w:tcW w:w="893" w:type="dxa"/>
                <w:tcBorders>
                  <w:top w:val="nil"/>
                  <w:left w:val="nil"/>
                  <w:bottom w:val="nil"/>
                  <w:right w:val="nil"/>
                </w:tcBorders>
                <w:shd w:val="clear" w:color="auto" w:fill="auto"/>
                <w:noWrap/>
                <w:vAlign w:val="bottom"/>
                <w:hideMark/>
              </w:tcPr>
            </w:tcPrChange>
          </w:tcPr>
          <w:p w14:paraId="2E134091"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8</w:t>
            </w:r>
          </w:p>
        </w:tc>
        <w:tc>
          <w:tcPr>
            <w:tcW w:w="1577" w:type="dxa"/>
            <w:gridSpan w:val="2"/>
            <w:tcBorders>
              <w:top w:val="nil"/>
              <w:left w:val="nil"/>
              <w:bottom w:val="nil"/>
              <w:right w:val="nil"/>
            </w:tcBorders>
            <w:shd w:val="clear" w:color="auto" w:fill="auto"/>
            <w:noWrap/>
            <w:vAlign w:val="bottom"/>
            <w:hideMark/>
            <w:tcPrChange w:id="577" w:author="Wesner, Jeff S" w:date="2021-08-10T11:39:00Z">
              <w:tcPr>
                <w:tcW w:w="1577" w:type="dxa"/>
                <w:tcBorders>
                  <w:top w:val="nil"/>
                  <w:left w:val="nil"/>
                  <w:bottom w:val="nil"/>
                  <w:right w:val="nil"/>
                </w:tcBorders>
                <w:shd w:val="clear" w:color="auto" w:fill="auto"/>
                <w:noWrap/>
                <w:vAlign w:val="bottom"/>
                <w:hideMark/>
              </w:tcPr>
            </w:tcPrChange>
          </w:tcPr>
          <w:p w14:paraId="33A0B772"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5</w:t>
            </w:r>
          </w:p>
        </w:tc>
      </w:tr>
      <w:tr w:rsidR="00E82CB7" w:rsidRPr="00E82CB7" w14:paraId="30A093AC" w14:textId="77777777" w:rsidTr="00E82CB7">
        <w:trPr>
          <w:trHeight w:val="300"/>
          <w:trPrChange w:id="578"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79" w:author="Wesner, Jeff S" w:date="2021-08-10T11:39:00Z">
              <w:tcPr>
                <w:tcW w:w="2190" w:type="dxa"/>
                <w:tcBorders>
                  <w:top w:val="nil"/>
                  <w:left w:val="nil"/>
                  <w:bottom w:val="nil"/>
                  <w:right w:val="nil"/>
                </w:tcBorders>
                <w:shd w:val="clear" w:color="auto" w:fill="auto"/>
                <w:noWrap/>
                <w:vAlign w:val="bottom"/>
                <w:hideMark/>
              </w:tcPr>
            </w:tcPrChange>
          </w:tcPr>
          <w:p w14:paraId="1D7D9B17"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Thysanoptera</w:t>
            </w:r>
          </w:p>
        </w:tc>
        <w:tc>
          <w:tcPr>
            <w:tcW w:w="1590" w:type="dxa"/>
            <w:tcBorders>
              <w:top w:val="nil"/>
              <w:left w:val="nil"/>
              <w:bottom w:val="nil"/>
              <w:right w:val="nil"/>
            </w:tcBorders>
            <w:shd w:val="clear" w:color="auto" w:fill="auto"/>
            <w:noWrap/>
            <w:vAlign w:val="bottom"/>
            <w:hideMark/>
            <w:tcPrChange w:id="580" w:author="Wesner, Jeff S" w:date="2021-08-10T11:39:00Z">
              <w:tcPr>
                <w:tcW w:w="893" w:type="dxa"/>
                <w:tcBorders>
                  <w:top w:val="nil"/>
                  <w:left w:val="nil"/>
                  <w:bottom w:val="nil"/>
                  <w:right w:val="nil"/>
                </w:tcBorders>
                <w:shd w:val="clear" w:color="auto" w:fill="auto"/>
                <w:noWrap/>
                <w:vAlign w:val="bottom"/>
                <w:hideMark/>
              </w:tcPr>
            </w:tcPrChange>
          </w:tcPr>
          <w:p w14:paraId="76B371C2"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7</w:t>
            </w:r>
          </w:p>
        </w:tc>
        <w:tc>
          <w:tcPr>
            <w:tcW w:w="1577" w:type="dxa"/>
            <w:gridSpan w:val="2"/>
            <w:tcBorders>
              <w:top w:val="nil"/>
              <w:left w:val="nil"/>
              <w:bottom w:val="nil"/>
              <w:right w:val="nil"/>
            </w:tcBorders>
            <w:shd w:val="clear" w:color="auto" w:fill="auto"/>
            <w:noWrap/>
            <w:vAlign w:val="bottom"/>
            <w:hideMark/>
            <w:tcPrChange w:id="581" w:author="Wesner, Jeff S" w:date="2021-08-10T11:39:00Z">
              <w:tcPr>
                <w:tcW w:w="1577" w:type="dxa"/>
                <w:tcBorders>
                  <w:top w:val="nil"/>
                  <w:left w:val="nil"/>
                  <w:bottom w:val="nil"/>
                  <w:right w:val="nil"/>
                </w:tcBorders>
                <w:shd w:val="clear" w:color="auto" w:fill="auto"/>
                <w:noWrap/>
                <w:vAlign w:val="bottom"/>
                <w:hideMark/>
              </w:tcPr>
            </w:tcPrChange>
          </w:tcPr>
          <w:p w14:paraId="5D20065A"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5</w:t>
            </w:r>
          </w:p>
        </w:tc>
      </w:tr>
      <w:tr w:rsidR="00E82CB7" w:rsidRPr="00E82CB7" w14:paraId="513D9215" w14:textId="77777777" w:rsidTr="00E82CB7">
        <w:trPr>
          <w:trHeight w:val="300"/>
          <w:trPrChange w:id="582"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83" w:author="Wesner, Jeff S" w:date="2021-08-10T11:39:00Z">
              <w:tcPr>
                <w:tcW w:w="2190" w:type="dxa"/>
                <w:tcBorders>
                  <w:top w:val="nil"/>
                  <w:left w:val="nil"/>
                  <w:bottom w:val="nil"/>
                  <w:right w:val="nil"/>
                </w:tcBorders>
                <w:shd w:val="clear" w:color="auto" w:fill="auto"/>
                <w:noWrap/>
                <w:vAlign w:val="bottom"/>
                <w:hideMark/>
              </w:tcPr>
            </w:tcPrChange>
          </w:tcPr>
          <w:p w14:paraId="1B4DF352"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Canacidae</w:t>
            </w:r>
            <w:proofErr w:type="spellEnd"/>
          </w:p>
        </w:tc>
        <w:tc>
          <w:tcPr>
            <w:tcW w:w="1590" w:type="dxa"/>
            <w:tcBorders>
              <w:top w:val="nil"/>
              <w:left w:val="nil"/>
              <w:bottom w:val="nil"/>
              <w:right w:val="nil"/>
            </w:tcBorders>
            <w:shd w:val="clear" w:color="auto" w:fill="auto"/>
            <w:noWrap/>
            <w:vAlign w:val="bottom"/>
            <w:hideMark/>
            <w:tcPrChange w:id="584" w:author="Wesner, Jeff S" w:date="2021-08-10T11:39:00Z">
              <w:tcPr>
                <w:tcW w:w="893" w:type="dxa"/>
                <w:tcBorders>
                  <w:top w:val="nil"/>
                  <w:left w:val="nil"/>
                  <w:bottom w:val="nil"/>
                  <w:right w:val="nil"/>
                </w:tcBorders>
                <w:shd w:val="clear" w:color="auto" w:fill="auto"/>
                <w:noWrap/>
                <w:vAlign w:val="bottom"/>
                <w:hideMark/>
              </w:tcPr>
            </w:tcPrChange>
          </w:tcPr>
          <w:p w14:paraId="187C4F5B"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7</w:t>
            </w:r>
          </w:p>
        </w:tc>
        <w:tc>
          <w:tcPr>
            <w:tcW w:w="1577" w:type="dxa"/>
            <w:gridSpan w:val="2"/>
            <w:tcBorders>
              <w:top w:val="nil"/>
              <w:left w:val="nil"/>
              <w:bottom w:val="nil"/>
              <w:right w:val="nil"/>
            </w:tcBorders>
            <w:shd w:val="clear" w:color="auto" w:fill="auto"/>
            <w:noWrap/>
            <w:vAlign w:val="bottom"/>
            <w:hideMark/>
            <w:tcPrChange w:id="585" w:author="Wesner, Jeff S" w:date="2021-08-10T11:39:00Z">
              <w:tcPr>
                <w:tcW w:w="1577" w:type="dxa"/>
                <w:tcBorders>
                  <w:top w:val="nil"/>
                  <w:left w:val="nil"/>
                  <w:bottom w:val="nil"/>
                  <w:right w:val="nil"/>
                </w:tcBorders>
                <w:shd w:val="clear" w:color="auto" w:fill="auto"/>
                <w:noWrap/>
                <w:vAlign w:val="bottom"/>
                <w:hideMark/>
              </w:tcPr>
            </w:tcPrChange>
          </w:tcPr>
          <w:p w14:paraId="73FD233B"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4</w:t>
            </w:r>
          </w:p>
        </w:tc>
      </w:tr>
      <w:tr w:rsidR="00E82CB7" w:rsidRPr="00E82CB7" w14:paraId="5A0C5A06" w14:textId="77777777" w:rsidTr="00E82CB7">
        <w:trPr>
          <w:trHeight w:val="300"/>
          <w:trPrChange w:id="586"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87" w:author="Wesner, Jeff S" w:date="2021-08-10T11:39:00Z">
              <w:tcPr>
                <w:tcW w:w="2190" w:type="dxa"/>
                <w:tcBorders>
                  <w:top w:val="nil"/>
                  <w:left w:val="nil"/>
                  <w:bottom w:val="nil"/>
                  <w:right w:val="nil"/>
                </w:tcBorders>
                <w:shd w:val="clear" w:color="auto" w:fill="auto"/>
                <w:noWrap/>
                <w:vAlign w:val="bottom"/>
                <w:hideMark/>
              </w:tcPr>
            </w:tcPrChange>
          </w:tcPr>
          <w:p w14:paraId="421A0F03"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Malacostraca</w:t>
            </w:r>
          </w:p>
        </w:tc>
        <w:tc>
          <w:tcPr>
            <w:tcW w:w="1590" w:type="dxa"/>
            <w:tcBorders>
              <w:top w:val="nil"/>
              <w:left w:val="nil"/>
              <w:bottom w:val="nil"/>
              <w:right w:val="nil"/>
            </w:tcBorders>
            <w:shd w:val="clear" w:color="auto" w:fill="auto"/>
            <w:noWrap/>
            <w:vAlign w:val="bottom"/>
            <w:hideMark/>
            <w:tcPrChange w:id="588" w:author="Wesner, Jeff S" w:date="2021-08-10T11:39:00Z">
              <w:tcPr>
                <w:tcW w:w="893" w:type="dxa"/>
                <w:tcBorders>
                  <w:top w:val="nil"/>
                  <w:left w:val="nil"/>
                  <w:bottom w:val="nil"/>
                  <w:right w:val="nil"/>
                </w:tcBorders>
                <w:shd w:val="clear" w:color="auto" w:fill="auto"/>
                <w:noWrap/>
                <w:vAlign w:val="bottom"/>
                <w:hideMark/>
              </w:tcPr>
            </w:tcPrChange>
          </w:tcPr>
          <w:p w14:paraId="7CBEC8B1"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6</w:t>
            </w:r>
          </w:p>
        </w:tc>
        <w:tc>
          <w:tcPr>
            <w:tcW w:w="1577" w:type="dxa"/>
            <w:gridSpan w:val="2"/>
            <w:tcBorders>
              <w:top w:val="nil"/>
              <w:left w:val="nil"/>
              <w:bottom w:val="nil"/>
              <w:right w:val="nil"/>
            </w:tcBorders>
            <w:shd w:val="clear" w:color="auto" w:fill="auto"/>
            <w:noWrap/>
            <w:vAlign w:val="bottom"/>
            <w:hideMark/>
            <w:tcPrChange w:id="589" w:author="Wesner, Jeff S" w:date="2021-08-10T11:39:00Z">
              <w:tcPr>
                <w:tcW w:w="1577" w:type="dxa"/>
                <w:tcBorders>
                  <w:top w:val="nil"/>
                  <w:left w:val="nil"/>
                  <w:bottom w:val="nil"/>
                  <w:right w:val="nil"/>
                </w:tcBorders>
                <w:shd w:val="clear" w:color="auto" w:fill="auto"/>
                <w:noWrap/>
                <w:vAlign w:val="bottom"/>
                <w:hideMark/>
              </w:tcPr>
            </w:tcPrChange>
          </w:tcPr>
          <w:p w14:paraId="3E263001"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4</w:t>
            </w:r>
          </w:p>
        </w:tc>
      </w:tr>
      <w:tr w:rsidR="00E82CB7" w:rsidRPr="00E82CB7" w14:paraId="7C27CFED" w14:textId="77777777" w:rsidTr="00E82CB7">
        <w:trPr>
          <w:trHeight w:val="300"/>
          <w:trPrChange w:id="590"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91" w:author="Wesner, Jeff S" w:date="2021-08-10T11:39:00Z">
              <w:tcPr>
                <w:tcW w:w="2190" w:type="dxa"/>
                <w:tcBorders>
                  <w:top w:val="nil"/>
                  <w:left w:val="nil"/>
                  <w:bottom w:val="nil"/>
                  <w:right w:val="nil"/>
                </w:tcBorders>
                <w:shd w:val="clear" w:color="auto" w:fill="auto"/>
                <w:noWrap/>
                <w:vAlign w:val="bottom"/>
                <w:hideMark/>
              </w:tcPr>
            </w:tcPrChange>
          </w:tcPr>
          <w:p w14:paraId="26E672D8"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Elmidae</w:t>
            </w:r>
            <w:proofErr w:type="spellEnd"/>
          </w:p>
        </w:tc>
        <w:tc>
          <w:tcPr>
            <w:tcW w:w="1590" w:type="dxa"/>
            <w:tcBorders>
              <w:top w:val="nil"/>
              <w:left w:val="nil"/>
              <w:bottom w:val="nil"/>
              <w:right w:val="nil"/>
            </w:tcBorders>
            <w:shd w:val="clear" w:color="auto" w:fill="auto"/>
            <w:noWrap/>
            <w:vAlign w:val="bottom"/>
            <w:hideMark/>
            <w:tcPrChange w:id="592" w:author="Wesner, Jeff S" w:date="2021-08-10T11:39:00Z">
              <w:tcPr>
                <w:tcW w:w="893" w:type="dxa"/>
                <w:tcBorders>
                  <w:top w:val="nil"/>
                  <w:left w:val="nil"/>
                  <w:bottom w:val="nil"/>
                  <w:right w:val="nil"/>
                </w:tcBorders>
                <w:shd w:val="clear" w:color="auto" w:fill="auto"/>
                <w:noWrap/>
                <w:vAlign w:val="bottom"/>
                <w:hideMark/>
              </w:tcPr>
            </w:tcPrChange>
          </w:tcPr>
          <w:p w14:paraId="71D09A10"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w:t>
            </w:r>
          </w:p>
        </w:tc>
        <w:tc>
          <w:tcPr>
            <w:tcW w:w="1577" w:type="dxa"/>
            <w:gridSpan w:val="2"/>
            <w:tcBorders>
              <w:top w:val="nil"/>
              <w:left w:val="nil"/>
              <w:bottom w:val="nil"/>
              <w:right w:val="nil"/>
            </w:tcBorders>
            <w:shd w:val="clear" w:color="auto" w:fill="auto"/>
            <w:noWrap/>
            <w:vAlign w:val="bottom"/>
            <w:hideMark/>
            <w:tcPrChange w:id="593" w:author="Wesner, Jeff S" w:date="2021-08-10T11:39:00Z">
              <w:tcPr>
                <w:tcW w:w="1577" w:type="dxa"/>
                <w:tcBorders>
                  <w:top w:val="nil"/>
                  <w:left w:val="nil"/>
                  <w:bottom w:val="nil"/>
                  <w:right w:val="nil"/>
                </w:tcBorders>
                <w:shd w:val="clear" w:color="auto" w:fill="auto"/>
                <w:noWrap/>
                <w:vAlign w:val="bottom"/>
                <w:hideMark/>
              </w:tcPr>
            </w:tcPrChange>
          </w:tcPr>
          <w:p w14:paraId="6AB35098"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w:t>
            </w:r>
          </w:p>
        </w:tc>
      </w:tr>
      <w:tr w:rsidR="00E82CB7" w:rsidRPr="00E82CB7" w14:paraId="0DC054E8" w14:textId="77777777" w:rsidTr="00E82CB7">
        <w:trPr>
          <w:trHeight w:val="300"/>
          <w:trPrChange w:id="594"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95" w:author="Wesner, Jeff S" w:date="2021-08-10T11:39:00Z">
              <w:tcPr>
                <w:tcW w:w="2190" w:type="dxa"/>
                <w:tcBorders>
                  <w:top w:val="nil"/>
                  <w:left w:val="nil"/>
                  <w:bottom w:val="nil"/>
                  <w:right w:val="nil"/>
                </w:tcBorders>
                <w:shd w:val="clear" w:color="auto" w:fill="auto"/>
                <w:noWrap/>
                <w:vAlign w:val="bottom"/>
                <w:hideMark/>
              </w:tcPr>
            </w:tcPrChange>
          </w:tcPr>
          <w:p w14:paraId="1E60A8D7"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Aphid</w:t>
            </w:r>
          </w:p>
        </w:tc>
        <w:tc>
          <w:tcPr>
            <w:tcW w:w="1590" w:type="dxa"/>
            <w:tcBorders>
              <w:top w:val="nil"/>
              <w:left w:val="nil"/>
              <w:bottom w:val="nil"/>
              <w:right w:val="nil"/>
            </w:tcBorders>
            <w:shd w:val="clear" w:color="auto" w:fill="auto"/>
            <w:noWrap/>
            <w:vAlign w:val="bottom"/>
            <w:hideMark/>
            <w:tcPrChange w:id="596" w:author="Wesner, Jeff S" w:date="2021-08-10T11:39:00Z">
              <w:tcPr>
                <w:tcW w:w="893" w:type="dxa"/>
                <w:tcBorders>
                  <w:top w:val="nil"/>
                  <w:left w:val="nil"/>
                  <w:bottom w:val="nil"/>
                  <w:right w:val="nil"/>
                </w:tcBorders>
                <w:shd w:val="clear" w:color="auto" w:fill="auto"/>
                <w:noWrap/>
                <w:vAlign w:val="bottom"/>
                <w:hideMark/>
              </w:tcPr>
            </w:tcPrChange>
          </w:tcPr>
          <w:p w14:paraId="7D3A0FC0"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6</w:t>
            </w:r>
          </w:p>
        </w:tc>
        <w:tc>
          <w:tcPr>
            <w:tcW w:w="1577" w:type="dxa"/>
            <w:gridSpan w:val="2"/>
            <w:tcBorders>
              <w:top w:val="nil"/>
              <w:left w:val="nil"/>
              <w:bottom w:val="nil"/>
              <w:right w:val="nil"/>
            </w:tcBorders>
            <w:shd w:val="clear" w:color="auto" w:fill="auto"/>
            <w:noWrap/>
            <w:vAlign w:val="bottom"/>
            <w:hideMark/>
            <w:tcPrChange w:id="597" w:author="Wesner, Jeff S" w:date="2021-08-10T11:39:00Z">
              <w:tcPr>
                <w:tcW w:w="1577" w:type="dxa"/>
                <w:tcBorders>
                  <w:top w:val="nil"/>
                  <w:left w:val="nil"/>
                  <w:bottom w:val="nil"/>
                  <w:right w:val="nil"/>
                </w:tcBorders>
                <w:shd w:val="clear" w:color="auto" w:fill="auto"/>
                <w:noWrap/>
                <w:vAlign w:val="bottom"/>
                <w:hideMark/>
              </w:tcPr>
            </w:tcPrChange>
          </w:tcPr>
          <w:p w14:paraId="377B3C2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w:t>
            </w:r>
          </w:p>
        </w:tc>
      </w:tr>
      <w:tr w:rsidR="00E82CB7" w:rsidRPr="00E82CB7" w14:paraId="1889CA9D" w14:textId="77777777" w:rsidTr="00E82CB7">
        <w:trPr>
          <w:trHeight w:val="300"/>
          <w:trPrChange w:id="598"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599" w:author="Wesner, Jeff S" w:date="2021-08-10T11:39:00Z">
              <w:tcPr>
                <w:tcW w:w="2190" w:type="dxa"/>
                <w:tcBorders>
                  <w:top w:val="nil"/>
                  <w:left w:val="nil"/>
                  <w:bottom w:val="nil"/>
                  <w:right w:val="nil"/>
                </w:tcBorders>
                <w:shd w:val="clear" w:color="auto" w:fill="auto"/>
                <w:noWrap/>
                <w:vAlign w:val="bottom"/>
                <w:hideMark/>
              </w:tcPr>
            </w:tcPrChange>
          </w:tcPr>
          <w:p w14:paraId="2685F17E"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Anisoptera</w:t>
            </w:r>
          </w:p>
        </w:tc>
        <w:tc>
          <w:tcPr>
            <w:tcW w:w="1590" w:type="dxa"/>
            <w:tcBorders>
              <w:top w:val="nil"/>
              <w:left w:val="nil"/>
              <w:bottom w:val="nil"/>
              <w:right w:val="nil"/>
            </w:tcBorders>
            <w:shd w:val="clear" w:color="auto" w:fill="auto"/>
            <w:noWrap/>
            <w:vAlign w:val="bottom"/>
            <w:hideMark/>
            <w:tcPrChange w:id="600" w:author="Wesner, Jeff S" w:date="2021-08-10T11:39:00Z">
              <w:tcPr>
                <w:tcW w:w="893" w:type="dxa"/>
                <w:tcBorders>
                  <w:top w:val="nil"/>
                  <w:left w:val="nil"/>
                  <w:bottom w:val="nil"/>
                  <w:right w:val="nil"/>
                </w:tcBorders>
                <w:shd w:val="clear" w:color="auto" w:fill="auto"/>
                <w:noWrap/>
                <w:vAlign w:val="bottom"/>
                <w:hideMark/>
              </w:tcPr>
            </w:tcPrChange>
          </w:tcPr>
          <w:p w14:paraId="7B8E44D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4</w:t>
            </w:r>
          </w:p>
        </w:tc>
        <w:tc>
          <w:tcPr>
            <w:tcW w:w="1577" w:type="dxa"/>
            <w:gridSpan w:val="2"/>
            <w:tcBorders>
              <w:top w:val="nil"/>
              <w:left w:val="nil"/>
              <w:bottom w:val="nil"/>
              <w:right w:val="nil"/>
            </w:tcBorders>
            <w:shd w:val="clear" w:color="auto" w:fill="auto"/>
            <w:noWrap/>
            <w:vAlign w:val="bottom"/>
            <w:hideMark/>
            <w:tcPrChange w:id="601" w:author="Wesner, Jeff S" w:date="2021-08-10T11:39:00Z">
              <w:tcPr>
                <w:tcW w:w="1577" w:type="dxa"/>
                <w:tcBorders>
                  <w:top w:val="nil"/>
                  <w:left w:val="nil"/>
                  <w:bottom w:val="nil"/>
                  <w:right w:val="nil"/>
                </w:tcBorders>
                <w:shd w:val="clear" w:color="auto" w:fill="auto"/>
                <w:noWrap/>
                <w:vAlign w:val="bottom"/>
                <w:hideMark/>
              </w:tcPr>
            </w:tcPrChange>
          </w:tcPr>
          <w:p w14:paraId="1BF4C72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w:t>
            </w:r>
          </w:p>
        </w:tc>
      </w:tr>
      <w:tr w:rsidR="00E82CB7" w:rsidRPr="00E82CB7" w14:paraId="233E07BA" w14:textId="77777777" w:rsidTr="00E82CB7">
        <w:trPr>
          <w:trHeight w:val="300"/>
          <w:trPrChange w:id="602"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03" w:author="Wesner, Jeff S" w:date="2021-08-10T11:39:00Z">
              <w:tcPr>
                <w:tcW w:w="2190" w:type="dxa"/>
                <w:tcBorders>
                  <w:top w:val="nil"/>
                  <w:left w:val="nil"/>
                  <w:bottom w:val="nil"/>
                  <w:right w:val="nil"/>
                </w:tcBorders>
                <w:shd w:val="clear" w:color="auto" w:fill="auto"/>
                <w:noWrap/>
                <w:vAlign w:val="bottom"/>
                <w:hideMark/>
              </w:tcPr>
            </w:tcPrChange>
          </w:tcPr>
          <w:p w14:paraId="792EA486"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lastRenderedPageBreak/>
              <w:t>Exuviae</w:t>
            </w:r>
          </w:p>
        </w:tc>
        <w:tc>
          <w:tcPr>
            <w:tcW w:w="1590" w:type="dxa"/>
            <w:tcBorders>
              <w:top w:val="nil"/>
              <w:left w:val="nil"/>
              <w:bottom w:val="nil"/>
              <w:right w:val="nil"/>
            </w:tcBorders>
            <w:shd w:val="clear" w:color="auto" w:fill="auto"/>
            <w:noWrap/>
            <w:vAlign w:val="bottom"/>
            <w:hideMark/>
            <w:tcPrChange w:id="604" w:author="Wesner, Jeff S" w:date="2021-08-10T11:39:00Z">
              <w:tcPr>
                <w:tcW w:w="893" w:type="dxa"/>
                <w:tcBorders>
                  <w:top w:val="nil"/>
                  <w:left w:val="nil"/>
                  <w:bottom w:val="nil"/>
                  <w:right w:val="nil"/>
                </w:tcBorders>
                <w:shd w:val="clear" w:color="auto" w:fill="auto"/>
                <w:noWrap/>
                <w:vAlign w:val="bottom"/>
                <w:hideMark/>
              </w:tcPr>
            </w:tcPrChange>
          </w:tcPr>
          <w:p w14:paraId="0D6AB16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4</w:t>
            </w:r>
          </w:p>
        </w:tc>
        <w:tc>
          <w:tcPr>
            <w:tcW w:w="1577" w:type="dxa"/>
            <w:gridSpan w:val="2"/>
            <w:tcBorders>
              <w:top w:val="nil"/>
              <w:left w:val="nil"/>
              <w:bottom w:val="nil"/>
              <w:right w:val="nil"/>
            </w:tcBorders>
            <w:shd w:val="clear" w:color="auto" w:fill="auto"/>
            <w:noWrap/>
            <w:vAlign w:val="bottom"/>
            <w:hideMark/>
            <w:tcPrChange w:id="605" w:author="Wesner, Jeff S" w:date="2021-08-10T11:39:00Z">
              <w:tcPr>
                <w:tcW w:w="1577" w:type="dxa"/>
                <w:tcBorders>
                  <w:top w:val="nil"/>
                  <w:left w:val="nil"/>
                  <w:bottom w:val="nil"/>
                  <w:right w:val="nil"/>
                </w:tcBorders>
                <w:shd w:val="clear" w:color="auto" w:fill="auto"/>
                <w:noWrap/>
                <w:vAlign w:val="bottom"/>
                <w:hideMark/>
              </w:tcPr>
            </w:tcPrChange>
          </w:tcPr>
          <w:p w14:paraId="5125691B"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w:t>
            </w:r>
          </w:p>
        </w:tc>
      </w:tr>
      <w:tr w:rsidR="00E82CB7" w:rsidRPr="00E82CB7" w14:paraId="1182FAD5" w14:textId="77777777" w:rsidTr="00E82CB7">
        <w:trPr>
          <w:trHeight w:val="300"/>
          <w:trPrChange w:id="606"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07" w:author="Wesner, Jeff S" w:date="2021-08-10T11:39:00Z">
              <w:tcPr>
                <w:tcW w:w="2190" w:type="dxa"/>
                <w:tcBorders>
                  <w:top w:val="nil"/>
                  <w:left w:val="nil"/>
                  <w:bottom w:val="nil"/>
                  <w:right w:val="nil"/>
                </w:tcBorders>
                <w:shd w:val="clear" w:color="auto" w:fill="auto"/>
                <w:noWrap/>
                <w:vAlign w:val="bottom"/>
                <w:hideMark/>
              </w:tcPr>
            </w:tcPrChange>
          </w:tcPr>
          <w:p w14:paraId="1DBB3906"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Stratiomyidae</w:t>
            </w:r>
            <w:proofErr w:type="spellEnd"/>
          </w:p>
        </w:tc>
        <w:tc>
          <w:tcPr>
            <w:tcW w:w="1590" w:type="dxa"/>
            <w:tcBorders>
              <w:top w:val="nil"/>
              <w:left w:val="nil"/>
              <w:bottom w:val="nil"/>
              <w:right w:val="nil"/>
            </w:tcBorders>
            <w:shd w:val="clear" w:color="auto" w:fill="auto"/>
            <w:noWrap/>
            <w:vAlign w:val="bottom"/>
            <w:hideMark/>
            <w:tcPrChange w:id="608" w:author="Wesner, Jeff S" w:date="2021-08-10T11:39:00Z">
              <w:tcPr>
                <w:tcW w:w="893" w:type="dxa"/>
                <w:tcBorders>
                  <w:top w:val="nil"/>
                  <w:left w:val="nil"/>
                  <w:bottom w:val="nil"/>
                  <w:right w:val="nil"/>
                </w:tcBorders>
                <w:shd w:val="clear" w:color="auto" w:fill="auto"/>
                <w:noWrap/>
                <w:vAlign w:val="bottom"/>
                <w:hideMark/>
              </w:tcPr>
            </w:tcPrChange>
          </w:tcPr>
          <w:p w14:paraId="3287557A"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4</w:t>
            </w:r>
          </w:p>
        </w:tc>
        <w:tc>
          <w:tcPr>
            <w:tcW w:w="1577" w:type="dxa"/>
            <w:gridSpan w:val="2"/>
            <w:tcBorders>
              <w:top w:val="nil"/>
              <w:left w:val="nil"/>
              <w:bottom w:val="nil"/>
              <w:right w:val="nil"/>
            </w:tcBorders>
            <w:shd w:val="clear" w:color="auto" w:fill="auto"/>
            <w:noWrap/>
            <w:vAlign w:val="bottom"/>
            <w:hideMark/>
            <w:tcPrChange w:id="609" w:author="Wesner, Jeff S" w:date="2021-08-10T11:39:00Z">
              <w:tcPr>
                <w:tcW w:w="1577" w:type="dxa"/>
                <w:tcBorders>
                  <w:top w:val="nil"/>
                  <w:left w:val="nil"/>
                  <w:bottom w:val="nil"/>
                  <w:right w:val="nil"/>
                </w:tcBorders>
                <w:shd w:val="clear" w:color="auto" w:fill="auto"/>
                <w:noWrap/>
                <w:vAlign w:val="bottom"/>
                <w:hideMark/>
              </w:tcPr>
            </w:tcPrChange>
          </w:tcPr>
          <w:p w14:paraId="0CE6E8F0"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w:t>
            </w:r>
          </w:p>
        </w:tc>
      </w:tr>
      <w:tr w:rsidR="00E82CB7" w:rsidRPr="00E82CB7" w14:paraId="089A84B6" w14:textId="77777777" w:rsidTr="00E82CB7">
        <w:trPr>
          <w:trHeight w:val="300"/>
          <w:trPrChange w:id="610"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11" w:author="Wesner, Jeff S" w:date="2021-08-10T11:39:00Z">
              <w:tcPr>
                <w:tcW w:w="2190" w:type="dxa"/>
                <w:tcBorders>
                  <w:top w:val="nil"/>
                  <w:left w:val="nil"/>
                  <w:bottom w:val="nil"/>
                  <w:right w:val="nil"/>
                </w:tcBorders>
                <w:shd w:val="clear" w:color="auto" w:fill="auto"/>
                <w:noWrap/>
                <w:vAlign w:val="bottom"/>
                <w:hideMark/>
              </w:tcPr>
            </w:tcPrChange>
          </w:tcPr>
          <w:p w14:paraId="68DD8755"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Ceratopogonidae</w:t>
            </w:r>
          </w:p>
        </w:tc>
        <w:tc>
          <w:tcPr>
            <w:tcW w:w="1590" w:type="dxa"/>
            <w:tcBorders>
              <w:top w:val="nil"/>
              <w:left w:val="nil"/>
              <w:bottom w:val="nil"/>
              <w:right w:val="nil"/>
            </w:tcBorders>
            <w:shd w:val="clear" w:color="auto" w:fill="auto"/>
            <w:noWrap/>
            <w:vAlign w:val="bottom"/>
            <w:hideMark/>
            <w:tcPrChange w:id="612" w:author="Wesner, Jeff S" w:date="2021-08-10T11:39:00Z">
              <w:tcPr>
                <w:tcW w:w="893" w:type="dxa"/>
                <w:tcBorders>
                  <w:top w:val="nil"/>
                  <w:left w:val="nil"/>
                  <w:bottom w:val="nil"/>
                  <w:right w:val="nil"/>
                </w:tcBorders>
                <w:shd w:val="clear" w:color="auto" w:fill="auto"/>
                <w:noWrap/>
                <w:vAlign w:val="bottom"/>
                <w:hideMark/>
              </w:tcPr>
            </w:tcPrChange>
          </w:tcPr>
          <w:p w14:paraId="159DAC70"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4</w:t>
            </w:r>
          </w:p>
        </w:tc>
        <w:tc>
          <w:tcPr>
            <w:tcW w:w="1577" w:type="dxa"/>
            <w:gridSpan w:val="2"/>
            <w:tcBorders>
              <w:top w:val="nil"/>
              <w:left w:val="nil"/>
              <w:bottom w:val="nil"/>
              <w:right w:val="nil"/>
            </w:tcBorders>
            <w:shd w:val="clear" w:color="auto" w:fill="auto"/>
            <w:noWrap/>
            <w:vAlign w:val="bottom"/>
            <w:hideMark/>
            <w:tcPrChange w:id="613" w:author="Wesner, Jeff S" w:date="2021-08-10T11:39:00Z">
              <w:tcPr>
                <w:tcW w:w="1577" w:type="dxa"/>
                <w:tcBorders>
                  <w:top w:val="nil"/>
                  <w:left w:val="nil"/>
                  <w:bottom w:val="nil"/>
                  <w:right w:val="nil"/>
                </w:tcBorders>
                <w:shd w:val="clear" w:color="auto" w:fill="auto"/>
                <w:noWrap/>
                <w:vAlign w:val="bottom"/>
                <w:hideMark/>
              </w:tcPr>
            </w:tcPrChange>
          </w:tcPr>
          <w:p w14:paraId="5CECEF05"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w:t>
            </w:r>
          </w:p>
        </w:tc>
      </w:tr>
      <w:tr w:rsidR="00E82CB7" w:rsidRPr="00E82CB7" w14:paraId="40CCA94D" w14:textId="77777777" w:rsidTr="00E82CB7">
        <w:trPr>
          <w:trHeight w:val="300"/>
          <w:trPrChange w:id="614"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15" w:author="Wesner, Jeff S" w:date="2021-08-10T11:39:00Z">
              <w:tcPr>
                <w:tcW w:w="2190" w:type="dxa"/>
                <w:tcBorders>
                  <w:top w:val="nil"/>
                  <w:left w:val="nil"/>
                  <w:bottom w:val="nil"/>
                  <w:right w:val="nil"/>
                </w:tcBorders>
                <w:shd w:val="clear" w:color="auto" w:fill="auto"/>
                <w:noWrap/>
                <w:vAlign w:val="bottom"/>
                <w:hideMark/>
              </w:tcPr>
            </w:tcPrChange>
          </w:tcPr>
          <w:p w14:paraId="2AE1F131"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Muscidae</w:t>
            </w:r>
            <w:proofErr w:type="spellEnd"/>
          </w:p>
        </w:tc>
        <w:tc>
          <w:tcPr>
            <w:tcW w:w="1590" w:type="dxa"/>
            <w:tcBorders>
              <w:top w:val="nil"/>
              <w:left w:val="nil"/>
              <w:bottom w:val="nil"/>
              <w:right w:val="nil"/>
            </w:tcBorders>
            <w:shd w:val="clear" w:color="auto" w:fill="auto"/>
            <w:noWrap/>
            <w:vAlign w:val="bottom"/>
            <w:hideMark/>
            <w:tcPrChange w:id="616" w:author="Wesner, Jeff S" w:date="2021-08-10T11:39:00Z">
              <w:tcPr>
                <w:tcW w:w="893" w:type="dxa"/>
                <w:tcBorders>
                  <w:top w:val="nil"/>
                  <w:left w:val="nil"/>
                  <w:bottom w:val="nil"/>
                  <w:right w:val="nil"/>
                </w:tcBorders>
                <w:shd w:val="clear" w:color="auto" w:fill="auto"/>
                <w:noWrap/>
                <w:vAlign w:val="bottom"/>
                <w:hideMark/>
              </w:tcPr>
            </w:tcPrChange>
          </w:tcPr>
          <w:p w14:paraId="38EEABAF"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4</w:t>
            </w:r>
          </w:p>
        </w:tc>
        <w:tc>
          <w:tcPr>
            <w:tcW w:w="1577" w:type="dxa"/>
            <w:gridSpan w:val="2"/>
            <w:tcBorders>
              <w:top w:val="nil"/>
              <w:left w:val="nil"/>
              <w:bottom w:val="nil"/>
              <w:right w:val="nil"/>
            </w:tcBorders>
            <w:shd w:val="clear" w:color="auto" w:fill="auto"/>
            <w:noWrap/>
            <w:vAlign w:val="bottom"/>
            <w:hideMark/>
            <w:tcPrChange w:id="617" w:author="Wesner, Jeff S" w:date="2021-08-10T11:39:00Z">
              <w:tcPr>
                <w:tcW w:w="1577" w:type="dxa"/>
                <w:tcBorders>
                  <w:top w:val="nil"/>
                  <w:left w:val="nil"/>
                  <w:bottom w:val="nil"/>
                  <w:right w:val="nil"/>
                </w:tcBorders>
                <w:shd w:val="clear" w:color="auto" w:fill="auto"/>
                <w:noWrap/>
                <w:vAlign w:val="bottom"/>
                <w:hideMark/>
              </w:tcPr>
            </w:tcPrChange>
          </w:tcPr>
          <w:p w14:paraId="373D2BF8"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w:t>
            </w:r>
          </w:p>
        </w:tc>
      </w:tr>
      <w:tr w:rsidR="00E82CB7" w:rsidRPr="00E82CB7" w14:paraId="4DBAFF2F" w14:textId="77777777" w:rsidTr="00E82CB7">
        <w:trPr>
          <w:trHeight w:val="300"/>
          <w:trPrChange w:id="618"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19" w:author="Wesner, Jeff S" w:date="2021-08-10T11:39:00Z">
              <w:tcPr>
                <w:tcW w:w="2190" w:type="dxa"/>
                <w:tcBorders>
                  <w:top w:val="nil"/>
                  <w:left w:val="nil"/>
                  <w:bottom w:val="nil"/>
                  <w:right w:val="nil"/>
                </w:tcBorders>
                <w:shd w:val="clear" w:color="auto" w:fill="auto"/>
                <w:noWrap/>
                <w:vAlign w:val="bottom"/>
                <w:hideMark/>
              </w:tcPr>
            </w:tcPrChange>
          </w:tcPr>
          <w:p w14:paraId="0687D182"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Aphidoidea</w:t>
            </w:r>
            <w:proofErr w:type="spellEnd"/>
          </w:p>
        </w:tc>
        <w:tc>
          <w:tcPr>
            <w:tcW w:w="1590" w:type="dxa"/>
            <w:tcBorders>
              <w:top w:val="nil"/>
              <w:left w:val="nil"/>
              <w:bottom w:val="nil"/>
              <w:right w:val="nil"/>
            </w:tcBorders>
            <w:shd w:val="clear" w:color="auto" w:fill="auto"/>
            <w:noWrap/>
            <w:vAlign w:val="bottom"/>
            <w:hideMark/>
            <w:tcPrChange w:id="620" w:author="Wesner, Jeff S" w:date="2021-08-10T11:39:00Z">
              <w:tcPr>
                <w:tcW w:w="893" w:type="dxa"/>
                <w:tcBorders>
                  <w:top w:val="nil"/>
                  <w:left w:val="nil"/>
                  <w:bottom w:val="nil"/>
                  <w:right w:val="nil"/>
                </w:tcBorders>
                <w:shd w:val="clear" w:color="auto" w:fill="auto"/>
                <w:noWrap/>
                <w:vAlign w:val="bottom"/>
                <w:hideMark/>
              </w:tcPr>
            </w:tcPrChange>
          </w:tcPr>
          <w:p w14:paraId="237D163C"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w:t>
            </w:r>
          </w:p>
        </w:tc>
        <w:tc>
          <w:tcPr>
            <w:tcW w:w="1577" w:type="dxa"/>
            <w:gridSpan w:val="2"/>
            <w:tcBorders>
              <w:top w:val="nil"/>
              <w:left w:val="nil"/>
              <w:bottom w:val="nil"/>
              <w:right w:val="nil"/>
            </w:tcBorders>
            <w:shd w:val="clear" w:color="auto" w:fill="auto"/>
            <w:noWrap/>
            <w:vAlign w:val="bottom"/>
            <w:hideMark/>
            <w:tcPrChange w:id="621" w:author="Wesner, Jeff S" w:date="2021-08-10T11:39:00Z">
              <w:tcPr>
                <w:tcW w:w="1577" w:type="dxa"/>
                <w:tcBorders>
                  <w:top w:val="nil"/>
                  <w:left w:val="nil"/>
                  <w:bottom w:val="nil"/>
                  <w:right w:val="nil"/>
                </w:tcBorders>
                <w:shd w:val="clear" w:color="auto" w:fill="auto"/>
                <w:noWrap/>
                <w:vAlign w:val="bottom"/>
                <w:hideMark/>
              </w:tcPr>
            </w:tcPrChange>
          </w:tcPr>
          <w:p w14:paraId="10CAC382"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w:t>
            </w:r>
          </w:p>
        </w:tc>
      </w:tr>
      <w:tr w:rsidR="00E82CB7" w:rsidRPr="00E82CB7" w14:paraId="0526318D" w14:textId="77777777" w:rsidTr="00E82CB7">
        <w:trPr>
          <w:trHeight w:val="300"/>
          <w:trPrChange w:id="622"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23" w:author="Wesner, Jeff S" w:date="2021-08-10T11:39:00Z">
              <w:tcPr>
                <w:tcW w:w="2190" w:type="dxa"/>
                <w:tcBorders>
                  <w:top w:val="nil"/>
                  <w:left w:val="nil"/>
                  <w:bottom w:val="nil"/>
                  <w:right w:val="nil"/>
                </w:tcBorders>
                <w:shd w:val="clear" w:color="auto" w:fill="auto"/>
                <w:noWrap/>
                <w:vAlign w:val="bottom"/>
                <w:hideMark/>
              </w:tcPr>
            </w:tcPrChange>
          </w:tcPr>
          <w:p w14:paraId="19DC8751"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Tetranathid</w:t>
            </w:r>
            <w:proofErr w:type="spellEnd"/>
          </w:p>
        </w:tc>
        <w:tc>
          <w:tcPr>
            <w:tcW w:w="1590" w:type="dxa"/>
            <w:tcBorders>
              <w:top w:val="nil"/>
              <w:left w:val="nil"/>
              <w:bottom w:val="nil"/>
              <w:right w:val="nil"/>
            </w:tcBorders>
            <w:shd w:val="clear" w:color="auto" w:fill="auto"/>
            <w:noWrap/>
            <w:vAlign w:val="bottom"/>
            <w:hideMark/>
            <w:tcPrChange w:id="624" w:author="Wesner, Jeff S" w:date="2021-08-10T11:39:00Z">
              <w:tcPr>
                <w:tcW w:w="893" w:type="dxa"/>
                <w:tcBorders>
                  <w:top w:val="nil"/>
                  <w:left w:val="nil"/>
                  <w:bottom w:val="nil"/>
                  <w:right w:val="nil"/>
                </w:tcBorders>
                <w:shd w:val="clear" w:color="auto" w:fill="auto"/>
                <w:noWrap/>
                <w:vAlign w:val="bottom"/>
                <w:hideMark/>
              </w:tcPr>
            </w:tcPrChange>
          </w:tcPr>
          <w:p w14:paraId="3C3FEEB7"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w:t>
            </w:r>
          </w:p>
        </w:tc>
        <w:tc>
          <w:tcPr>
            <w:tcW w:w="1577" w:type="dxa"/>
            <w:gridSpan w:val="2"/>
            <w:tcBorders>
              <w:top w:val="nil"/>
              <w:left w:val="nil"/>
              <w:bottom w:val="nil"/>
              <w:right w:val="nil"/>
            </w:tcBorders>
            <w:shd w:val="clear" w:color="auto" w:fill="auto"/>
            <w:noWrap/>
            <w:vAlign w:val="bottom"/>
            <w:hideMark/>
            <w:tcPrChange w:id="625" w:author="Wesner, Jeff S" w:date="2021-08-10T11:39:00Z">
              <w:tcPr>
                <w:tcW w:w="1577" w:type="dxa"/>
                <w:tcBorders>
                  <w:top w:val="nil"/>
                  <w:left w:val="nil"/>
                  <w:bottom w:val="nil"/>
                  <w:right w:val="nil"/>
                </w:tcBorders>
                <w:shd w:val="clear" w:color="auto" w:fill="auto"/>
                <w:noWrap/>
                <w:vAlign w:val="bottom"/>
                <w:hideMark/>
              </w:tcPr>
            </w:tcPrChange>
          </w:tcPr>
          <w:p w14:paraId="7BB5B679"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w:t>
            </w:r>
          </w:p>
        </w:tc>
      </w:tr>
      <w:tr w:rsidR="00E82CB7" w:rsidRPr="00E82CB7" w14:paraId="1D7B2238" w14:textId="77777777" w:rsidTr="00E82CB7">
        <w:trPr>
          <w:trHeight w:val="300"/>
          <w:trPrChange w:id="626"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27" w:author="Wesner, Jeff S" w:date="2021-08-10T11:39:00Z">
              <w:tcPr>
                <w:tcW w:w="2190" w:type="dxa"/>
                <w:tcBorders>
                  <w:top w:val="nil"/>
                  <w:left w:val="nil"/>
                  <w:bottom w:val="nil"/>
                  <w:right w:val="nil"/>
                </w:tcBorders>
                <w:shd w:val="clear" w:color="auto" w:fill="auto"/>
                <w:noWrap/>
                <w:vAlign w:val="bottom"/>
                <w:hideMark/>
              </w:tcPr>
            </w:tcPrChange>
          </w:tcPr>
          <w:p w14:paraId="2547AFC9"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Syrphidae</w:t>
            </w:r>
            <w:proofErr w:type="spellEnd"/>
          </w:p>
        </w:tc>
        <w:tc>
          <w:tcPr>
            <w:tcW w:w="1590" w:type="dxa"/>
            <w:tcBorders>
              <w:top w:val="nil"/>
              <w:left w:val="nil"/>
              <w:bottom w:val="nil"/>
              <w:right w:val="nil"/>
            </w:tcBorders>
            <w:shd w:val="clear" w:color="auto" w:fill="auto"/>
            <w:noWrap/>
            <w:vAlign w:val="bottom"/>
            <w:hideMark/>
            <w:tcPrChange w:id="628" w:author="Wesner, Jeff S" w:date="2021-08-10T11:39:00Z">
              <w:tcPr>
                <w:tcW w:w="893" w:type="dxa"/>
                <w:tcBorders>
                  <w:top w:val="nil"/>
                  <w:left w:val="nil"/>
                  <w:bottom w:val="nil"/>
                  <w:right w:val="nil"/>
                </w:tcBorders>
                <w:shd w:val="clear" w:color="auto" w:fill="auto"/>
                <w:noWrap/>
                <w:vAlign w:val="bottom"/>
                <w:hideMark/>
              </w:tcPr>
            </w:tcPrChange>
          </w:tcPr>
          <w:p w14:paraId="4A2F8963"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w:t>
            </w:r>
          </w:p>
        </w:tc>
        <w:tc>
          <w:tcPr>
            <w:tcW w:w="1577" w:type="dxa"/>
            <w:gridSpan w:val="2"/>
            <w:tcBorders>
              <w:top w:val="nil"/>
              <w:left w:val="nil"/>
              <w:bottom w:val="nil"/>
              <w:right w:val="nil"/>
            </w:tcBorders>
            <w:shd w:val="clear" w:color="auto" w:fill="auto"/>
            <w:noWrap/>
            <w:vAlign w:val="bottom"/>
            <w:hideMark/>
            <w:tcPrChange w:id="629" w:author="Wesner, Jeff S" w:date="2021-08-10T11:39:00Z">
              <w:tcPr>
                <w:tcW w:w="1577" w:type="dxa"/>
                <w:tcBorders>
                  <w:top w:val="nil"/>
                  <w:left w:val="nil"/>
                  <w:bottom w:val="nil"/>
                  <w:right w:val="nil"/>
                </w:tcBorders>
                <w:shd w:val="clear" w:color="auto" w:fill="auto"/>
                <w:noWrap/>
                <w:vAlign w:val="bottom"/>
                <w:hideMark/>
              </w:tcPr>
            </w:tcPrChange>
          </w:tcPr>
          <w:p w14:paraId="1CB66CD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w:t>
            </w:r>
          </w:p>
        </w:tc>
      </w:tr>
      <w:tr w:rsidR="00E82CB7" w:rsidRPr="00E82CB7" w14:paraId="27B9ABA3" w14:textId="77777777" w:rsidTr="00E82CB7">
        <w:trPr>
          <w:trHeight w:val="300"/>
          <w:trPrChange w:id="630"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31" w:author="Wesner, Jeff S" w:date="2021-08-10T11:39:00Z">
              <w:tcPr>
                <w:tcW w:w="2190" w:type="dxa"/>
                <w:tcBorders>
                  <w:top w:val="nil"/>
                  <w:left w:val="nil"/>
                  <w:bottom w:val="nil"/>
                  <w:right w:val="nil"/>
                </w:tcBorders>
                <w:shd w:val="clear" w:color="auto" w:fill="auto"/>
                <w:noWrap/>
                <w:vAlign w:val="bottom"/>
                <w:hideMark/>
              </w:tcPr>
            </w:tcPrChange>
          </w:tcPr>
          <w:p w14:paraId="17DC8035"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Unknown</w:t>
            </w:r>
          </w:p>
        </w:tc>
        <w:tc>
          <w:tcPr>
            <w:tcW w:w="1590" w:type="dxa"/>
            <w:tcBorders>
              <w:top w:val="nil"/>
              <w:left w:val="nil"/>
              <w:bottom w:val="nil"/>
              <w:right w:val="nil"/>
            </w:tcBorders>
            <w:shd w:val="clear" w:color="auto" w:fill="auto"/>
            <w:noWrap/>
            <w:vAlign w:val="bottom"/>
            <w:hideMark/>
            <w:tcPrChange w:id="632" w:author="Wesner, Jeff S" w:date="2021-08-10T11:39:00Z">
              <w:tcPr>
                <w:tcW w:w="893" w:type="dxa"/>
                <w:tcBorders>
                  <w:top w:val="nil"/>
                  <w:left w:val="nil"/>
                  <w:bottom w:val="nil"/>
                  <w:right w:val="nil"/>
                </w:tcBorders>
                <w:shd w:val="clear" w:color="auto" w:fill="auto"/>
                <w:noWrap/>
                <w:vAlign w:val="bottom"/>
                <w:hideMark/>
              </w:tcPr>
            </w:tcPrChange>
          </w:tcPr>
          <w:p w14:paraId="012F3E22"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w:t>
            </w:r>
          </w:p>
        </w:tc>
        <w:tc>
          <w:tcPr>
            <w:tcW w:w="1577" w:type="dxa"/>
            <w:gridSpan w:val="2"/>
            <w:tcBorders>
              <w:top w:val="nil"/>
              <w:left w:val="nil"/>
              <w:bottom w:val="nil"/>
              <w:right w:val="nil"/>
            </w:tcBorders>
            <w:shd w:val="clear" w:color="auto" w:fill="auto"/>
            <w:noWrap/>
            <w:vAlign w:val="bottom"/>
            <w:hideMark/>
            <w:tcPrChange w:id="633" w:author="Wesner, Jeff S" w:date="2021-08-10T11:39:00Z">
              <w:tcPr>
                <w:tcW w:w="1577" w:type="dxa"/>
                <w:tcBorders>
                  <w:top w:val="nil"/>
                  <w:left w:val="nil"/>
                  <w:bottom w:val="nil"/>
                  <w:right w:val="nil"/>
                </w:tcBorders>
                <w:shd w:val="clear" w:color="auto" w:fill="auto"/>
                <w:noWrap/>
                <w:vAlign w:val="bottom"/>
                <w:hideMark/>
              </w:tcPr>
            </w:tcPrChange>
          </w:tcPr>
          <w:p w14:paraId="0C6F5FC4"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w:t>
            </w:r>
          </w:p>
        </w:tc>
      </w:tr>
      <w:tr w:rsidR="00E82CB7" w:rsidRPr="00E82CB7" w14:paraId="67291A07" w14:textId="77777777" w:rsidTr="00E82CB7">
        <w:trPr>
          <w:trHeight w:val="300"/>
          <w:trPrChange w:id="634"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35" w:author="Wesner, Jeff S" w:date="2021-08-10T11:39:00Z">
              <w:tcPr>
                <w:tcW w:w="2190" w:type="dxa"/>
                <w:tcBorders>
                  <w:top w:val="nil"/>
                  <w:left w:val="nil"/>
                  <w:bottom w:val="nil"/>
                  <w:right w:val="nil"/>
                </w:tcBorders>
                <w:shd w:val="clear" w:color="auto" w:fill="auto"/>
                <w:noWrap/>
                <w:vAlign w:val="bottom"/>
                <w:hideMark/>
              </w:tcPr>
            </w:tcPrChange>
          </w:tcPr>
          <w:p w14:paraId="18FA4B7F"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Empididae</w:t>
            </w:r>
            <w:proofErr w:type="spellEnd"/>
          </w:p>
        </w:tc>
        <w:tc>
          <w:tcPr>
            <w:tcW w:w="1590" w:type="dxa"/>
            <w:tcBorders>
              <w:top w:val="nil"/>
              <w:left w:val="nil"/>
              <w:bottom w:val="nil"/>
              <w:right w:val="nil"/>
            </w:tcBorders>
            <w:shd w:val="clear" w:color="auto" w:fill="auto"/>
            <w:noWrap/>
            <w:vAlign w:val="bottom"/>
            <w:hideMark/>
            <w:tcPrChange w:id="636" w:author="Wesner, Jeff S" w:date="2021-08-10T11:39:00Z">
              <w:tcPr>
                <w:tcW w:w="893" w:type="dxa"/>
                <w:tcBorders>
                  <w:top w:val="nil"/>
                  <w:left w:val="nil"/>
                  <w:bottom w:val="nil"/>
                  <w:right w:val="nil"/>
                </w:tcBorders>
                <w:shd w:val="clear" w:color="auto" w:fill="auto"/>
                <w:noWrap/>
                <w:vAlign w:val="bottom"/>
                <w:hideMark/>
              </w:tcPr>
            </w:tcPrChange>
          </w:tcPr>
          <w:p w14:paraId="552EF69A"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3</w:t>
            </w:r>
          </w:p>
        </w:tc>
        <w:tc>
          <w:tcPr>
            <w:tcW w:w="1577" w:type="dxa"/>
            <w:gridSpan w:val="2"/>
            <w:tcBorders>
              <w:top w:val="nil"/>
              <w:left w:val="nil"/>
              <w:bottom w:val="nil"/>
              <w:right w:val="nil"/>
            </w:tcBorders>
            <w:shd w:val="clear" w:color="auto" w:fill="auto"/>
            <w:noWrap/>
            <w:vAlign w:val="bottom"/>
            <w:hideMark/>
            <w:tcPrChange w:id="637" w:author="Wesner, Jeff S" w:date="2021-08-10T11:39:00Z">
              <w:tcPr>
                <w:tcW w:w="1577" w:type="dxa"/>
                <w:tcBorders>
                  <w:top w:val="nil"/>
                  <w:left w:val="nil"/>
                  <w:bottom w:val="nil"/>
                  <w:right w:val="nil"/>
                </w:tcBorders>
                <w:shd w:val="clear" w:color="auto" w:fill="auto"/>
                <w:noWrap/>
                <w:vAlign w:val="bottom"/>
                <w:hideMark/>
              </w:tcPr>
            </w:tcPrChange>
          </w:tcPr>
          <w:p w14:paraId="05B761A1"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w:t>
            </w:r>
          </w:p>
        </w:tc>
      </w:tr>
      <w:tr w:rsidR="00E82CB7" w:rsidRPr="00E82CB7" w14:paraId="43145500" w14:textId="77777777" w:rsidTr="00E82CB7">
        <w:trPr>
          <w:trHeight w:val="300"/>
          <w:trPrChange w:id="638"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39" w:author="Wesner, Jeff S" w:date="2021-08-10T11:39:00Z">
              <w:tcPr>
                <w:tcW w:w="2190" w:type="dxa"/>
                <w:tcBorders>
                  <w:top w:val="nil"/>
                  <w:left w:val="nil"/>
                  <w:bottom w:val="nil"/>
                  <w:right w:val="nil"/>
                </w:tcBorders>
                <w:shd w:val="clear" w:color="auto" w:fill="auto"/>
                <w:noWrap/>
                <w:vAlign w:val="bottom"/>
                <w:hideMark/>
              </w:tcPr>
            </w:tcPrChange>
          </w:tcPr>
          <w:p w14:paraId="2ED875C1"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Homoptera</w:t>
            </w:r>
            <w:proofErr w:type="spellEnd"/>
          </w:p>
        </w:tc>
        <w:tc>
          <w:tcPr>
            <w:tcW w:w="1590" w:type="dxa"/>
            <w:tcBorders>
              <w:top w:val="nil"/>
              <w:left w:val="nil"/>
              <w:bottom w:val="nil"/>
              <w:right w:val="nil"/>
            </w:tcBorders>
            <w:shd w:val="clear" w:color="auto" w:fill="auto"/>
            <w:noWrap/>
            <w:vAlign w:val="bottom"/>
            <w:hideMark/>
            <w:tcPrChange w:id="640" w:author="Wesner, Jeff S" w:date="2021-08-10T11:39:00Z">
              <w:tcPr>
                <w:tcW w:w="893" w:type="dxa"/>
                <w:tcBorders>
                  <w:top w:val="nil"/>
                  <w:left w:val="nil"/>
                  <w:bottom w:val="nil"/>
                  <w:right w:val="nil"/>
                </w:tcBorders>
                <w:shd w:val="clear" w:color="auto" w:fill="auto"/>
                <w:noWrap/>
                <w:vAlign w:val="bottom"/>
                <w:hideMark/>
              </w:tcPr>
            </w:tcPrChange>
          </w:tcPr>
          <w:p w14:paraId="412A4694"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w:t>
            </w:r>
          </w:p>
        </w:tc>
        <w:tc>
          <w:tcPr>
            <w:tcW w:w="1577" w:type="dxa"/>
            <w:gridSpan w:val="2"/>
            <w:tcBorders>
              <w:top w:val="nil"/>
              <w:left w:val="nil"/>
              <w:bottom w:val="nil"/>
              <w:right w:val="nil"/>
            </w:tcBorders>
            <w:shd w:val="clear" w:color="auto" w:fill="auto"/>
            <w:noWrap/>
            <w:vAlign w:val="bottom"/>
            <w:hideMark/>
            <w:tcPrChange w:id="641" w:author="Wesner, Jeff S" w:date="2021-08-10T11:39:00Z">
              <w:tcPr>
                <w:tcW w:w="1577" w:type="dxa"/>
                <w:tcBorders>
                  <w:top w:val="nil"/>
                  <w:left w:val="nil"/>
                  <w:bottom w:val="nil"/>
                  <w:right w:val="nil"/>
                </w:tcBorders>
                <w:shd w:val="clear" w:color="auto" w:fill="auto"/>
                <w:noWrap/>
                <w:vAlign w:val="bottom"/>
                <w:hideMark/>
              </w:tcPr>
            </w:tcPrChange>
          </w:tcPr>
          <w:p w14:paraId="0DE270F6"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r>
      <w:tr w:rsidR="00E82CB7" w:rsidRPr="00E82CB7" w14:paraId="47FC351E" w14:textId="77777777" w:rsidTr="00E82CB7">
        <w:trPr>
          <w:trHeight w:val="300"/>
          <w:trPrChange w:id="642"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43" w:author="Wesner, Jeff S" w:date="2021-08-10T11:39:00Z">
              <w:tcPr>
                <w:tcW w:w="2190" w:type="dxa"/>
                <w:tcBorders>
                  <w:top w:val="nil"/>
                  <w:left w:val="nil"/>
                  <w:bottom w:val="nil"/>
                  <w:right w:val="nil"/>
                </w:tcBorders>
                <w:shd w:val="clear" w:color="auto" w:fill="auto"/>
                <w:noWrap/>
                <w:vAlign w:val="bottom"/>
                <w:hideMark/>
              </w:tcPr>
            </w:tcPrChange>
          </w:tcPr>
          <w:p w14:paraId="7E0DAD59"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Gerridae</w:t>
            </w:r>
          </w:p>
        </w:tc>
        <w:tc>
          <w:tcPr>
            <w:tcW w:w="1590" w:type="dxa"/>
            <w:tcBorders>
              <w:top w:val="nil"/>
              <w:left w:val="nil"/>
              <w:bottom w:val="nil"/>
              <w:right w:val="nil"/>
            </w:tcBorders>
            <w:shd w:val="clear" w:color="auto" w:fill="auto"/>
            <w:noWrap/>
            <w:vAlign w:val="bottom"/>
            <w:hideMark/>
            <w:tcPrChange w:id="644" w:author="Wesner, Jeff S" w:date="2021-08-10T11:39:00Z">
              <w:tcPr>
                <w:tcW w:w="893" w:type="dxa"/>
                <w:tcBorders>
                  <w:top w:val="nil"/>
                  <w:left w:val="nil"/>
                  <w:bottom w:val="nil"/>
                  <w:right w:val="nil"/>
                </w:tcBorders>
                <w:shd w:val="clear" w:color="auto" w:fill="auto"/>
                <w:noWrap/>
                <w:vAlign w:val="bottom"/>
                <w:hideMark/>
              </w:tcPr>
            </w:tcPrChange>
          </w:tcPr>
          <w:p w14:paraId="6DC0330E"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2</w:t>
            </w:r>
          </w:p>
        </w:tc>
        <w:tc>
          <w:tcPr>
            <w:tcW w:w="1577" w:type="dxa"/>
            <w:gridSpan w:val="2"/>
            <w:tcBorders>
              <w:top w:val="nil"/>
              <w:left w:val="nil"/>
              <w:bottom w:val="nil"/>
              <w:right w:val="nil"/>
            </w:tcBorders>
            <w:shd w:val="clear" w:color="auto" w:fill="auto"/>
            <w:noWrap/>
            <w:vAlign w:val="bottom"/>
            <w:hideMark/>
            <w:tcPrChange w:id="645" w:author="Wesner, Jeff S" w:date="2021-08-10T11:39:00Z">
              <w:tcPr>
                <w:tcW w:w="1577" w:type="dxa"/>
                <w:tcBorders>
                  <w:top w:val="nil"/>
                  <w:left w:val="nil"/>
                  <w:bottom w:val="nil"/>
                  <w:right w:val="nil"/>
                </w:tcBorders>
                <w:shd w:val="clear" w:color="auto" w:fill="auto"/>
                <w:noWrap/>
                <w:vAlign w:val="bottom"/>
                <w:hideMark/>
              </w:tcPr>
            </w:tcPrChange>
          </w:tcPr>
          <w:p w14:paraId="01738684"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r>
      <w:tr w:rsidR="00E82CB7" w:rsidRPr="00E82CB7" w14:paraId="00B5EA57" w14:textId="77777777" w:rsidTr="00E82CB7">
        <w:trPr>
          <w:trHeight w:val="300"/>
          <w:trPrChange w:id="646"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47" w:author="Wesner, Jeff S" w:date="2021-08-10T11:39:00Z">
              <w:tcPr>
                <w:tcW w:w="2190" w:type="dxa"/>
                <w:tcBorders>
                  <w:top w:val="nil"/>
                  <w:left w:val="nil"/>
                  <w:bottom w:val="nil"/>
                  <w:right w:val="nil"/>
                </w:tcBorders>
                <w:shd w:val="clear" w:color="auto" w:fill="auto"/>
                <w:noWrap/>
                <w:vAlign w:val="bottom"/>
                <w:hideMark/>
              </w:tcPr>
            </w:tcPrChange>
          </w:tcPr>
          <w:p w14:paraId="318E9E76"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Orthoptera</w:t>
            </w:r>
          </w:p>
        </w:tc>
        <w:tc>
          <w:tcPr>
            <w:tcW w:w="1590" w:type="dxa"/>
            <w:tcBorders>
              <w:top w:val="nil"/>
              <w:left w:val="nil"/>
              <w:bottom w:val="nil"/>
              <w:right w:val="nil"/>
            </w:tcBorders>
            <w:shd w:val="clear" w:color="auto" w:fill="auto"/>
            <w:noWrap/>
            <w:vAlign w:val="bottom"/>
            <w:hideMark/>
            <w:tcPrChange w:id="648" w:author="Wesner, Jeff S" w:date="2021-08-10T11:39:00Z">
              <w:tcPr>
                <w:tcW w:w="893" w:type="dxa"/>
                <w:tcBorders>
                  <w:top w:val="nil"/>
                  <w:left w:val="nil"/>
                  <w:bottom w:val="nil"/>
                  <w:right w:val="nil"/>
                </w:tcBorders>
                <w:shd w:val="clear" w:color="auto" w:fill="auto"/>
                <w:noWrap/>
                <w:vAlign w:val="bottom"/>
                <w:hideMark/>
              </w:tcPr>
            </w:tcPrChange>
          </w:tcPr>
          <w:p w14:paraId="4761DCA6"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c>
          <w:tcPr>
            <w:tcW w:w="1577" w:type="dxa"/>
            <w:gridSpan w:val="2"/>
            <w:tcBorders>
              <w:top w:val="nil"/>
              <w:left w:val="nil"/>
              <w:bottom w:val="nil"/>
              <w:right w:val="nil"/>
            </w:tcBorders>
            <w:shd w:val="clear" w:color="auto" w:fill="auto"/>
            <w:noWrap/>
            <w:vAlign w:val="bottom"/>
            <w:hideMark/>
            <w:tcPrChange w:id="649" w:author="Wesner, Jeff S" w:date="2021-08-10T11:39:00Z">
              <w:tcPr>
                <w:tcW w:w="1577" w:type="dxa"/>
                <w:tcBorders>
                  <w:top w:val="nil"/>
                  <w:left w:val="nil"/>
                  <w:bottom w:val="nil"/>
                  <w:right w:val="nil"/>
                </w:tcBorders>
                <w:shd w:val="clear" w:color="auto" w:fill="auto"/>
                <w:noWrap/>
                <w:vAlign w:val="bottom"/>
                <w:hideMark/>
              </w:tcPr>
            </w:tcPrChange>
          </w:tcPr>
          <w:p w14:paraId="105AA699"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r>
      <w:tr w:rsidR="00E82CB7" w:rsidRPr="00E82CB7" w14:paraId="198E4EEA" w14:textId="77777777" w:rsidTr="00E82CB7">
        <w:trPr>
          <w:trHeight w:val="300"/>
          <w:trPrChange w:id="650"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51" w:author="Wesner, Jeff S" w:date="2021-08-10T11:39:00Z">
              <w:tcPr>
                <w:tcW w:w="2190" w:type="dxa"/>
                <w:tcBorders>
                  <w:top w:val="nil"/>
                  <w:left w:val="nil"/>
                  <w:bottom w:val="nil"/>
                  <w:right w:val="nil"/>
                </w:tcBorders>
                <w:shd w:val="clear" w:color="auto" w:fill="auto"/>
                <w:noWrap/>
                <w:vAlign w:val="bottom"/>
                <w:hideMark/>
              </w:tcPr>
            </w:tcPrChange>
          </w:tcPr>
          <w:p w14:paraId="5DEBCC44"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Ephydridae</w:t>
            </w:r>
            <w:proofErr w:type="spellEnd"/>
          </w:p>
        </w:tc>
        <w:tc>
          <w:tcPr>
            <w:tcW w:w="1590" w:type="dxa"/>
            <w:tcBorders>
              <w:top w:val="nil"/>
              <w:left w:val="nil"/>
              <w:bottom w:val="nil"/>
              <w:right w:val="nil"/>
            </w:tcBorders>
            <w:shd w:val="clear" w:color="auto" w:fill="auto"/>
            <w:noWrap/>
            <w:vAlign w:val="bottom"/>
            <w:hideMark/>
            <w:tcPrChange w:id="652" w:author="Wesner, Jeff S" w:date="2021-08-10T11:39:00Z">
              <w:tcPr>
                <w:tcW w:w="893" w:type="dxa"/>
                <w:tcBorders>
                  <w:top w:val="nil"/>
                  <w:left w:val="nil"/>
                  <w:bottom w:val="nil"/>
                  <w:right w:val="nil"/>
                </w:tcBorders>
                <w:shd w:val="clear" w:color="auto" w:fill="auto"/>
                <w:noWrap/>
                <w:vAlign w:val="bottom"/>
                <w:hideMark/>
              </w:tcPr>
            </w:tcPrChange>
          </w:tcPr>
          <w:p w14:paraId="3A08438B"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c>
          <w:tcPr>
            <w:tcW w:w="1577" w:type="dxa"/>
            <w:gridSpan w:val="2"/>
            <w:tcBorders>
              <w:top w:val="nil"/>
              <w:left w:val="nil"/>
              <w:bottom w:val="nil"/>
              <w:right w:val="nil"/>
            </w:tcBorders>
            <w:shd w:val="clear" w:color="auto" w:fill="auto"/>
            <w:noWrap/>
            <w:vAlign w:val="bottom"/>
            <w:hideMark/>
            <w:tcPrChange w:id="653" w:author="Wesner, Jeff S" w:date="2021-08-10T11:39:00Z">
              <w:tcPr>
                <w:tcW w:w="1577" w:type="dxa"/>
                <w:tcBorders>
                  <w:top w:val="nil"/>
                  <w:left w:val="nil"/>
                  <w:bottom w:val="nil"/>
                  <w:right w:val="nil"/>
                </w:tcBorders>
                <w:shd w:val="clear" w:color="auto" w:fill="auto"/>
                <w:noWrap/>
                <w:vAlign w:val="bottom"/>
                <w:hideMark/>
              </w:tcPr>
            </w:tcPrChange>
          </w:tcPr>
          <w:p w14:paraId="6A13ED95"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r>
      <w:tr w:rsidR="00E82CB7" w:rsidRPr="00E82CB7" w14:paraId="15A33448" w14:textId="77777777" w:rsidTr="00E82CB7">
        <w:trPr>
          <w:trHeight w:val="300"/>
          <w:trPrChange w:id="654"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55" w:author="Wesner, Jeff S" w:date="2021-08-10T11:39:00Z">
              <w:tcPr>
                <w:tcW w:w="2190" w:type="dxa"/>
                <w:tcBorders>
                  <w:top w:val="nil"/>
                  <w:left w:val="nil"/>
                  <w:bottom w:val="nil"/>
                  <w:right w:val="nil"/>
                </w:tcBorders>
                <w:shd w:val="clear" w:color="auto" w:fill="auto"/>
                <w:noWrap/>
                <w:vAlign w:val="bottom"/>
                <w:hideMark/>
              </w:tcPr>
            </w:tcPrChange>
          </w:tcPr>
          <w:p w14:paraId="03761C10"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Phoridae</w:t>
            </w:r>
          </w:p>
        </w:tc>
        <w:tc>
          <w:tcPr>
            <w:tcW w:w="1590" w:type="dxa"/>
            <w:tcBorders>
              <w:top w:val="nil"/>
              <w:left w:val="nil"/>
              <w:bottom w:val="nil"/>
              <w:right w:val="nil"/>
            </w:tcBorders>
            <w:shd w:val="clear" w:color="auto" w:fill="auto"/>
            <w:noWrap/>
            <w:vAlign w:val="bottom"/>
            <w:hideMark/>
            <w:tcPrChange w:id="656" w:author="Wesner, Jeff S" w:date="2021-08-10T11:39:00Z">
              <w:tcPr>
                <w:tcW w:w="893" w:type="dxa"/>
                <w:tcBorders>
                  <w:top w:val="nil"/>
                  <w:left w:val="nil"/>
                  <w:bottom w:val="nil"/>
                  <w:right w:val="nil"/>
                </w:tcBorders>
                <w:shd w:val="clear" w:color="auto" w:fill="auto"/>
                <w:noWrap/>
                <w:vAlign w:val="bottom"/>
                <w:hideMark/>
              </w:tcPr>
            </w:tcPrChange>
          </w:tcPr>
          <w:p w14:paraId="651F3600"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c>
          <w:tcPr>
            <w:tcW w:w="1577" w:type="dxa"/>
            <w:gridSpan w:val="2"/>
            <w:tcBorders>
              <w:top w:val="nil"/>
              <w:left w:val="nil"/>
              <w:bottom w:val="nil"/>
              <w:right w:val="nil"/>
            </w:tcBorders>
            <w:shd w:val="clear" w:color="auto" w:fill="auto"/>
            <w:noWrap/>
            <w:vAlign w:val="bottom"/>
            <w:hideMark/>
            <w:tcPrChange w:id="657" w:author="Wesner, Jeff S" w:date="2021-08-10T11:39:00Z">
              <w:tcPr>
                <w:tcW w:w="1577" w:type="dxa"/>
                <w:tcBorders>
                  <w:top w:val="nil"/>
                  <w:left w:val="nil"/>
                  <w:bottom w:val="nil"/>
                  <w:right w:val="nil"/>
                </w:tcBorders>
                <w:shd w:val="clear" w:color="auto" w:fill="auto"/>
                <w:noWrap/>
                <w:vAlign w:val="bottom"/>
                <w:hideMark/>
              </w:tcPr>
            </w:tcPrChange>
          </w:tcPr>
          <w:p w14:paraId="796793EF"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r>
      <w:tr w:rsidR="00E82CB7" w:rsidRPr="00E82CB7" w14:paraId="5A621D2A" w14:textId="77777777" w:rsidTr="00E82CB7">
        <w:trPr>
          <w:trHeight w:val="300"/>
          <w:trPrChange w:id="658"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59" w:author="Wesner, Jeff S" w:date="2021-08-10T11:39:00Z">
              <w:tcPr>
                <w:tcW w:w="2190" w:type="dxa"/>
                <w:tcBorders>
                  <w:top w:val="nil"/>
                  <w:left w:val="nil"/>
                  <w:bottom w:val="nil"/>
                  <w:right w:val="nil"/>
                </w:tcBorders>
                <w:shd w:val="clear" w:color="auto" w:fill="auto"/>
                <w:noWrap/>
                <w:vAlign w:val="bottom"/>
                <w:hideMark/>
              </w:tcPr>
            </w:tcPrChange>
          </w:tcPr>
          <w:p w14:paraId="31197CC2"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Psychodidae</w:t>
            </w:r>
            <w:proofErr w:type="spellEnd"/>
          </w:p>
        </w:tc>
        <w:tc>
          <w:tcPr>
            <w:tcW w:w="1590" w:type="dxa"/>
            <w:tcBorders>
              <w:top w:val="nil"/>
              <w:left w:val="nil"/>
              <w:bottom w:val="nil"/>
              <w:right w:val="nil"/>
            </w:tcBorders>
            <w:shd w:val="clear" w:color="auto" w:fill="auto"/>
            <w:noWrap/>
            <w:vAlign w:val="bottom"/>
            <w:hideMark/>
            <w:tcPrChange w:id="660" w:author="Wesner, Jeff S" w:date="2021-08-10T11:39:00Z">
              <w:tcPr>
                <w:tcW w:w="893" w:type="dxa"/>
                <w:tcBorders>
                  <w:top w:val="nil"/>
                  <w:left w:val="nil"/>
                  <w:bottom w:val="nil"/>
                  <w:right w:val="nil"/>
                </w:tcBorders>
                <w:shd w:val="clear" w:color="auto" w:fill="auto"/>
                <w:noWrap/>
                <w:vAlign w:val="bottom"/>
                <w:hideMark/>
              </w:tcPr>
            </w:tcPrChange>
          </w:tcPr>
          <w:p w14:paraId="39D3E6B5"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c>
          <w:tcPr>
            <w:tcW w:w="1577" w:type="dxa"/>
            <w:gridSpan w:val="2"/>
            <w:tcBorders>
              <w:top w:val="nil"/>
              <w:left w:val="nil"/>
              <w:bottom w:val="nil"/>
              <w:right w:val="nil"/>
            </w:tcBorders>
            <w:shd w:val="clear" w:color="auto" w:fill="auto"/>
            <w:noWrap/>
            <w:vAlign w:val="bottom"/>
            <w:hideMark/>
            <w:tcPrChange w:id="661" w:author="Wesner, Jeff S" w:date="2021-08-10T11:39:00Z">
              <w:tcPr>
                <w:tcW w:w="1577" w:type="dxa"/>
                <w:tcBorders>
                  <w:top w:val="nil"/>
                  <w:left w:val="nil"/>
                  <w:bottom w:val="nil"/>
                  <w:right w:val="nil"/>
                </w:tcBorders>
                <w:shd w:val="clear" w:color="auto" w:fill="auto"/>
                <w:noWrap/>
                <w:vAlign w:val="bottom"/>
                <w:hideMark/>
              </w:tcPr>
            </w:tcPrChange>
          </w:tcPr>
          <w:p w14:paraId="11468B7E"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r>
      <w:tr w:rsidR="00E82CB7" w:rsidRPr="00E82CB7" w14:paraId="1D50BF53" w14:textId="77777777" w:rsidTr="00E82CB7">
        <w:trPr>
          <w:trHeight w:val="300"/>
          <w:trPrChange w:id="662"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63" w:author="Wesner, Jeff S" w:date="2021-08-10T11:39:00Z">
              <w:tcPr>
                <w:tcW w:w="2190" w:type="dxa"/>
                <w:tcBorders>
                  <w:top w:val="nil"/>
                  <w:left w:val="nil"/>
                  <w:bottom w:val="nil"/>
                  <w:right w:val="nil"/>
                </w:tcBorders>
                <w:shd w:val="clear" w:color="auto" w:fill="auto"/>
                <w:noWrap/>
                <w:vAlign w:val="bottom"/>
                <w:hideMark/>
              </w:tcPr>
            </w:tcPrChange>
          </w:tcPr>
          <w:p w14:paraId="0105BD89"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Brachycera</w:t>
            </w:r>
            <w:proofErr w:type="spellEnd"/>
          </w:p>
        </w:tc>
        <w:tc>
          <w:tcPr>
            <w:tcW w:w="1590" w:type="dxa"/>
            <w:tcBorders>
              <w:top w:val="nil"/>
              <w:left w:val="nil"/>
              <w:bottom w:val="nil"/>
              <w:right w:val="nil"/>
            </w:tcBorders>
            <w:shd w:val="clear" w:color="auto" w:fill="auto"/>
            <w:noWrap/>
            <w:vAlign w:val="bottom"/>
            <w:hideMark/>
            <w:tcPrChange w:id="664" w:author="Wesner, Jeff S" w:date="2021-08-10T11:39:00Z">
              <w:tcPr>
                <w:tcW w:w="893" w:type="dxa"/>
                <w:tcBorders>
                  <w:top w:val="nil"/>
                  <w:left w:val="nil"/>
                  <w:bottom w:val="nil"/>
                  <w:right w:val="nil"/>
                </w:tcBorders>
                <w:shd w:val="clear" w:color="auto" w:fill="auto"/>
                <w:noWrap/>
                <w:vAlign w:val="bottom"/>
                <w:hideMark/>
              </w:tcPr>
            </w:tcPrChange>
          </w:tcPr>
          <w:p w14:paraId="5444EC1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c>
          <w:tcPr>
            <w:tcW w:w="1577" w:type="dxa"/>
            <w:gridSpan w:val="2"/>
            <w:tcBorders>
              <w:top w:val="nil"/>
              <w:left w:val="nil"/>
              <w:bottom w:val="nil"/>
              <w:right w:val="nil"/>
            </w:tcBorders>
            <w:shd w:val="clear" w:color="auto" w:fill="auto"/>
            <w:noWrap/>
            <w:vAlign w:val="bottom"/>
            <w:hideMark/>
            <w:tcPrChange w:id="665" w:author="Wesner, Jeff S" w:date="2021-08-10T11:39:00Z">
              <w:tcPr>
                <w:tcW w:w="1577" w:type="dxa"/>
                <w:tcBorders>
                  <w:top w:val="nil"/>
                  <w:left w:val="nil"/>
                  <w:bottom w:val="nil"/>
                  <w:right w:val="nil"/>
                </w:tcBorders>
                <w:shd w:val="clear" w:color="auto" w:fill="auto"/>
                <w:noWrap/>
                <w:vAlign w:val="bottom"/>
                <w:hideMark/>
              </w:tcPr>
            </w:tcPrChange>
          </w:tcPr>
          <w:p w14:paraId="7322E8FA"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r>
      <w:tr w:rsidR="00E82CB7" w:rsidRPr="00E82CB7" w14:paraId="1DAB5A47" w14:textId="77777777" w:rsidTr="00E82CB7">
        <w:trPr>
          <w:trHeight w:val="300"/>
          <w:trPrChange w:id="666"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67" w:author="Wesner, Jeff S" w:date="2021-08-10T11:39:00Z">
              <w:tcPr>
                <w:tcW w:w="2190" w:type="dxa"/>
                <w:tcBorders>
                  <w:top w:val="nil"/>
                  <w:left w:val="nil"/>
                  <w:bottom w:val="nil"/>
                  <w:right w:val="nil"/>
                </w:tcBorders>
                <w:shd w:val="clear" w:color="auto" w:fill="auto"/>
                <w:noWrap/>
                <w:vAlign w:val="bottom"/>
                <w:hideMark/>
              </w:tcPr>
            </w:tcPrChange>
          </w:tcPr>
          <w:p w14:paraId="3DC89A69"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Dryomyzidae</w:t>
            </w:r>
            <w:proofErr w:type="spellEnd"/>
          </w:p>
        </w:tc>
        <w:tc>
          <w:tcPr>
            <w:tcW w:w="1590" w:type="dxa"/>
            <w:tcBorders>
              <w:top w:val="nil"/>
              <w:left w:val="nil"/>
              <w:bottom w:val="nil"/>
              <w:right w:val="nil"/>
            </w:tcBorders>
            <w:shd w:val="clear" w:color="auto" w:fill="auto"/>
            <w:noWrap/>
            <w:vAlign w:val="bottom"/>
            <w:hideMark/>
            <w:tcPrChange w:id="668" w:author="Wesner, Jeff S" w:date="2021-08-10T11:39:00Z">
              <w:tcPr>
                <w:tcW w:w="893" w:type="dxa"/>
                <w:tcBorders>
                  <w:top w:val="nil"/>
                  <w:left w:val="nil"/>
                  <w:bottom w:val="nil"/>
                  <w:right w:val="nil"/>
                </w:tcBorders>
                <w:shd w:val="clear" w:color="auto" w:fill="auto"/>
                <w:noWrap/>
                <w:vAlign w:val="bottom"/>
                <w:hideMark/>
              </w:tcPr>
            </w:tcPrChange>
          </w:tcPr>
          <w:p w14:paraId="53D87E04"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c>
          <w:tcPr>
            <w:tcW w:w="1577" w:type="dxa"/>
            <w:gridSpan w:val="2"/>
            <w:tcBorders>
              <w:top w:val="nil"/>
              <w:left w:val="nil"/>
              <w:bottom w:val="nil"/>
              <w:right w:val="nil"/>
            </w:tcBorders>
            <w:shd w:val="clear" w:color="auto" w:fill="auto"/>
            <w:noWrap/>
            <w:vAlign w:val="bottom"/>
            <w:hideMark/>
            <w:tcPrChange w:id="669" w:author="Wesner, Jeff S" w:date="2021-08-10T11:39:00Z">
              <w:tcPr>
                <w:tcW w:w="1577" w:type="dxa"/>
                <w:tcBorders>
                  <w:top w:val="nil"/>
                  <w:left w:val="nil"/>
                  <w:bottom w:val="nil"/>
                  <w:right w:val="nil"/>
                </w:tcBorders>
                <w:shd w:val="clear" w:color="auto" w:fill="auto"/>
                <w:noWrap/>
                <w:vAlign w:val="bottom"/>
                <w:hideMark/>
              </w:tcPr>
            </w:tcPrChange>
          </w:tcPr>
          <w:p w14:paraId="3367516C"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r>
      <w:tr w:rsidR="00E82CB7" w:rsidRPr="00E82CB7" w14:paraId="4E993B50" w14:textId="77777777" w:rsidTr="00E82CB7">
        <w:trPr>
          <w:trHeight w:val="300"/>
          <w:trPrChange w:id="670"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71" w:author="Wesner, Jeff S" w:date="2021-08-10T11:39:00Z">
              <w:tcPr>
                <w:tcW w:w="2190" w:type="dxa"/>
                <w:tcBorders>
                  <w:top w:val="nil"/>
                  <w:left w:val="nil"/>
                  <w:bottom w:val="nil"/>
                  <w:right w:val="nil"/>
                </w:tcBorders>
                <w:shd w:val="clear" w:color="auto" w:fill="auto"/>
                <w:noWrap/>
                <w:vAlign w:val="bottom"/>
                <w:hideMark/>
              </w:tcPr>
            </w:tcPrChange>
          </w:tcPr>
          <w:p w14:paraId="51B3188E"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Circulionidae</w:t>
            </w:r>
            <w:proofErr w:type="spellEnd"/>
          </w:p>
        </w:tc>
        <w:tc>
          <w:tcPr>
            <w:tcW w:w="1590" w:type="dxa"/>
            <w:tcBorders>
              <w:top w:val="nil"/>
              <w:left w:val="nil"/>
              <w:bottom w:val="nil"/>
              <w:right w:val="nil"/>
            </w:tcBorders>
            <w:shd w:val="clear" w:color="auto" w:fill="auto"/>
            <w:noWrap/>
            <w:vAlign w:val="bottom"/>
            <w:hideMark/>
            <w:tcPrChange w:id="672" w:author="Wesner, Jeff S" w:date="2021-08-10T11:39:00Z">
              <w:tcPr>
                <w:tcW w:w="893" w:type="dxa"/>
                <w:tcBorders>
                  <w:top w:val="nil"/>
                  <w:left w:val="nil"/>
                  <w:bottom w:val="nil"/>
                  <w:right w:val="nil"/>
                </w:tcBorders>
                <w:shd w:val="clear" w:color="auto" w:fill="auto"/>
                <w:noWrap/>
                <w:vAlign w:val="bottom"/>
                <w:hideMark/>
              </w:tcPr>
            </w:tcPrChange>
          </w:tcPr>
          <w:p w14:paraId="5EC1D35B"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4</w:t>
            </w:r>
          </w:p>
        </w:tc>
        <w:tc>
          <w:tcPr>
            <w:tcW w:w="1577" w:type="dxa"/>
            <w:gridSpan w:val="2"/>
            <w:tcBorders>
              <w:top w:val="nil"/>
              <w:left w:val="nil"/>
              <w:bottom w:val="nil"/>
              <w:right w:val="nil"/>
            </w:tcBorders>
            <w:shd w:val="clear" w:color="auto" w:fill="auto"/>
            <w:noWrap/>
            <w:vAlign w:val="bottom"/>
            <w:hideMark/>
            <w:tcPrChange w:id="673" w:author="Wesner, Jeff S" w:date="2021-08-10T11:39:00Z">
              <w:tcPr>
                <w:tcW w:w="1577" w:type="dxa"/>
                <w:tcBorders>
                  <w:top w:val="nil"/>
                  <w:left w:val="nil"/>
                  <w:bottom w:val="nil"/>
                  <w:right w:val="nil"/>
                </w:tcBorders>
                <w:shd w:val="clear" w:color="auto" w:fill="auto"/>
                <w:noWrap/>
                <w:vAlign w:val="bottom"/>
                <w:hideMark/>
              </w:tcPr>
            </w:tcPrChange>
          </w:tcPr>
          <w:p w14:paraId="4CD626BF"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r>
      <w:tr w:rsidR="00E82CB7" w:rsidRPr="00E82CB7" w14:paraId="4D7A0774" w14:textId="77777777" w:rsidTr="00E82CB7">
        <w:trPr>
          <w:trHeight w:val="300"/>
          <w:trPrChange w:id="674" w:author="Wesner, Jeff S" w:date="2021-08-10T11:39:00Z">
            <w:trPr>
              <w:trHeight w:val="300"/>
            </w:trPr>
          </w:trPrChange>
        </w:trPr>
        <w:tc>
          <w:tcPr>
            <w:tcW w:w="2190" w:type="dxa"/>
            <w:tcBorders>
              <w:top w:val="nil"/>
              <w:left w:val="nil"/>
              <w:bottom w:val="nil"/>
              <w:right w:val="nil"/>
            </w:tcBorders>
            <w:shd w:val="clear" w:color="auto" w:fill="auto"/>
            <w:noWrap/>
            <w:vAlign w:val="bottom"/>
            <w:hideMark/>
            <w:tcPrChange w:id="675" w:author="Wesner, Jeff S" w:date="2021-08-10T11:39:00Z">
              <w:tcPr>
                <w:tcW w:w="2190" w:type="dxa"/>
                <w:tcBorders>
                  <w:top w:val="nil"/>
                  <w:left w:val="nil"/>
                  <w:bottom w:val="nil"/>
                  <w:right w:val="nil"/>
                </w:tcBorders>
                <w:shd w:val="clear" w:color="auto" w:fill="auto"/>
                <w:noWrap/>
                <w:vAlign w:val="bottom"/>
                <w:hideMark/>
              </w:tcPr>
            </w:tcPrChange>
          </w:tcPr>
          <w:p w14:paraId="6785424E"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proofErr w:type="spellStart"/>
            <w:r w:rsidRPr="00E82CB7">
              <w:rPr>
                <w:rFonts w:ascii="Times New Roman" w:eastAsia="Times New Roman" w:hAnsi="Times New Roman" w:cs="Times New Roman"/>
                <w:color w:val="000000"/>
                <w:sz w:val="24"/>
                <w:szCs w:val="24"/>
              </w:rPr>
              <w:t>Caelifera</w:t>
            </w:r>
            <w:proofErr w:type="spellEnd"/>
          </w:p>
        </w:tc>
        <w:tc>
          <w:tcPr>
            <w:tcW w:w="1590" w:type="dxa"/>
            <w:tcBorders>
              <w:top w:val="nil"/>
              <w:left w:val="nil"/>
              <w:bottom w:val="nil"/>
              <w:right w:val="nil"/>
            </w:tcBorders>
            <w:shd w:val="clear" w:color="auto" w:fill="auto"/>
            <w:noWrap/>
            <w:vAlign w:val="bottom"/>
            <w:hideMark/>
            <w:tcPrChange w:id="676" w:author="Wesner, Jeff S" w:date="2021-08-10T11:39:00Z">
              <w:tcPr>
                <w:tcW w:w="893" w:type="dxa"/>
                <w:tcBorders>
                  <w:top w:val="nil"/>
                  <w:left w:val="nil"/>
                  <w:bottom w:val="nil"/>
                  <w:right w:val="nil"/>
                </w:tcBorders>
                <w:shd w:val="clear" w:color="auto" w:fill="auto"/>
                <w:noWrap/>
                <w:vAlign w:val="bottom"/>
                <w:hideMark/>
              </w:tcPr>
            </w:tcPrChange>
          </w:tcPr>
          <w:p w14:paraId="7E4D86CB"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w:t>
            </w:r>
          </w:p>
        </w:tc>
        <w:tc>
          <w:tcPr>
            <w:tcW w:w="1577" w:type="dxa"/>
            <w:gridSpan w:val="2"/>
            <w:tcBorders>
              <w:top w:val="nil"/>
              <w:left w:val="nil"/>
              <w:bottom w:val="nil"/>
              <w:right w:val="nil"/>
            </w:tcBorders>
            <w:shd w:val="clear" w:color="auto" w:fill="auto"/>
            <w:noWrap/>
            <w:vAlign w:val="bottom"/>
            <w:hideMark/>
            <w:tcPrChange w:id="677" w:author="Wesner, Jeff S" w:date="2021-08-10T11:39:00Z">
              <w:tcPr>
                <w:tcW w:w="1577" w:type="dxa"/>
                <w:tcBorders>
                  <w:top w:val="nil"/>
                  <w:left w:val="nil"/>
                  <w:bottom w:val="nil"/>
                  <w:right w:val="nil"/>
                </w:tcBorders>
                <w:shd w:val="clear" w:color="auto" w:fill="auto"/>
                <w:noWrap/>
                <w:vAlign w:val="bottom"/>
                <w:hideMark/>
              </w:tcPr>
            </w:tcPrChange>
          </w:tcPr>
          <w:p w14:paraId="7F391F7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0.2</w:t>
            </w:r>
          </w:p>
        </w:tc>
      </w:tr>
      <w:tr w:rsidR="00E82CB7" w:rsidRPr="00E82CB7" w14:paraId="61EDED9E" w14:textId="77777777" w:rsidTr="00E82CB7">
        <w:trPr>
          <w:trHeight w:val="300"/>
          <w:trPrChange w:id="678" w:author="Wesner, Jeff S" w:date="2021-08-10T11:39:00Z">
            <w:trPr>
              <w:trHeight w:val="300"/>
            </w:trPr>
          </w:trPrChange>
        </w:trPr>
        <w:tc>
          <w:tcPr>
            <w:tcW w:w="2190" w:type="dxa"/>
            <w:tcBorders>
              <w:top w:val="nil"/>
              <w:left w:val="nil"/>
              <w:bottom w:val="single" w:sz="4" w:space="0" w:color="auto"/>
              <w:right w:val="nil"/>
            </w:tcBorders>
            <w:shd w:val="clear" w:color="auto" w:fill="auto"/>
            <w:noWrap/>
            <w:vAlign w:val="bottom"/>
            <w:hideMark/>
            <w:tcPrChange w:id="679" w:author="Wesner, Jeff S" w:date="2021-08-10T11:39:00Z">
              <w:tcPr>
                <w:tcW w:w="2190" w:type="dxa"/>
                <w:tcBorders>
                  <w:top w:val="nil"/>
                  <w:left w:val="nil"/>
                  <w:bottom w:val="single" w:sz="4" w:space="0" w:color="auto"/>
                  <w:right w:val="nil"/>
                </w:tcBorders>
                <w:shd w:val="clear" w:color="auto" w:fill="auto"/>
                <w:noWrap/>
                <w:vAlign w:val="bottom"/>
                <w:hideMark/>
              </w:tcPr>
            </w:tcPrChange>
          </w:tcPr>
          <w:p w14:paraId="5D7CCF85" w14:textId="77777777" w:rsidR="00E82CB7" w:rsidRPr="00E82CB7" w:rsidRDefault="00E82CB7" w:rsidP="00E82CB7">
            <w:pPr>
              <w:spacing w:after="0" w:line="240" w:lineRule="auto"/>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Grand Total</w:t>
            </w:r>
          </w:p>
        </w:tc>
        <w:tc>
          <w:tcPr>
            <w:tcW w:w="1590" w:type="dxa"/>
            <w:tcBorders>
              <w:top w:val="nil"/>
              <w:left w:val="nil"/>
              <w:bottom w:val="single" w:sz="4" w:space="0" w:color="auto"/>
              <w:right w:val="nil"/>
            </w:tcBorders>
            <w:shd w:val="clear" w:color="auto" w:fill="auto"/>
            <w:noWrap/>
            <w:vAlign w:val="bottom"/>
            <w:hideMark/>
            <w:tcPrChange w:id="680" w:author="Wesner, Jeff S" w:date="2021-08-10T11:39:00Z">
              <w:tcPr>
                <w:tcW w:w="893" w:type="dxa"/>
                <w:tcBorders>
                  <w:top w:val="nil"/>
                  <w:left w:val="nil"/>
                  <w:bottom w:val="single" w:sz="4" w:space="0" w:color="auto"/>
                  <w:right w:val="nil"/>
                </w:tcBorders>
                <w:shd w:val="clear" w:color="auto" w:fill="auto"/>
                <w:noWrap/>
                <w:vAlign w:val="bottom"/>
                <w:hideMark/>
              </w:tcPr>
            </w:tcPrChange>
          </w:tcPr>
          <w:p w14:paraId="18320E1D"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10647</w:t>
            </w:r>
          </w:p>
        </w:tc>
        <w:tc>
          <w:tcPr>
            <w:tcW w:w="1577" w:type="dxa"/>
            <w:gridSpan w:val="2"/>
            <w:tcBorders>
              <w:top w:val="nil"/>
              <w:left w:val="nil"/>
              <w:bottom w:val="single" w:sz="4" w:space="0" w:color="auto"/>
              <w:right w:val="nil"/>
            </w:tcBorders>
            <w:shd w:val="clear" w:color="auto" w:fill="auto"/>
            <w:noWrap/>
            <w:vAlign w:val="bottom"/>
            <w:hideMark/>
            <w:tcPrChange w:id="681" w:author="Wesner, Jeff S" w:date="2021-08-10T11:39:00Z">
              <w:tcPr>
                <w:tcW w:w="1577" w:type="dxa"/>
                <w:tcBorders>
                  <w:top w:val="nil"/>
                  <w:left w:val="nil"/>
                  <w:bottom w:val="single" w:sz="4" w:space="0" w:color="auto"/>
                  <w:right w:val="nil"/>
                </w:tcBorders>
                <w:shd w:val="clear" w:color="auto" w:fill="auto"/>
                <w:noWrap/>
                <w:vAlign w:val="bottom"/>
                <w:hideMark/>
              </w:tcPr>
            </w:tcPrChange>
          </w:tcPr>
          <w:p w14:paraId="53543E7C" w14:textId="77777777" w:rsidR="00E82CB7" w:rsidRPr="00E82CB7" w:rsidRDefault="00E82CB7" w:rsidP="00E82CB7">
            <w:pPr>
              <w:spacing w:after="0" w:line="240" w:lineRule="auto"/>
              <w:jc w:val="right"/>
              <w:rPr>
                <w:rFonts w:ascii="Times New Roman" w:eastAsia="Times New Roman" w:hAnsi="Times New Roman" w:cs="Times New Roman"/>
                <w:color w:val="000000"/>
                <w:sz w:val="24"/>
                <w:szCs w:val="24"/>
              </w:rPr>
            </w:pPr>
            <w:r w:rsidRPr="00E82CB7">
              <w:rPr>
                <w:rFonts w:ascii="Times New Roman" w:eastAsia="Times New Roman" w:hAnsi="Times New Roman" w:cs="Times New Roman"/>
                <w:color w:val="000000"/>
                <w:sz w:val="24"/>
                <w:szCs w:val="24"/>
              </w:rPr>
              <w:t>9659</w:t>
            </w:r>
          </w:p>
        </w:tc>
      </w:tr>
    </w:tbl>
    <w:p w14:paraId="63C697F2" w14:textId="3807D864" w:rsidR="003D3ED8"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D230305" w14:textId="315E7953" w:rsidR="003D3ED8" w:rsidRPr="003D3ED8" w:rsidRDefault="003D3ED8">
      <w:pPr>
        <w:spacing w:after="0" w:line="480" w:lineRule="auto"/>
        <w:ind w:left="720" w:hanging="720"/>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Figure 1</w:t>
      </w:r>
    </w:p>
    <w:p w14:paraId="5C18BF14" w14:textId="1242FF8E" w:rsidR="001F4F35" w:rsidRDefault="003D3ED8">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C2F025" wp14:editId="3928818C">
            <wp:extent cx="5943600" cy="3557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figu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14:paraId="2F52A747" w14:textId="79A74425" w:rsidR="00315670" w:rsidRDefault="00315670">
      <w:pPr>
        <w:spacing w:after="0" w:line="480" w:lineRule="auto"/>
        <w:ind w:left="720" w:hanging="720"/>
        <w:rPr>
          <w:rFonts w:ascii="Times New Roman" w:eastAsia="Times New Roman" w:hAnsi="Times New Roman" w:cs="Times New Roman"/>
          <w:sz w:val="24"/>
          <w:szCs w:val="24"/>
        </w:rPr>
      </w:pPr>
    </w:p>
    <w:p w14:paraId="20EE2F76" w14:textId="44B54444" w:rsidR="00315670" w:rsidRDefault="0031567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08D10C" w14:textId="36527E29" w:rsidR="00315670" w:rsidRDefault="00315670">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15BEB1DB" w14:textId="2A7AADE6" w:rsidR="00315670" w:rsidRDefault="0027557A">
      <w:pPr>
        <w:spacing w:after="0" w:line="480" w:lineRule="auto"/>
        <w:ind w:left="720" w:hanging="720"/>
        <w:rPr>
          <w:rFonts w:ascii="Times New Roman" w:eastAsia="Times New Roman" w:hAnsi="Times New Roman" w:cs="Times New Roman"/>
          <w:b/>
          <w:sz w:val="24"/>
          <w:szCs w:val="24"/>
        </w:rPr>
      </w:pPr>
      <w:ins w:id="682" w:author="Wesner, Jeff S" w:date="2021-08-10T10:28:00Z">
        <w:r>
          <w:rPr>
            <w:rFonts w:ascii="Times New Roman" w:eastAsia="Times New Roman" w:hAnsi="Times New Roman" w:cs="Times New Roman"/>
            <w:b/>
            <w:noProof/>
            <w:sz w:val="24"/>
            <w:szCs w:val="24"/>
          </w:rPr>
          <w:drawing>
            <wp:inline distT="0" distB="0" distL="0" distR="0" wp14:anchorId="3F6E24B3" wp14:editId="5613F77C">
              <wp:extent cx="5029200" cy="640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sh_species_averag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6400800"/>
                      </a:xfrm>
                      <a:prstGeom prst="rect">
                        <a:avLst/>
                      </a:prstGeom>
                    </pic:spPr>
                  </pic:pic>
                </a:graphicData>
              </a:graphic>
            </wp:inline>
          </w:drawing>
        </w:r>
      </w:ins>
    </w:p>
    <w:p w14:paraId="0CA166A4" w14:textId="60F82881" w:rsidR="00D20A4A" w:rsidRDefault="00D20A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C413B71" w14:textId="77777777" w:rsidR="00CE71A0" w:rsidRDefault="00CE71A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w:t>
      </w:r>
    </w:p>
    <w:p w14:paraId="47707687" w14:textId="77777777" w:rsidR="00903A81" w:rsidRDefault="00062B52">
      <w:pPr>
        <w:rPr>
          <w:ins w:id="683" w:author="Wesner, Jeff S" w:date="2021-08-11T15:01:00Z"/>
          <w:rFonts w:ascii="Times New Roman" w:eastAsia="Times New Roman" w:hAnsi="Times New Roman" w:cs="Times New Roman"/>
          <w:b/>
          <w:sz w:val="24"/>
          <w:szCs w:val="24"/>
        </w:rPr>
      </w:pPr>
      <w:ins w:id="684" w:author="Wesner, Jeff S" w:date="2021-08-10T11:09:00Z">
        <w:r>
          <w:rPr>
            <w:rFonts w:ascii="Times New Roman" w:eastAsia="Times New Roman" w:hAnsi="Times New Roman" w:cs="Times New Roman"/>
            <w:b/>
            <w:noProof/>
            <w:sz w:val="24"/>
            <w:szCs w:val="24"/>
          </w:rPr>
          <w:drawing>
            <wp:inline distT="0" distB="0" distL="0" distR="0" wp14:anchorId="7ACE1F18" wp14:editId="216F53D3">
              <wp:extent cx="5029200" cy="731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_time_seri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7315200"/>
                      </a:xfrm>
                      <a:prstGeom prst="rect">
                        <a:avLst/>
                      </a:prstGeom>
                    </pic:spPr>
                  </pic:pic>
                </a:graphicData>
              </a:graphic>
            </wp:inline>
          </w:drawing>
        </w:r>
      </w:ins>
    </w:p>
    <w:p w14:paraId="072E1E6F" w14:textId="77777777" w:rsidR="00903A81" w:rsidRDefault="00903A81">
      <w:pPr>
        <w:rPr>
          <w:ins w:id="685" w:author="Wesner, Jeff S" w:date="2021-08-11T15:01:00Z"/>
          <w:rFonts w:ascii="Times New Roman" w:eastAsia="Times New Roman" w:hAnsi="Times New Roman" w:cs="Times New Roman"/>
          <w:b/>
          <w:sz w:val="24"/>
          <w:szCs w:val="24"/>
        </w:rPr>
      </w:pPr>
      <w:ins w:id="686" w:author="Wesner, Jeff S" w:date="2021-08-11T15:01:00Z">
        <w:r>
          <w:rPr>
            <w:rFonts w:ascii="Times New Roman" w:eastAsia="Times New Roman" w:hAnsi="Times New Roman" w:cs="Times New Roman"/>
            <w:b/>
            <w:sz w:val="24"/>
            <w:szCs w:val="24"/>
          </w:rPr>
          <w:br w:type="page"/>
        </w:r>
      </w:ins>
    </w:p>
    <w:p w14:paraId="7408CEBC" w14:textId="77777777" w:rsidR="00903A81" w:rsidRDefault="00903A81">
      <w:pPr>
        <w:rPr>
          <w:ins w:id="687" w:author="Wesner, Jeff S" w:date="2021-08-11T15:02:00Z"/>
          <w:rFonts w:ascii="Times New Roman" w:eastAsia="Times New Roman" w:hAnsi="Times New Roman" w:cs="Times New Roman"/>
          <w:b/>
          <w:sz w:val="24"/>
          <w:szCs w:val="24"/>
        </w:rPr>
      </w:pPr>
      <w:ins w:id="688" w:author="Wesner, Jeff S" w:date="2021-08-11T15:02:00Z">
        <w:r>
          <w:rPr>
            <w:rFonts w:ascii="Times New Roman" w:eastAsia="Times New Roman" w:hAnsi="Times New Roman" w:cs="Times New Roman"/>
            <w:b/>
            <w:sz w:val="24"/>
            <w:szCs w:val="24"/>
          </w:rPr>
          <w:lastRenderedPageBreak/>
          <w:t>Figure 4</w:t>
        </w:r>
      </w:ins>
    </w:p>
    <w:p w14:paraId="38A4CB2B" w14:textId="6B712D49" w:rsidR="00D20A4A" w:rsidRDefault="00903A81">
      <w:pPr>
        <w:rPr>
          <w:rFonts w:ascii="Times New Roman" w:eastAsia="Times New Roman" w:hAnsi="Times New Roman" w:cs="Times New Roman"/>
          <w:b/>
          <w:sz w:val="24"/>
          <w:szCs w:val="24"/>
        </w:rPr>
      </w:pPr>
      <w:ins w:id="689" w:author="Wesner, Jeff S" w:date="2021-08-11T15:05:00Z">
        <w:r>
          <w:rPr>
            <w:rFonts w:ascii="Times New Roman" w:eastAsia="Times New Roman" w:hAnsi="Times New Roman" w:cs="Times New Roman"/>
            <w:b/>
            <w:noProof/>
            <w:sz w:val="24"/>
            <w:szCs w:val="24"/>
          </w:rPr>
          <w:drawing>
            <wp:inline distT="0" distB="0" distL="0" distR="0" wp14:anchorId="6FE34B4B" wp14:editId="2684B3E9">
              <wp:extent cx="365760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p_pl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7600" cy="6400800"/>
                      </a:xfrm>
                      <a:prstGeom prst="rect">
                        <a:avLst/>
                      </a:prstGeom>
                    </pic:spPr>
                  </pic:pic>
                </a:graphicData>
              </a:graphic>
            </wp:inline>
          </w:drawing>
        </w:r>
      </w:ins>
      <w:r w:rsidR="00D20A4A">
        <w:rPr>
          <w:rFonts w:ascii="Times New Roman" w:eastAsia="Times New Roman" w:hAnsi="Times New Roman" w:cs="Times New Roman"/>
          <w:b/>
          <w:sz w:val="24"/>
          <w:szCs w:val="24"/>
        </w:rPr>
        <w:br w:type="page"/>
      </w:r>
    </w:p>
    <w:p w14:paraId="1580C36A" w14:textId="36EDC3D8" w:rsidR="00101815" w:rsidDel="00EC68C6" w:rsidRDefault="00101815">
      <w:pPr>
        <w:rPr>
          <w:del w:id="690" w:author="Wesner, Jeff S" w:date="2021-08-11T15:14:00Z"/>
          <w:rFonts w:ascii="Times New Roman" w:eastAsia="Times New Roman" w:hAnsi="Times New Roman" w:cs="Times New Roman"/>
          <w:sz w:val="24"/>
          <w:szCs w:val="24"/>
        </w:rPr>
      </w:pPr>
      <w:del w:id="691" w:author="Wesner, Jeff S" w:date="2021-08-11T15:14:00Z">
        <w:r w:rsidDel="00EC68C6">
          <w:rPr>
            <w:rFonts w:ascii="Times New Roman" w:eastAsia="Times New Roman" w:hAnsi="Times New Roman" w:cs="Times New Roman"/>
            <w:sz w:val="24"/>
            <w:szCs w:val="24"/>
          </w:rPr>
          <w:lastRenderedPageBreak/>
          <w:br w:type="page"/>
        </w:r>
      </w:del>
    </w:p>
    <w:p w14:paraId="6AC2DE42" w14:textId="59A17CAC" w:rsidR="00225AD3" w:rsidRDefault="00101815" w:rsidP="00EC68C6">
      <w:pPr>
        <w:rPr>
          <w:rFonts w:ascii="Times New Roman" w:eastAsia="Times New Roman" w:hAnsi="Times New Roman" w:cs="Times New Roman"/>
          <w:b/>
          <w:sz w:val="24"/>
          <w:szCs w:val="24"/>
        </w:rPr>
        <w:pPrChange w:id="692" w:author="Wesner, Jeff S" w:date="2021-08-11T15:14:00Z">
          <w:pPr>
            <w:spacing w:after="0" w:line="480" w:lineRule="auto"/>
            <w:ind w:left="720" w:hanging="720"/>
          </w:pPr>
        </w:pPrChange>
      </w:pPr>
      <w:r>
        <w:rPr>
          <w:rFonts w:ascii="Times New Roman" w:eastAsia="Times New Roman" w:hAnsi="Times New Roman" w:cs="Times New Roman"/>
          <w:b/>
          <w:sz w:val="24"/>
          <w:szCs w:val="24"/>
        </w:rPr>
        <w:t xml:space="preserve">Supplemental </w:t>
      </w:r>
      <w:r w:rsidR="00225AD3">
        <w:rPr>
          <w:rFonts w:ascii="Times New Roman" w:eastAsia="Times New Roman" w:hAnsi="Times New Roman" w:cs="Times New Roman"/>
          <w:b/>
          <w:sz w:val="24"/>
          <w:szCs w:val="24"/>
        </w:rPr>
        <w:t>Information</w:t>
      </w:r>
    </w:p>
    <w:p w14:paraId="176E4C88" w14:textId="3577D1E4" w:rsidR="00225AD3" w:rsidDel="00492705" w:rsidRDefault="00225AD3" w:rsidP="00225AD3">
      <w:pPr>
        <w:spacing w:after="0" w:line="480" w:lineRule="auto"/>
        <w:ind w:left="720" w:hanging="720"/>
        <w:rPr>
          <w:del w:id="693" w:author="Wesner, Jeff S" w:date="2021-08-10T11:25:00Z"/>
          <w:rFonts w:ascii="Times New Roman" w:eastAsia="Times New Roman" w:hAnsi="Times New Roman" w:cs="Times New Roman"/>
          <w:b/>
          <w:sz w:val="24"/>
          <w:szCs w:val="24"/>
        </w:rPr>
      </w:pPr>
    </w:p>
    <w:p w14:paraId="0F5A6930" w14:textId="635A6ABD" w:rsidR="00A93F1F" w:rsidDel="00492705" w:rsidRDefault="00A93F1F" w:rsidP="008A5BCA">
      <w:pPr>
        <w:spacing w:after="0" w:line="480" w:lineRule="auto"/>
        <w:ind w:left="720" w:hanging="720"/>
        <w:rPr>
          <w:del w:id="694" w:author="Wesner, Jeff S" w:date="2021-08-10T11:25:00Z"/>
          <w:rFonts w:ascii="Times New Roman" w:eastAsia="Times New Roman" w:hAnsi="Times New Roman" w:cs="Times New Roman"/>
          <w:b/>
          <w:sz w:val="24"/>
          <w:szCs w:val="24"/>
        </w:rPr>
      </w:pPr>
    </w:p>
    <w:p w14:paraId="5FC2F72A" w14:textId="2F0A09B9" w:rsidR="00A93F1F" w:rsidRDefault="00A93F1F" w:rsidP="008A5BCA">
      <w:pPr>
        <w:spacing w:after="0" w:line="480" w:lineRule="auto"/>
        <w:ind w:left="720" w:hanging="720"/>
        <w:rPr>
          <w:rFonts w:ascii="Times New Roman" w:eastAsia="Times New Roman" w:hAnsi="Times New Roman" w:cs="Times New Roman"/>
          <w:b/>
          <w:sz w:val="24"/>
          <w:szCs w:val="24"/>
        </w:rPr>
      </w:pPr>
      <w:r w:rsidRPr="00595DE1">
        <w:rPr>
          <w:rFonts w:ascii="Times New Roman" w:eastAsia="Times New Roman" w:hAnsi="Times New Roman" w:cs="Times New Roman"/>
          <w:b/>
          <w:sz w:val="24"/>
          <w:szCs w:val="24"/>
        </w:rPr>
        <w:t>Model Checking</w:t>
      </w:r>
    </w:p>
    <w:p w14:paraId="2F23D679" w14:textId="700AA9CB" w:rsidR="00A93F1F" w:rsidRDefault="002B6184" w:rsidP="002B618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determined prior values using prior predictive checks (Wesner and Pomeranz 2021). Briefly, we simulated the proportion of diets that were terrestrial or the proportion of aquatic diets that were non-consumers using only the prior distributions</w:t>
      </w:r>
      <w:r w:rsidR="003B501B">
        <w:rPr>
          <w:rFonts w:ascii="Times New Roman" w:eastAsia="Times New Roman" w:hAnsi="Times New Roman" w:cs="Times New Roman"/>
          <w:sz w:val="24"/>
          <w:szCs w:val="24"/>
        </w:rPr>
        <w:t xml:space="preserve"> (Figure S2)</w:t>
      </w:r>
      <w:r>
        <w:rPr>
          <w:rFonts w:ascii="Times New Roman" w:eastAsia="Times New Roman" w:hAnsi="Times New Roman" w:cs="Times New Roman"/>
          <w:sz w:val="24"/>
          <w:szCs w:val="24"/>
        </w:rPr>
        <w:t>. We then visually compared that estimate to the posterior</w:t>
      </w:r>
      <w:r w:rsidR="003B501B">
        <w:rPr>
          <w:rFonts w:ascii="Times New Roman" w:eastAsia="Times New Roman" w:hAnsi="Times New Roman" w:cs="Times New Roman"/>
          <w:sz w:val="24"/>
          <w:szCs w:val="24"/>
        </w:rPr>
        <w:t xml:space="preserve"> (Figure S2)</w:t>
      </w:r>
      <w:r>
        <w:rPr>
          <w:rFonts w:ascii="Times New Roman" w:eastAsia="Times New Roman" w:hAnsi="Times New Roman" w:cs="Times New Roman"/>
          <w:sz w:val="24"/>
          <w:szCs w:val="24"/>
        </w:rPr>
        <w:t>. The contrast in estimates shows both whether priors were reasonable and how much information was learned from the data. The result in Figure S2</w:t>
      </w:r>
      <w:r w:rsidR="001A68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shows reasonable but wide estimates from the prior along with narrow estimates of the posterior distribution.</w:t>
      </w:r>
    </w:p>
    <w:p w14:paraId="6420C1D0" w14:textId="4334203E" w:rsidR="00A85983" w:rsidRPr="00A85983" w:rsidRDefault="00A85983" w:rsidP="002B618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addition, we performed posterior predictive checks to determine whether and how the models mis-fit the data using the </w:t>
      </w:r>
      <w:proofErr w:type="spellStart"/>
      <w:r>
        <w:rPr>
          <w:rFonts w:ascii="Times New Roman" w:eastAsia="Times New Roman" w:hAnsi="Times New Roman" w:cs="Times New Roman"/>
          <w:i/>
          <w:sz w:val="24"/>
          <w:szCs w:val="24"/>
        </w:rPr>
        <w:t>pp_</w:t>
      </w:r>
      <w:proofErr w:type="gramStart"/>
      <w:r>
        <w:rPr>
          <w:rFonts w:ascii="Times New Roman" w:eastAsia="Times New Roman" w:hAnsi="Times New Roman" w:cs="Times New Roman"/>
          <w:i/>
          <w:sz w:val="24"/>
          <w:szCs w:val="24"/>
        </w:rPr>
        <w:t>check</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function in </w:t>
      </w:r>
      <w:r>
        <w:rPr>
          <w:rFonts w:ascii="Times New Roman" w:eastAsia="Times New Roman" w:hAnsi="Times New Roman" w:cs="Times New Roman"/>
          <w:i/>
          <w:sz w:val="24"/>
          <w:szCs w:val="24"/>
        </w:rPr>
        <w:t>brms</w:t>
      </w:r>
      <w:r>
        <w:rPr>
          <w:rFonts w:ascii="Times New Roman" w:eastAsia="Times New Roman" w:hAnsi="Times New Roman" w:cs="Times New Roman"/>
          <w:sz w:val="24"/>
          <w:szCs w:val="24"/>
        </w:rPr>
        <w:t xml:space="preserve">. We compared two simulations for the two main models: 1) Model simulated means relative to data means (Figure </w:t>
      </w:r>
      <w:r w:rsidR="00F63CF0">
        <w:rPr>
          <w:rFonts w:ascii="Times New Roman" w:eastAsia="Times New Roman" w:hAnsi="Times New Roman" w:cs="Times New Roman"/>
          <w:sz w:val="24"/>
          <w:szCs w:val="24"/>
        </w:rPr>
        <w:t>S3</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xml:space="preserve">), and 2) histograms of model-simulated data relative to a histogram of the raw data (Figure </w:t>
      </w:r>
      <w:r w:rsidR="00F63CF0">
        <w:rPr>
          <w:rFonts w:ascii="Times New Roman" w:eastAsia="Times New Roman" w:hAnsi="Times New Roman" w:cs="Times New Roman"/>
          <w:sz w:val="24"/>
          <w:szCs w:val="24"/>
        </w:rPr>
        <w:t>S3</w:t>
      </w:r>
      <w:r>
        <w:rPr>
          <w:rFonts w:ascii="Times New Roman" w:eastAsia="Times New Roman" w:hAnsi="Times New Roman" w:cs="Times New Roman"/>
          <w:sz w:val="24"/>
          <w:szCs w:val="24"/>
        </w:rPr>
        <w:t>c,d). Large mismatches in these comparisons indicate that the model fails to capture an aspect of the data-generating process. In general, the model simulations can recapture data summaries (Figure S3). One aspect that the models do not capture is the relatively high number of zeros in the aquatic vs terrestrial dataset. In exploratory analyses, we attempted to account for this with different lik</w:t>
      </w:r>
      <w:r w:rsidR="005F2238">
        <w:rPr>
          <w:rFonts w:ascii="Times New Roman" w:eastAsia="Times New Roman" w:hAnsi="Times New Roman" w:cs="Times New Roman"/>
          <w:sz w:val="24"/>
          <w:szCs w:val="24"/>
        </w:rPr>
        <w:t>e</w:t>
      </w:r>
      <w:r>
        <w:rPr>
          <w:rFonts w:ascii="Times New Roman" w:eastAsia="Times New Roman" w:hAnsi="Times New Roman" w:cs="Times New Roman"/>
          <w:sz w:val="24"/>
          <w:szCs w:val="24"/>
        </w:rPr>
        <w:t>lihoods, including a hurdle gamma and by fitting the model to proportions with a zero inflated beta distribution. Neither alternative performed better in posterior predictive checks, so we chose the gamma model.</w:t>
      </w:r>
    </w:p>
    <w:p w14:paraId="75F5334F" w14:textId="531E1D33" w:rsidR="002B6184" w:rsidRDefault="002B618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868139" w14:textId="77777777" w:rsidR="00BE0700" w:rsidRDefault="00BE07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F5C4EEB" wp14:editId="5C905793">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mple_mass_perm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0C1A308" w14:textId="68419F80" w:rsidR="002B6184" w:rsidRDefault="00BE0700">
      <w:pPr>
        <w:rPr>
          <w:rFonts w:ascii="Times New Roman" w:eastAsia="Times New Roman" w:hAnsi="Times New Roman" w:cs="Times New Roman"/>
          <w:sz w:val="24"/>
          <w:szCs w:val="24"/>
        </w:rPr>
      </w:pPr>
      <w:r w:rsidRPr="001A3966">
        <w:rPr>
          <w:rFonts w:ascii="Times New Roman" w:eastAsia="Times New Roman" w:hAnsi="Times New Roman" w:cs="Times New Roman"/>
          <w:b/>
          <w:bCs/>
          <w:sz w:val="24"/>
          <w:szCs w:val="24"/>
        </w:rPr>
        <w:t>Fig</w:t>
      </w:r>
      <w:r w:rsidR="001A3966" w:rsidRPr="001A3966">
        <w:rPr>
          <w:rFonts w:ascii="Times New Roman" w:eastAsia="Times New Roman" w:hAnsi="Times New Roman" w:cs="Times New Roman"/>
          <w:b/>
          <w:bCs/>
          <w:sz w:val="24"/>
          <w:szCs w:val="24"/>
        </w:rPr>
        <w:t>.</w:t>
      </w:r>
      <w:r w:rsidRPr="001A3966">
        <w:rPr>
          <w:rFonts w:ascii="Times New Roman" w:eastAsia="Times New Roman" w:hAnsi="Times New Roman" w:cs="Times New Roman"/>
          <w:b/>
          <w:bCs/>
          <w:sz w:val="24"/>
          <w:szCs w:val="24"/>
        </w:rPr>
        <w:t xml:space="preserve"> S</w:t>
      </w:r>
      <w:r w:rsidR="00EA4D64" w:rsidRPr="001A3966">
        <w:rPr>
          <w:rFonts w:ascii="Times New Roman" w:eastAsia="Times New Roman" w:hAnsi="Times New Roman" w:cs="Times New Roman"/>
          <w:b/>
          <w:bCs/>
          <w:sz w:val="24"/>
          <w:szCs w:val="24"/>
        </w:rPr>
        <w:t>1</w:t>
      </w:r>
      <w:r w:rsidRPr="001A3966">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Plots of raw data showing no relationship between fish size (length) and the mass of prey in the diet sample. For this reason, we did not correct diet samples by fish length. </w:t>
      </w:r>
    </w:p>
    <w:p w14:paraId="5CEAC4E6" w14:textId="77777777" w:rsidR="002B6184" w:rsidRDefault="002B618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B26E3EC" w14:textId="77777777" w:rsidR="002B6184" w:rsidRDefault="002B6184">
      <w:pPr>
        <w:rPr>
          <w:rFonts w:ascii="Times New Roman" w:eastAsia="Times New Roman" w:hAnsi="Times New Roman" w:cs="Times New Roman"/>
          <w:b/>
          <w:sz w:val="24"/>
          <w:szCs w:val="24"/>
        </w:rPr>
      </w:pPr>
    </w:p>
    <w:p w14:paraId="719D4AC4" w14:textId="5ED8C907" w:rsidR="002B6184" w:rsidRDefault="00C868ED">
      <w:pPr>
        <w:rPr>
          <w:rFonts w:ascii="Times New Roman" w:eastAsia="Times New Roman" w:hAnsi="Times New Roman" w:cs="Times New Roman"/>
          <w:b/>
          <w:sz w:val="24"/>
          <w:szCs w:val="24"/>
        </w:rPr>
      </w:pPr>
      <w:ins w:id="695" w:author="Wesner, Jeff S" w:date="2021-08-10T15:31:00Z">
        <w:r>
          <w:rPr>
            <w:rFonts w:ascii="Times New Roman" w:eastAsia="Times New Roman" w:hAnsi="Times New Roman" w:cs="Times New Roman"/>
            <w:b/>
            <w:noProof/>
            <w:sz w:val="24"/>
            <w:szCs w:val="24"/>
          </w:rPr>
          <w:drawing>
            <wp:inline distT="0" distB="0" distL="0" distR="0" wp14:anchorId="3DA5089B" wp14:editId="057C082F">
              <wp:extent cx="4572000" cy="54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ior_post_pl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5486400"/>
                      </a:xfrm>
                      <a:prstGeom prst="rect">
                        <a:avLst/>
                      </a:prstGeom>
                    </pic:spPr>
                  </pic:pic>
                </a:graphicData>
              </a:graphic>
            </wp:inline>
          </w:drawing>
        </w:r>
      </w:ins>
    </w:p>
    <w:p w14:paraId="6B7FB963" w14:textId="6BBB4F3E" w:rsidR="002B6184" w:rsidRDefault="002B6184" w:rsidP="002B6184">
      <w:pPr>
        <w:rPr>
          <w:rFonts w:ascii="Times New Roman" w:eastAsia="Times New Roman" w:hAnsi="Times New Roman" w:cs="Times New Roman"/>
          <w:sz w:val="24"/>
          <w:szCs w:val="24"/>
        </w:rPr>
      </w:pPr>
      <w:r w:rsidRPr="001A3966">
        <w:rPr>
          <w:rFonts w:ascii="Times New Roman" w:eastAsia="Times New Roman" w:hAnsi="Times New Roman" w:cs="Times New Roman"/>
          <w:b/>
          <w:bCs/>
          <w:sz w:val="24"/>
          <w:szCs w:val="24"/>
        </w:rPr>
        <w:t>Fig</w:t>
      </w:r>
      <w:r w:rsidR="00556F71" w:rsidRPr="001A3966">
        <w:rPr>
          <w:rFonts w:ascii="Times New Roman" w:eastAsia="Times New Roman" w:hAnsi="Times New Roman" w:cs="Times New Roman"/>
          <w:b/>
          <w:bCs/>
          <w:sz w:val="24"/>
          <w:szCs w:val="24"/>
        </w:rPr>
        <w:t>.</w:t>
      </w:r>
      <w:r w:rsidRPr="001A3966">
        <w:rPr>
          <w:rFonts w:ascii="Times New Roman" w:eastAsia="Times New Roman" w:hAnsi="Times New Roman" w:cs="Times New Roman"/>
          <w:b/>
          <w:bCs/>
          <w:sz w:val="24"/>
          <w:szCs w:val="24"/>
        </w:rPr>
        <w:t xml:space="preserve"> S2.</w:t>
      </w:r>
      <w:r>
        <w:rPr>
          <w:rFonts w:ascii="Times New Roman" w:eastAsia="Times New Roman" w:hAnsi="Times New Roman" w:cs="Times New Roman"/>
          <w:sz w:val="24"/>
          <w:szCs w:val="24"/>
        </w:rPr>
        <w:t xml:space="preserve"> Comparison of the prior and posterior </w:t>
      </w:r>
      <w:del w:id="696" w:author="Wesner, Jeff S" w:date="2021-08-10T15:27:00Z">
        <w:r w:rsidDel="00C868ED">
          <w:rPr>
            <w:rFonts w:ascii="Times New Roman" w:eastAsia="Times New Roman" w:hAnsi="Times New Roman" w:cs="Times New Roman"/>
            <w:sz w:val="24"/>
            <w:szCs w:val="24"/>
          </w:rPr>
          <w:delText xml:space="preserve">predictions of the proportion of aquatic prey that were non-consumers (top row) and the proportion of total prey that were terrestrial. All proportions are derived from dry mass (mg). </w:delText>
        </w:r>
      </w:del>
      <w:ins w:id="697" w:author="Wesner, Jeff S" w:date="2021-08-10T15:27:00Z">
        <w:r w:rsidR="00C868ED">
          <w:rPr>
            <w:rFonts w:ascii="Times New Roman" w:eastAsia="Times New Roman" w:hAnsi="Times New Roman" w:cs="Times New Roman"/>
            <w:sz w:val="24"/>
            <w:szCs w:val="24"/>
          </w:rPr>
          <w:t>parameter values from the three GAM models used in this stu</w:t>
        </w:r>
      </w:ins>
      <w:ins w:id="698" w:author="Wesner, Jeff S" w:date="2021-08-10T15:28:00Z">
        <w:r w:rsidR="00C868ED">
          <w:rPr>
            <w:rFonts w:ascii="Times New Roman" w:eastAsia="Times New Roman" w:hAnsi="Times New Roman" w:cs="Times New Roman"/>
            <w:sz w:val="24"/>
            <w:szCs w:val="24"/>
          </w:rPr>
          <w:t xml:space="preserve">dy. Plots show the range (± 1 sd) of the posterior or prior distribution of each parameter. There are &gt;400 parameters in each model, so parameters are </w:t>
        </w:r>
      </w:ins>
      <w:ins w:id="699" w:author="Wesner, Jeff S" w:date="2021-08-10T15:29:00Z">
        <w:r w:rsidR="00C868ED">
          <w:rPr>
            <w:rFonts w:ascii="Times New Roman" w:eastAsia="Times New Roman" w:hAnsi="Times New Roman" w:cs="Times New Roman"/>
            <w:sz w:val="24"/>
            <w:szCs w:val="24"/>
          </w:rPr>
          <w:t xml:space="preserve">identified only by a numeric code (rather than the parameter name) to improve visibility. </w:t>
        </w:r>
      </w:ins>
    </w:p>
    <w:p w14:paraId="661B5890" w14:textId="5670F989" w:rsidR="002B6184" w:rsidRDefault="002B61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17C4952" w14:textId="7B8608AA" w:rsidR="003B501B" w:rsidRDefault="004D27C3">
      <w:pPr>
        <w:rPr>
          <w:rFonts w:ascii="Times New Roman" w:eastAsia="Times New Roman" w:hAnsi="Times New Roman" w:cs="Times New Roman"/>
          <w:b/>
          <w:sz w:val="24"/>
          <w:szCs w:val="24"/>
        </w:rPr>
      </w:pPr>
      <w:ins w:id="700" w:author="Wesner, Jeff S" w:date="2021-08-10T15:39:00Z">
        <w:r>
          <w:rPr>
            <w:rFonts w:ascii="Times New Roman" w:eastAsia="Times New Roman" w:hAnsi="Times New Roman" w:cs="Times New Roman"/>
            <w:b/>
            <w:noProof/>
            <w:sz w:val="24"/>
            <w:szCs w:val="24"/>
          </w:rPr>
          <w:lastRenderedPageBreak/>
          <w:drawing>
            <wp:inline distT="0" distB="0" distL="0" distR="0" wp14:anchorId="6007494F" wp14:editId="08B94E77">
              <wp:extent cx="5119007" cy="597217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c_plot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2868" cy="5976680"/>
                      </a:xfrm>
                      <a:prstGeom prst="rect">
                        <a:avLst/>
                      </a:prstGeom>
                    </pic:spPr>
                  </pic:pic>
                </a:graphicData>
              </a:graphic>
            </wp:inline>
          </w:drawing>
        </w:r>
      </w:ins>
    </w:p>
    <w:p w14:paraId="41731D2E" w14:textId="65242F63" w:rsidR="00867D97" w:rsidRDefault="003B501B">
      <w:pPr>
        <w:rPr>
          <w:rFonts w:ascii="Times New Roman" w:eastAsia="Times New Roman" w:hAnsi="Times New Roman" w:cs="Times New Roman"/>
          <w:b/>
          <w:sz w:val="24"/>
          <w:szCs w:val="24"/>
        </w:rPr>
      </w:pPr>
      <w:r w:rsidRPr="001A3966">
        <w:rPr>
          <w:rFonts w:ascii="Times New Roman" w:eastAsia="Times New Roman" w:hAnsi="Times New Roman" w:cs="Times New Roman"/>
          <w:b/>
          <w:bCs/>
          <w:sz w:val="24"/>
          <w:szCs w:val="24"/>
        </w:rPr>
        <w:t>Fig</w:t>
      </w:r>
      <w:r w:rsidR="001A3966" w:rsidRPr="001A3966">
        <w:rPr>
          <w:rFonts w:ascii="Times New Roman" w:eastAsia="Times New Roman" w:hAnsi="Times New Roman" w:cs="Times New Roman"/>
          <w:b/>
          <w:bCs/>
          <w:sz w:val="24"/>
          <w:szCs w:val="24"/>
        </w:rPr>
        <w:t>.</w:t>
      </w:r>
      <w:r w:rsidRPr="001A3966">
        <w:rPr>
          <w:rFonts w:ascii="Times New Roman" w:eastAsia="Times New Roman" w:hAnsi="Times New Roman" w:cs="Times New Roman"/>
          <w:b/>
          <w:bCs/>
          <w:sz w:val="24"/>
          <w:szCs w:val="24"/>
        </w:rPr>
        <w:t xml:space="preserve"> S3.</w:t>
      </w:r>
      <w:r>
        <w:rPr>
          <w:rFonts w:ascii="Times New Roman" w:eastAsia="Times New Roman" w:hAnsi="Times New Roman" w:cs="Times New Roman"/>
          <w:sz w:val="24"/>
          <w:szCs w:val="24"/>
        </w:rPr>
        <w:t xml:space="preserve"> Checking model fits. Posterior predictive checks of models of </w:t>
      </w:r>
      <w:ins w:id="701" w:author="Wesner, Jeff S" w:date="2021-08-10T15:39:00Z">
        <w:r w:rsidR="004D27C3">
          <w:rPr>
            <w:rFonts w:ascii="Times New Roman" w:eastAsia="Times New Roman" w:hAnsi="Times New Roman" w:cs="Times New Roman"/>
            <w:sz w:val="24"/>
            <w:szCs w:val="24"/>
          </w:rPr>
          <w:t xml:space="preserve">a) </w:t>
        </w:r>
      </w:ins>
      <w:r>
        <w:rPr>
          <w:rFonts w:ascii="Times New Roman" w:eastAsia="Times New Roman" w:hAnsi="Times New Roman" w:cs="Times New Roman"/>
          <w:sz w:val="24"/>
          <w:szCs w:val="24"/>
        </w:rPr>
        <w:t>aquatic vs terrestrial prey</w:t>
      </w:r>
      <w:ins w:id="702" w:author="Wesner, Jeff S" w:date="2021-08-10T15:39:00Z">
        <w:r w:rsidR="004D27C3">
          <w:rPr>
            <w:rFonts w:ascii="Times New Roman" w:eastAsia="Times New Roman" w:hAnsi="Times New Roman" w:cs="Times New Roman"/>
            <w:sz w:val="24"/>
            <w:szCs w:val="24"/>
          </w:rPr>
          <w:t xml:space="preserve"> and total prey</w:t>
        </w:r>
      </w:ins>
      <w:del w:id="703" w:author="Wesner, Jeff S" w:date="2021-08-10T15:40:00Z">
        <w:r w:rsidDel="004D27C3">
          <w:rPr>
            <w:rFonts w:ascii="Times New Roman" w:eastAsia="Times New Roman" w:hAnsi="Times New Roman" w:cs="Times New Roman"/>
            <w:sz w:val="24"/>
            <w:szCs w:val="24"/>
          </w:rPr>
          <w:delText xml:space="preserve"> (“terrestrial prey”)</w:delText>
        </w:r>
      </w:del>
      <w:del w:id="704" w:author="Wesner, Jeff S" w:date="2021-08-10T15:39:00Z">
        <w:r w:rsidDel="004D27C3">
          <w:rPr>
            <w:rFonts w:ascii="Times New Roman" w:eastAsia="Times New Roman" w:hAnsi="Times New Roman" w:cs="Times New Roman"/>
            <w:sz w:val="24"/>
            <w:szCs w:val="24"/>
          </w:rPr>
          <w:delText xml:space="preserve"> and</w:delText>
        </w:r>
      </w:del>
      <w:del w:id="705" w:author="Wesner, Jeff S" w:date="2021-08-10T15:40:00Z">
        <w:r w:rsidDel="004D27C3">
          <w:rPr>
            <w:rFonts w:ascii="Times New Roman" w:eastAsia="Times New Roman" w:hAnsi="Times New Roman" w:cs="Times New Roman"/>
            <w:sz w:val="24"/>
            <w:szCs w:val="24"/>
          </w:rPr>
          <w:delText xml:space="preserve"> </w:delText>
        </w:r>
      </w:del>
      <w:ins w:id="706" w:author="Wesner, Jeff S" w:date="2021-08-10T15:40:00Z">
        <w:r w:rsidR="004D27C3">
          <w:rPr>
            <w:rFonts w:ascii="Times New Roman" w:eastAsia="Times New Roman" w:hAnsi="Times New Roman" w:cs="Times New Roman"/>
            <w:sz w:val="24"/>
            <w:szCs w:val="24"/>
          </w:rPr>
          <w:t xml:space="preserve">, b) </w:t>
        </w:r>
      </w:ins>
      <w:r>
        <w:rPr>
          <w:rFonts w:ascii="Times New Roman" w:eastAsia="Times New Roman" w:hAnsi="Times New Roman" w:cs="Times New Roman"/>
          <w:sz w:val="24"/>
          <w:szCs w:val="24"/>
        </w:rPr>
        <w:t>the proportion of aquatic prey that are non-</w:t>
      </w:r>
      <w:r w:rsidR="00033F2D">
        <w:rPr>
          <w:rFonts w:ascii="Times New Roman" w:eastAsia="Times New Roman" w:hAnsi="Times New Roman" w:cs="Times New Roman"/>
          <w:sz w:val="24"/>
          <w:szCs w:val="24"/>
        </w:rPr>
        <w:t>consumer</w:t>
      </w:r>
      <w:ins w:id="707" w:author="Wesner, Jeff S" w:date="2021-08-10T15:40:00Z">
        <w:r w:rsidR="004D27C3">
          <w:rPr>
            <w:rFonts w:ascii="Times New Roman" w:eastAsia="Times New Roman" w:hAnsi="Times New Roman" w:cs="Times New Roman"/>
            <w:sz w:val="24"/>
            <w:szCs w:val="24"/>
          </w:rPr>
          <w:t>s</w:t>
        </w:r>
      </w:ins>
      <w:del w:id="708" w:author="Wesner, Jeff S" w:date="2021-08-10T15:40:00Z">
        <w:r w:rsidDel="004D27C3">
          <w:rPr>
            <w:rFonts w:ascii="Times New Roman" w:eastAsia="Times New Roman" w:hAnsi="Times New Roman" w:cs="Times New Roman"/>
            <w:sz w:val="24"/>
            <w:szCs w:val="24"/>
          </w:rPr>
          <w:delText xml:space="preserve"> (“</w:delText>
        </w:r>
      </w:del>
      <w:del w:id="709" w:author="Wesner, Jeff S" w:date="2021-08-10T15:39:00Z">
        <w:r w:rsidDel="004D27C3">
          <w:rPr>
            <w:rFonts w:ascii="Times New Roman" w:eastAsia="Times New Roman" w:hAnsi="Times New Roman" w:cs="Times New Roman"/>
            <w:sz w:val="24"/>
            <w:szCs w:val="24"/>
          </w:rPr>
          <w:delText>non-feeding</w:delText>
        </w:r>
      </w:del>
      <w:del w:id="710" w:author="Wesner, Jeff S" w:date="2021-08-10T15:40:00Z">
        <w:r w:rsidDel="004D27C3">
          <w:rPr>
            <w:rFonts w:ascii="Times New Roman" w:eastAsia="Times New Roman" w:hAnsi="Times New Roman" w:cs="Times New Roman"/>
            <w:sz w:val="24"/>
            <w:szCs w:val="24"/>
          </w:rPr>
          <w:delText>”)</w:delText>
        </w:r>
      </w:del>
      <w:ins w:id="711" w:author="Wesner, Jeff S" w:date="2021-08-10T15:39:00Z">
        <w:r w:rsidR="004D27C3">
          <w:rPr>
            <w:rFonts w:ascii="Times New Roman" w:eastAsia="Times New Roman" w:hAnsi="Times New Roman" w:cs="Times New Roman"/>
            <w:sz w:val="24"/>
            <w:szCs w:val="24"/>
          </w:rPr>
          <w:t xml:space="preserve">, and </w:t>
        </w:r>
      </w:ins>
      <w:ins w:id="712" w:author="Wesner, Jeff S" w:date="2021-08-10T15:40:00Z">
        <w:r w:rsidR="004D27C3">
          <w:rPr>
            <w:rFonts w:ascii="Times New Roman" w:eastAsia="Times New Roman" w:hAnsi="Times New Roman" w:cs="Times New Roman"/>
            <w:sz w:val="24"/>
            <w:szCs w:val="24"/>
          </w:rPr>
          <w:t xml:space="preserve">c) </w:t>
        </w:r>
      </w:ins>
      <w:ins w:id="713" w:author="Wesner, Jeff S" w:date="2021-08-10T15:39:00Z">
        <w:r w:rsidR="004D27C3">
          <w:rPr>
            <w:rFonts w:ascii="Times New Roman" w:eastAsia="Times New Roman" w:hAnsi="Times New Roman" w:cs="Times New Roman"/>
            <w:sz w:val="24"/>
            <w:szCs w:val="24"/>
          </w:rPr>
          <w:t xml:space="preserve">the proportion of chironomids that were </w:t>
        </w:r>
        <w:proofErr w:type="gramStart"/>
        <w:r w:rsidR="004D27C3">
          <w:rPr>
            <w:rFonts w:ascii="Times New Roman" w:eastAsia="Times New Roman" w:hAnsi="Times New Roman" w:cs="Times New Roman"/>
            <w:sz w:val="24"/>
            <w:szCs w:val="24"/>
          </w:rPr>
          <w:t>consumers.</w:t>
        </w:r>
      </w:ins>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del w:id="714" w:author="Wesner, Jeff S" w:date="2021-08-10T15:40:00Z">
        <w:r w:rsidDel="004D27C3">
          <w:rPr>
            <w:rFonts w:ascii="Times New Roman" w:eastAsia="Times New Roman" w:hAnsi="Times New Roman" w:cs="Times New Roman"/>
            <w:sz w:val="24"/>
            <w:szCs w:val="24"/>
          </w:rPr>
          <w:delText>The top panels (a,b) show each model’s prediction of mean prey mass (</w:delText>
        </w:r>
        <w:r w:rsidDel="004D27C3">
          <w:rPr>
            <w:rFonts w:ascii="Times New Roman" w:eastAsia="Times New Roman" w:hAnsi="Times New Roman" w:cs="Times New Roman"/>
            <w:i/>
            <w:sz w:val="24"/>
            <w:szCs w:val="24"/>
          </w:rPr>
          <w:delText>T</w:delText>
        </w:r>
        <w:r w:rsidDel="004D27C3">
          <w:rPr>
            <w:rFonts w:ascii="Times New Roman" w:eastAsia="Times New Roman" w:hAnsi="Times New Roman" w:cs="Times New Roman"/>
            <w:sz w:val="24"/>
            <w:szCs w:val="24"/>
          </w:rPr>
          <w:delText>(</w:delText>
        </w:r>
        <w:r w:rsidDel="004D27C3">
          <w:rPr>
            <w:rFonts w:ascii="Times New Roman" w:eastAsia="Times New Roman" w:hAnsi="Times New Roman" w:cs="Times New Roman"/>
            <w:i/>
            <w:sz w:val="24"/>
            <w:szCs w:val="24"/>
          </w:rPr>
          <w:delText>y</w:delText>
        </w:r>
        <w:r w:rsidDel="004D27C3">
          <w:rPr>
            <w:rFonts w:ascii="Times New Roman" w:eastAsia="Times New Roman" w:hAnsi="Times New Roman" w:cs="Times New Roman"/>
            <w:i/>
            <w:sz w:val="24"/>
            <w:szCs w:val="24"/>
            <w:vertAlign w:val="subscript"/>
          </w:rPr>
          <w:delText>rep</w:delText>
        </w:r>
        <w:r w:rsidDel="004D27C3">
          <w:rPr>
            <w:rFonts w:ascii="Times New Roman" w:eastAsia="Times New Roman" w:hAnsi="Times New Roman" w:cs="Times New Roman"/>
            <w:sz w:val="24"/>
            <w:szCs w:val="24"/>
          </w:rPr>
          <w:delText>)) relative to the data (</w:delText>
        </w:r>
        <w:r w:rsidDel="004D27C3">
          <w:rPr>
            <w:rFonts w:ascii="Times New Roman" w:eastAsia="Times New Roman" w:hAnsi="Times New Roman" w:cs="Times New Roman"/>
            <w:i/>
            <w:sz w:val="24"/>
            <w:szCs w:val="24"/>
          </w:rPr>
          <w:delText>T</w:delText>
        </w:r>
        <w:r w:rsidDel="004D27C3">
          <w:rPr>
            <w:rFonts w:ascii="Times New Roman" w:eastAsia="Times New Roman" w:hAnsi="Times New Roman" w:cs="Times New Roman"/>
            <w:sz w:val="24"/>
            <w:szCs w:val="24"/>
          </w:rPr>
          <w:delText>(</w:delText>
        </w:r>
        <w:r w:rsidDel="004D27C3">
          <w:rPr>
            <w:rFonts w:ascii="Times New Roman" w:eastAsia="Times New Roman" w:hAnsi="Times New Roman" w:cs="Times New Roman"/>
            <w:i/>
            <w:sz w:val="24"/>
            <w:szCs w:val="24"/>
          </w:rPr>
          <w:delText>y</w:delText>
        </w:r>
        <w:r w:rsidDel="004D27C3">
          <w:rPr>
            <w:rFonts w:ascii="Times New Roman" w:eastAsia="Times New Roman" w:hAnsi="Times New Roman" w:cs="Times New Roman"/>
            <w:sz w:val="24"/>
            <w:szCs w:val="24"/>
          </w:rPr>
          <w:delText>)).</w:delText>
        </w:r>
      </w:del>
      <w:ins w:id="715" w:author="Wesner, Jeff S" w:date="2021-08-10T15:40:00Z">
        <w:r w:rsidR="004D27C3">
          <w:rPr>
            <w:rFonts w:ascii="Times New Roman" w:eastAsia="Times New Roman" w:hAnsi="Times New Roman" w:cs="Times New Roman"/>
            <w:sz w:val="24"/>
            <w:szCs w:val="24"/>
          </w:rPr>
          <w:t>Panels show 10 datasets simulated from the posterior (</w:t>
        </w:r>
        <w:proofErr w:type="spellStart"/>
        <w:r w:rsidR="004D27C3" w:rsidRPr="004D27C3">
          <w:rPr>
            <w:rFonts w:ascii="Times New Roman" w:eastAsia="Times New Roman" w:hAnsi="Times New Roman" w:cs="Times New Roman"/>
            <w:i/>
            <w:sz w:val="24"/>
            <w:szCs w:val="24"/>
            <w:rPrChange w:id="716" w:author="Wesner, Jeff S" w:date="2021-08-10T15:41:00Z">
              <w:rPr>
                <w:rFonts w:ascii="Times New Roman" w:eastAsia="Times New Roman" w:hAnsi="Times New Roman" w:cs="Times New Roman"/>
                <w:sz w:val="24"/>
                <w:szCs w:val="24"/>
              </w:rPr>
            </w:rPrChange>
          </w:rPr>
          <w:t>y</w:t>
        </w:r>
        <w:r w:rsidR="004D27C3" w:rsidRPr="004D27C3">
          <w:rPr>
            <w:rFonts w:ascii="Times New Roman" w:eastAsia="Times New Roman" w:hAnsi="Times New Roman" w:cs="Times New Roman"/>
            <w:sz w:val="24"/>
            <w:szCs w:val="24"/>
            <w:vertAlign w:val="subscript"/>
            <w:rPrChange w:id="717" w:author="Wesner, Jeff S" w:date="2021-08-10T15:40:00Z">
              <w:rPr>
                <w:rFonts w:ascii="Times New Roman" w:eastAsia="Times New Roman" w:hAnsi="Times New Roman" w:cs="Times New Roman"/>
                <w:sz w:val="24"/>
                <w:szCs w:val="24"/>
              </w:rPr>
            </w:rPrChange>
          </w:rPr>
          <w:t>rep</w:t>
        </w:r>
        <w:proofErr w:type="spellEnd"/>
        <w:r w:rsidR="004D27C3">
          <w:rPr>
            <w:rFonts w:ascii="Times New Roman" w:eastAsia="Times New Roman" w:hAnsi="Times New Roman" w:cs="Times New Roman"/>
            <w:sz w:val="24"/>
            <w:szCs w:val="24"/>
          </w:rPr>
          <w:t>) compared to the original dataset (</w:t>
        </w:r>
        <w:r w:rsidR="004D27C3" w:rsidRPr="004D27C3">
          <w:rPr>
            <w:rFonts w:ascii="Times New Roman" w:eastAsia="Times New Roman" w:hAnsi="Times New Roman" w:cs="Times New Roman"/>
            <w:i/>
            <w:sz w:val="24"/>
            <w:szCs w:val="24"/>
            <w:rPrChange w:id="718" w:author="Wesner, Jeff S" w:date="2021-08-10T15:41:00Z">
              <w:rPr>
                <w:rFonts w:ascii="Times New Roman" w:eastAsia="Times New Roman" w:hAnsi="Times New Roman" w:cs="Times New Roman"/>
                <w:sz w:val="24"/>
                <w:szCs w:val="24"/>
              </w:rPr>
            </w:rPrChange>
          </w:rPr>
          <w:t>y</w:t>
        </w:r>
        <w:r w:rsidR="004D27C3">
          <w:rPr>
            <w:rFonts w:ascii="Times New Roman" w:eastAsia="Times New Roman" w:hAnsi="Times New Roman" w:cs="Times New Roman"/>
            <w:sz w:val="24"/>
            <w:szCs w:val="24"/>
          </w:rPr>
          <w:t>)</w:t>
        </w:r>
      </w:ins>
      <w:ins w:id="719" w:author="Wesner, Jeff S" w:date="2021-08-10T15:41:00Z">
        <w:r w:rsidR="004D27C3">
          <w:rPr>
            <w:rFonts w:ascii="Times New Roman" w:eastAsia="Times New Roman" w:hAnsi="Times New Roman" w:cs="Times New Roman"/>
            <w:sz w:val="24"/>
            <w:szCs w:val="24"/>
          </w:rPr>
          <w:t xml:space="preserve">. </w:t>
        </w:r>
      </w:ins>
      <w:del w:id="720" w:author="Wesner, Jeff S" w:date="2021-08-10T15:41:00Z">
        <w:r w:rsidDel="004D27C3">
          <w:rPr>
            <w:rFonts w:ascii="Times New Roman" w:eastAsia="Times New Roman" w:hAnsi="Times New Roman" w:cs="Times New Roman"/>
            <w:sz w:val="24"/>
            <w:szCs w:val="24"/>
          </w:rPr>
          <w:delText xml:space="preserve"> The bottom panels (c,d) compare data distributions of the raw data (</w:delText>
        </w:r>
        <w:r w:rsidDel="004D27C3">
          <w:rPr>
            <w:rFonts w:ascii="Times New Roman" w:eastAsia="Times New Roman" w:hAnsi="Times New Roman" w:cs="Times New Roman"/>
            <w:i/>
            <w:sz w:val="24"/>
            <w:szCs w:val="24"/>
          </w:rPr>
          <w:delText>y</w:delText>
        </w:r>
        <w:r w:rsidDel="004D27C3">
          <w:rPr>
            <w:rFonts w:ascii="Times New Roman" w:eastAsia="Times New Roman" w:hAnsi="Times New Roman" w:cs="Times New Roman"/>
            <w:sz w:val="24"/>
            <w:szCs w:val="24"/>
          </w:rPr>
          <w:delText xml:space="preserve">) relative to ten datasets simulated from the posterior distribution. </w:delText>
        </w:r>
      </w:del>
      <w:r>
        <w:rPr>
          <w:rFonts w:ascii="Times New Roman" w:eastAsia="Times New Roman" w:hAnsi="Times New Roman" w:cs="Times New Roman"/>
          <w:sz w:val="24"/>
          <w:szCs w:val="24"/>
        </w:rPr>
        <w:t>Similarities in these distributions indicate that the model is a good fit</w:t>
      </w:r>
      <w:ins w:id="721" w:author="Wesner, Jeff S" w:date="2021-08-10T15:41:00Z">
        <w:r w:rsidR="004D27C3">
          <w:rPr>
            <w:rFonts w:ascii="Times New Roman" w:eastAsia="Times New Roman" w:hAnsi="Times New Roman" w:cs="Times New Roman"/>
            <w:sz w:val="24"/>
            <w:szCs w:val="24"/>
          </w:rPr>
          <w:t>, though it also predicts smaller values more often than the original dataset</w:t>
        </w:r>
      </w:ins>
      <w:r>
        <w:rPr>
          <w:rFonts w:ascii="Times New Roman" w:eastAsia="Times New Roman" w:hAnsi="Times New Roman" w:cs="Times New Roman"/>
          <w:sz w:val="24"/>
          <w:szCs w:val="24"/>
        </w:rPr>
        <w:t xml:space="preserve">. </w:t>
      </w:r>
      <w:r w:rsidR="00867D97">
        <w:rPr>
          <w:rFonts w:ascii="Times New Roman" w:eastAsia="Times New Roman" w:hAnsi="Times New Roman" w:cs="Times New Roman"/>
          <w:b/>
          <w:sz w:val="24"/>
          <w:szCs w:val="24"/>
        </w:rPr>
        <w:br w:type="page"/>
      </w:r>
    </w:p>
    <w:p w14:paraId="6790D3FE" w14:textId="50D6C898" w:rsidR="00C37D34" w:rsidRDefault="00E22917">
      <w:pPr>
        <w:rPr>
          <w:rFonts w:ascii="Times New Roman" w:eastAsia="Times New Roman" w:hAnsi="Times New Roman" w:cs="Times New Roman"/>
          <w:b/>
          <w:sz w:val="24"/>
          <w:szCs w:val="24"/>
        </w:rPr>
      </w:pPr>
      <w:ins w:id="722" w:author="Wesner, Jeff S" w:date="2021-08-10T14:40:00Z">
        <w:r>
          <w:rPr>
            <w:rFonts w:ascii="Times New Roman" w:eastAsia="Times New Roman" w:hAnsi="Times New Roman" w:cs="Times New Roman"/>
            <w:b/>
            <w:noProof/>
            <w:sz w:val="24"/>
            <w:szCs w:val="24"/>
          </w:rPr>
          <w:lastRenderedPageBreak/>
          <w:drawing>
            <wp:inline distT="0" distB="0" distL="0" distR="0" wp14:anchorId="5ADA5E69" wp14:editId="64BCDF7D">
              <wp:extent cx="5486400" cy="640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or_sens_plo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ins>
    </w:p>
    <w:p w14:paraId="491D1F9C" w14:textId="49025369" w:rsidR="00C37D34" w:rsidDel="003B1B60" w:rsidRDefault="00C37D34">
      <w:pPr>
        <w:rPr>
          <w:del w:id="723" w:author="Wesner, Jeff S" w:date="2021-08-11T15:41:00Z"/>
          <w:rFonts w:ascii="Times New Roman" w:eastAsia="Times New Roman" w:hAnsi="Times New Roman" w:cs="Times New Roman"/>
          <w:b/>
          <w:sz w:val="24"/>
          <w:szCs w:val="24"/>
        </w:rPr>
      </w:pPr>
      <w:r w:rsidRPr="001A3966">
        <w:rPr>
          <w:rFonts w:ascii="Times New Roman" w:eastAsia="Times New Roman" w:hAnsi="Times New Roman" w:cs="Times New Roman"/>
          <w:b/>
          <w:bCs/>
          <w:sz w:val="24"/>
          <w:szCs w:val="24"/>
        </w:rPr>
        <w:t>Fig</w:t>
      </w:r>
      <w:r w:rsidR="001A3966" w:rsidRPr="001A3966">
        <w:rPr>
          <w:rFonts w:ascii="Times New Roman" w:eastAsia="Times New Roman" w:hAnsi="Times New Roman" w:cs="Times New Roman"/>
          <w:b/>
          <w:bCs/>
          <w:sz w:val="24"/>
          <w:szCs w:val="24"/>
        </w:rPr>
        <w:t>.</w:t>
      </w:r>
      <w:r w:rsidRPr="001A3966">
        <w:rPr>
          <w:rFonts w:ascii="Times New Roman" w:eastAsia="Times New Roman" w:hAnsi="Times New Roman" w:cs="Times New Roman"/>
          <w:b/>
          <w:bCs/>
          <w:sz w:val="24"/>
          <w:szCs w:val="24"/>
        </w:rPr>
        <w:t xml:space="preserve"> S4.</w:t>
      </w:r>
      <w:r>
        <w:rPr>
          <w:rFonts w:ascii="Times New Roman" w:eastAsia="Times New Roman" w:hAnsi="Times New Roman" w:cs="Times New Roman"/>
          <w:sz w:val="24"/>
          <w:szCs w:val="24"/>
        </w:rPr>
        <w:t xml:space="preserve"> Prior sensitivity analysis of the </w:t>
      </w:r>
      <w:ins w:id="724" w:author="Wesner, Jeff S" w:date="2021-08-10T14:40:00Z">
        <w:r w:rsidR="00E22917">
          <w:rPr>
            <w:rFonts w:ascii="Times New Roman" w:eastAsia="Times New Roman" w:hAnsi="Times New Roman" w:cs="Times New Roman"/>
            <w:sz w:val="24"/>
            <w:szCs w:val="24"/>
          </w:rPr>
          <w:t>proporti</w:t>
        </w:r>
      </w:ins>
      <w:del w:id="725" w:author="Wesner, Jeff S" w:date="2021-08-10T14:40:00Z">
        <w:r w:rsidR="00244DC6" w:rsidDel="00E22917">
          <w:rPr>
            <w:rFonts w:ascii="Times New Roman" w:eastAsia="Times New Roman" w:hAnsi="Times New Roman" w:cs="Times New Roman"/>
            <w:sz w:val="24"/>
            <w:szCs w:val="24"/>
          </w:rPr>
          <w:delText>fracti</w:delText>
        </w:r>
      </w:del>
      <w:r w:rsidR="00244DC6">
        <w:rPr>
          <w:rFonts w:ascii="Times New Roman" w:eastAsia="Times New Roman" w:hAnsi="Times New Roman" w:cs="Times New Roman"/>
          <w:sz w:val="24"/>
          <w:szCs w:val="24"/>
        </w:rPr>
        <w:t xml:space="preserve">on of </w:t>
      </w:r>
      <w:del w:id="726" w:author="Wesner, Jeff S" w:date="2021-08-10T14:40:00Z">
        <w:r w:rsidR="00244DC6" w:rsidDel="00E22917">
          <w:rPr>
            <w:rFonts w:ascii="Times New Roman" w:eastAsia="Times New Roman" w:hAnsi="Times New Roman" w:cs="Times New Roman"/>
            <w:sz w:val="24"/>
            <w:szCs w:val="24"/>
          </w:rPr>
          <w:delText>terr</w:delText>
        </w:r>
        <w:r w:rsidDel="00E22917">
          <w:rPr>
            <w:rFonts w:ascii="Times New Roman" w:eastAsia="Times New Roman" w:hAnsi="Times New Roman" w:cs="Times New Roman"/>
            <w:sz w:val="24"/>
            <w:szCs w:val="24"/>
          </w:rPr>
          <w:delText xml:space="preserve">estrial </w:delText>
        </w:r>
      </w:del>
      <w:proofErr w:type="spellStart"/>
      <w:ins w:id="727" w:author="Wesner, Jeff S" w:date="2021-08-10T14:40:00Z">
        <w:r w:rsidR="00E22917">
          <w:rPr>
            <w:rFonts w:ascii="Times New Roman" w:eastAsia="Times New Roman" w:hAnsi="Times New Roman" w:cs="Times New Roman"/>
            <w:sz w:val="24"/>
            <w:szCs w:val="24"/>
          </w:rPr>
          <w:t>nonconsumer</w:t>
        </w:r>
        <w:proofErr w:type="spellEnd"/>
        <w:r w:rsidR="00E22917">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prey</w:t>
      </w:r>
      <w:ins w:id="728" w:author="Wesner, Jeff S" w:date="2021-08-10T14:40:00Z">
        <w:r w:rsidR="00E22917">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del w:id="729" w:author="Wesner, Jeff S" w:date="2021-08-10T14:40:00Z">
        <w:r w:rsidDel="00E22917">
          <w:rPr>
            <w:rFonts w:ascii="Times New Roman" w:eastAsia="Times New Roman" w:hAnsi="Times New Roman" w:cs="Times New Roman"/>
            <w:sz w:val="24"/>
            <w:szCs w:val="24"/>
          </w:rPr>
          <w:delText xml:space="preserve">and </w:delText>
        </w:r>
      </w:del>
      <w:r>
        <w:rPr>
          <w:rFonts w:ascii="Times New Roman" w:eastAsia="Times New Roman" w:hAnsi="Times New Roman" w:cs="Times New Roman"/>
          <w:sz w:val="24"/>
          <w:szCs w:val="24"/>
        </w:rPr>
        <w:t xml:space="preserve">the </w:t>
      </w:r>
      <w:ins w:id="730" w:author="Wesner, Jeff S" w:date="2021-08-10T14:40:00Z">
        <w:r w:rsidR="00E22917">
          <w:rPr>
            <w:rFonts w:ascii="Times New Roman" w:eastAsia="Times New Roman" w:hAnsi="Times New Roman" w:cs="Times New Roman"/>
            <w:sz w:val="24"/>
            <w:szCs w:val="24"/>
          </w:rPr>
          <w:t xml:space="preserve">proportion of chironomids eaten in </w:t>
        </w:r>
        <w:proofErr w:type="spellStart"/>
        <w:r w:rsidR="00E22917">
          <w:rPr>
            <w:rFonts w:ascii="Times New Roman" w:eastAsia="Times New Roman" w:hAnsi="Times New Roman" w:cs="Times New Roman"/>
            <w:sz w:val="24"/>
            <w:szCs w:val="24"/>
          </w:rPr>
          <w:t>nonconsumer</w:t>
        </w:r>
        <w:proofErr w:type="spellEnd"/>
        <w:r w:rsidR="00E22917">
          <w:rPr>
            <w:rFonts w:ascii="Times New Roman" w:eastAsia="Times New Roman" w:hAnsi="Times New Roman" w:cs="Times New Roman"/>
            <w:sz w:val="24"/>
            <w:szCs w:val="24"/>
          </w:rPr>
          <w:t xml:space="preserve"> stages, t</w:t>
        </w:r>
      </w:ins>
      <w:ins w:id="731" w:author="Wesner, Jeff S" w:date="2021-08-10T14:41:00Z">
        <w:r w:rsidR="00E22917">
          <w:rPr>
            <w:rFonts w:ascii="Times New Roman" w:eastAsia="Times New Roman" w:hAnsi="Times New Roman" w:cs="Times New Roman"/>
            <w:sz w:val="24"/>
            <w:szCs w:val="24"/>
          </w:rPr>
          <w:t xml:space="preserve">he </w:t>
        </w:r>
      </w:ins>
      <w:r>
        <w:rPr>
          <w:rFonts w:ascii="Times New Roman" w:eastAsia="Times New Roman" w:hAnsi="Times New Roman" w:cs="Times New Roman"/>
          <w:sz w:val="24"/>
          <w:szCs w:val="24"/>
        </w:rPr>
        <w:t>proportion of aquatic prey that are non-feeders</w:t>
      </w:r>
      <w:ins w:id="732" w:author="Wesner, Jeff S" w:date="2021-08-10T14:41:00Z">
        <w:r w:rsidR="00E22917">
          <w:rPr>
            <w:rFonts w:ascii="Times New Roman" w:eastAsia="Times New Roman" w:hAnsi="Times New Roman" w:cs="Times New Roman"/>
            <w:sz w:val="24"/>
            <w:szCs w:val="24"/>
          </w:rPr>
          <w:t>, and the total amount of prey mass</w:t>
        </w:r>
      </w:ins>
      <w:r>
        <w:rPr>
          <w:rFonts w:ascii="Times New Roman" w:eastAsia="Times New Roman" w:hAnsi="Times New Roman" w:cs="Times New Roman"/>
          <w:sz w:val="24"/>
          <w:szCs w:val="24"/>
        </w:rPr>
        <w:t xml:space="preserve">. </w:t>
      </w:r>
      <w:del w:id="733" w:author="Wesner, Jeff S" w:date="2021-08-10T14:41:00Z">
        <w:r w:rsidDel="00E22917">
          <w:rPr>
            <w:rFonts w:ascii="Times New Roman" w:eastAsia="Times New Roman" w:hAnsi="Times New Roman" w:cs="Times New Roman"/>
            <w:sz w:val="24"/>
            <w:szCs w:val="24"/>
          </w:rPr>
          <w:delText>Dark gray</w:delText>
        </w:r>
      </w:del>
      <w:ins w:id="734" w:author="Wesner, Jeff S" w:date="2021-08-10T14:41:00Z">
        <w:r w:rsidR="00E22917">
          <w:rPr>
            <w:rFonts w:ascii="Times New Roman" w:eastAsia="Times New Roman" w:hAnsi="Times New Roman" w:cs="Times New Roman"/>
            <w:sz w:val="24"/>
            <w:szCs w:val="24"/>
          </w:rPr>
          <w:t>Black shading</w:t>
        </w:r>
      </w:ins>
      <w:r>
        <w:rPr>
          <w:rFonts w:ascii="Times New Roman" w:eastAsia="Times New Roman" w:hAnsi="Times New Roman" w:cs="Times New Roman"/>
          <w:sz w:val="24"/>
          <w:szCs w:val="24"/>
        </w:rPr>
        <w:t xml:space="preserve"> shows the posterior estimates for the main models in the manuscript. </w:t>
      </w:r>
      <w:del w:id="735" w:author="Wesner, Jeff S" w:date="2021-08-10T14:41:00Z">
        <w:r w:rsidDel="00E22917">
          <w:rPr>
            <w:rFonts w:ascii="Times New Roman" w:eastAsia="Times New Roman" w:hAnsi="Times New Roman" w:cs="Times New Roman"/>
            <w:sz w:val="24"/>
            <w:szCs w:val="24"/>
          </w:rPr>
          <w:delText>Lighter gray</w:delText>
        </w:r>
      </w:del>
      <w:ins w:id="736" w:author="Wesner, Jeff S" w:date="2021-08-10T14:41:00Z">
        <w:r w:rsidR="00E22917">
          <w:rPr>
            <w:rFonts w:ascii="Times New Roman" w:eastAsia="Times New Roman" w:hAnsi="Times New Roman" w:cs="Times New Roman"/>
            <w:sz w:val="24"/>
            <w:szCs w:val="24"/>
          </w:rPr>
          <w:t>Orange/yellow shading</w:t>
        </w:r>
      </w:ins>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posterior_wider_priors</w:t>
      </w:r>
      <w:proofErr w:type="spellEnd"/>
      <w:r>
        <w:rPr>
          <w:rFonts w:ascii="Times New Roman" w:eastAsia="Times New Roman" w:hAnsi="Times New Roman" w:cs="Times New Roman"/>
          <w:sz w:val="24"/>
          <w:szCs w:val="24"/>
        </w:rPr>
        <w:t>”) shows posterior estimates with wider priors in which the sd of the intercept and betas are 2X wider than the main model.</w:t>
      </w:r>
      <w:ins w:id="737" w:author="Wesner, Jeff S" w:date="2021-08-10T14:41:00Z">
        <w:r w:rsidR="00E22917">
          <w:rPr>
            <w:rFonts w:ascii="Times New Roman" w:eastAsia="Times New Roman" w:hAnsi="Times New Roman" w:cs="Times New Roman"/>
            <w:sz w:val="24"/>
            <w:szCs w:val="24"/>
          </w:rPr>
          <w:t xml:space="preserve"> Both posteriors overlap almost exactly, indicating little influence of priors on</w:t>
        </w:r>
      </w:ins>
      <w:ins w:id="738" w:author="Wesner, Jeff S" w:date="2021-08-10T14:42:00Z">
        <w:r w:rsidR="00E22917">
          <w:rPr>
            <w:rFonts w:ascii="Times New Roman" w:eastAsia="Times New Roman" w:hAnsi="Times New Roman" w:cs="Times New Roman"/>
            <w:sz w:val="24"/>
            <w:szCs w:val="24"/>
          </w:rPr>
          <w:t xml:space="preserve"> the model outcomes.</w:t>
        </w:r>
      </w:ins>
      <w:r>
        <w:rPr>
          <w:rFonts w:ascii="Times New Roman" w:eastAsia="Times New Roman" w:hAnsi="Times New Roman" w:cs="Times New Roman"/>
          <w:sz w:val="24"/>
          <w:szCs w:val="24"/>
        </w:rPr>
        <w:t xml:space="preserve"> </w:t>
      </w:r>
      <w:del w:id="739" w:author="Wesner, Jeff S" w:date="2021-08-11T15:41:00Z">
        <w:r w:rsidDel="003B1B60">
          <w:rPr>
            <w:rFonts w:ascii="Times New Roman" w:eastAsia="Times New Roman" w:hAnsi="Times New Roman" w:cs="Times New Roman"/>
            <w:b/>
            <w:sz w:val="24"/>
            <w:szCs w:val="24"/>
          </w:rPr>
          <w:br w:type="page"/>
        </w:r>
      </w:del>
    </w:p>
    <w:p w14:paraId="61EA24F5" w14:textId="61250907" w:rsidR="008A5BCA" w:rsidDel="003B1B60" w:rsidRDefault="008A5BCA" w:rsidP="00595DE1">
      <w:pPr>
        <w:spacing w:after="0" w:line="480" w:lineRule="auto"/>
        <w:rPr>
          <w:del w:id="740" w:author="Wesner, Jeff S" w:date="2021-08-11T15:41:00Z"/>
          <w:rFonts w:ascii="Times New Roman" w:eastAsia="Times New Roman" w:hAnsi="Times New Roman" w:cs="Times New Roman"/>
          <w:b/>
          <w:sz w:val="24"/>
          <w:szCs w:val="24"/>
        </w:rPr>
      </w:pPr>
    </w:p>
    <w:p w14:paraId="3502D6F5" w14:textId="64D841C9" w:rsidR="00982B12" w:rsidDel="003B1B60" w:rsidRDefault="00982B12">
      <w:pPr>
        <w:rPr>
          <w:del w:id="741" w:author="Wesner, Jeff S" w:date="2021-08-11T15:41:00Z"/>
          <w:rFonts w:ascii="Times New Roman" w:eastAsia="Times New Roman" w:hAnsi="Times New Roman" w:cs="Times New Roman"/>
          <w:b/>
          <w:sz w:val="24"/>
          <w:szCs w:val="24"/>
        </w:rPr>
      </w:pPr>
      <w:del w:id="742" w:author="Wesner, Jeff S" w:date="2021-08-11T15:41:00Z">
        <w:r w:rsidDel="003B1B60">
          <w:rPr>
            <w:rFonts w:ascii="Times New Roman" w:eastAsia="Times New Roman" w:hAnsi="Times New Roman" w:cs="Times New Roman"/>
            <w:b/>
            <w:noProof/>
            <w:sz w:val="24"/>
            <w:szCs w:val="24"/>
          </w:rPr>
          <w:drawing>
            <wp:inline distT="0" distB="0" distL="0" distR="0" wp14:anchorId="253BF5EC" wp14:editId="7572FBC1">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xa_plo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066E8F43" w14:textId="0A44E83E" w:rsidR="0048309F" w:rsidDel="003B1B60" w:rsidRDefault="00982B12">
      <w:pPr>
        <w:rPr>
          <w:del w:id="743" w:author="Wesner, Jeff S" w:date="2021-08-11T15:41:00Z"/>
          <w:rFonts w:ascii="Times New Roman" w:eastAsia="Times New Roman" w:hAnsi="Times New Roman" w:cs="Times New Roman"/>
          <w:b/>
          <w:sz w:val="24"/>
          <w:szCs w:val="24"/>
        </w:rPr>
      </w:pPr>
      <w:del w:id="744" w:author="Wesner, Jeff S" w:date="2021-08-11T15:41:00Z">
        <w:r w:rsidRPr="001A3966" w:rsidDel="003B1B60">
          <w:rPr>
            <w:rFonts w:ascii="Times New Roman" w:eastAsia="Times New Roman" w:hAnsi="Times New Roman" w:cs="Times New Roman"/>
            <w:b/>
            <w:bCs/>
            <w:sz w:val="24"/>
            <w:szCs w:val="24"/>
          </w:rPr>
          <w:delText>Fig</w:delText>
        </w:r>
        <w:r w:rsidR="001A3966" w:rsidRPr="001A3966" w:rsidDel="003B1B60">
          <w:rPr>
            <w:rFonts w:ascii="Times New Roman" w:eastAsia="Times New Roman" w:hAnsi="Times New Roman" w:cs="Times New Roman"/>
            <w:b/>
            <w:bCs/>
            <w:sz w:val="24"/>
            <w:szCs w:val="24"/>
          </w:rPr>
          <w:delText>.</w:delText>
        </w:r>
        <w:r w:rsidRPr="001A3966" w:rsidDel="003B1B60">
          <w:rPr>
            <w:rFonts w:ascii="Times New Roman" w:eastAsia="Times New Roman" w:hAnsi="Times New Roman" w:cs="Times New Roman"/>
            <w:b/>
            <w:bCs/>
            <w:sz w:val="24"/>
            <w:szCs w:val="24"/>
          </w:rPr>
          <w:delText xml:space="preserve"> S</w:delText>
        </w:r>
        <w:r w:rsidR="00F63CF0" w:rsidRPr="001A3966" w:rsidDel="003B1B60">
          <w:rPr>
            <w:rFonts w:ascii="Times New Roman" w:eastAsia="Times New Roman" w:hAnsi="Times New Roman" w:cs="Times New Roman"/>
            <w:b/>
            <w:bCs/>
            <w:sz w:val="24"/>
            <w:szCs w:val="24"/>
          </w:rPr>
          <w:delText>5</w:delText>
        </w:r>
        <w:r w:rsidRPr="001A3966" w:rsidDel="003B1B60">
          <w:rPr>
            <w:rFonts w:ascii="Times New Roman" w:eastAsia="Times New Roman" w:hAnsi="Times New Roman" w:cs="Times New Roman"/>
            <w:b/>
            <w:bCs/>
            <w:sz w:val="24"/>
            <w:szCs w:val="24"/>
          </w:rPr>
          <w:delText>.</w:delText>
        </w:r>
        <w:r w:rsidDel="003B1B60">
          <w:rPr>
            <w:rFonts w:ascii="Times New Roman" w:eastAsia="Times New Roman" w:hAnsi="Times New Roman" w:cs="Times New Roman"/>
            <w:sz w:val="24"/>
            <w:szCs w:val="24"/>
          </w:rPr>
          <w:delText xml:space="preserve"> Raw proportion of prey taxa in fish diets by abundance (a) and dry mass (b). Each bar represents a different fish species in one of three f</w:delText>
        </w:r>
        <w:r w:rsidR="0083362E" w:rsidDel="003B1B60">
          <w:rPr>
            <w:rFonts w:ascii="Times New Roman" w:eastAsia="Times New Roman" w:hAnsi="Times New Roman" w:cs="Times New Roman"/>
            <w:sz w:val="24"/>
            <w:szCs w:val="24"/>
          </w:rPr>
          <w:delText>orag</w:delText>
        </w:r>
        <w:r w:rsidDel="003B1B60">
          <w:rPr>
            <w:rFonts w:ascii="Times New Roman" w:eastAsia="Times New Roman" w:hAnsi="Times New Roman" w:cs="Times New Roman"/>
            <w:sz w:val="24"/>
            <w:szCs w:val="24"/>
          </w:rPr>
          <w:delText xml:space="preserve">ing domains. </w:delText>
        </w:r>
        <w:r w:rsidR="0048309F" w:rsidDel="003B1B60">
          <w:rPr>
            <w:rFonts w:ascii="Times New Roman" w:eastAsia="Times New Roman" w:hAnsi="Times New Roman" w:cs="Times New Roman"/>
            <w:b/>
            <w:sz w:val="24"/>
            <w:szCs w:val="24"/>
          </w:rPr>
          <w:br w:type="page"/>
        </w:r>
      </w:del>
    </w:p>
    <w:p w14:paraId="4F45D2BC" w14:textId="6ECD2701" w:rsidR="00101815" w:rsidDel="003B1B60" w:rsidRDefault="00101815">
      <w:pPr>
        <w:spacing w:after="0" w:line="480" w:lineRule="auto"/>
        <w:ind w:left="720" w:hanging="720"/>
        <w:rPr>
          <w:del w:id="745" w:author="Wesner, Jeff S" w:date="2021-08-11T15:41:00Z"/>
          <w:rFonts w:ascii="Times New Roman" w:eastAsia="Times New Roman" w:hAnsi="Times New Roman" w:cs="Times New Roman"/>
          <w:b/>
          <w:sz w:val="24"/>
          <w:szCs w:val="24"/>
        </w:rPr>
      </w:pPr>
    </w:p>
    <w:p w14:paraId="50825B38" w14:textId="0B821EAD" w:rsidR="00101815" w:rsidDel="00492705" w:rsidRDefault="00225AD3">
      <w:pPr>
        <w:spacing w:after="0" w:line="480" w:lineRule="auto"/>
        <w:ind w:left="720" w:hanging="720"/>
        <w:rPr>
          <w:del w:id="746" w:author="Wesner, Jeff S" w:date="2021-08-10T11:25:00Z"/>
          <w:rFonts w:ascii="Times New Roman" w:eastAsia="Times New Roman" w:hAnsi="Times New Roman" w:cs="Times New Roman"/>
          <w:b/>
          <w:sz w:val="24"/>
          <w:szCs w:val="24"/>
        </w:rPr>
      </w:pPr>
      <w:del w:id="747" w:author="Wesner, Jeff S" w:date="2021-08-10T11:25:00Z">
        <w:r w:rsidDel="00492705">
          <w:rPr>
            <w:rFonts w:ascii="Times New Roman" w:eastAsia="Times New Roman" w:hAnsi="Times New Roman" w:cs="Times New Roman"/>
            <w:b/>
            <w:noProof/>
            <w:sz w:val="24"/>
            <w:szCs w:val="24"/>
          </w:rPr>
          <w:drawing>
            <wp:inline distT="0" distB="0" distL="0" distR="0" wp14:anchorId="19484B7B" wp14:editId="34AB4DEB">
              <wp:extent cx="5943600" cy="5349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s_by_fishspecie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del>
    </w:p>
    <w:p w14:paraId="0F27E2A5" w14:textId="3AA648A2" w:rsidR="00101815" w:rsidDel="00492705" w:rsidRDefault="00101815" w:rsidP="0073706D">
      <w:pPr>
        <w:spacing w:after="0" w:line="480" w:lineRule="auto"/>
        <w:rPr>
          <w:del w:id="748" w:author="Wesner, Jeff S" w:date="2021-08-10T11:25:00Z"/>
          <w:rFonts w:ascii="Times New Roman" w:eastAsia="Times New Roman" w:hAnsi="Times New Roman" w:cs="Times New Roman"/>
          <w:sz w:val="24"/>
          <w:szCs w:val="24"/>
        </w:rPr>
      </w:pPr>
      <w:del w:id="749" w:author="Wesner, Jeff S" w:date="2021-08-10T11:25:00Z">
        <w:r w:rsidRPr="001A3966" w:rsidDel="00492705">
          <w:rPr>
            <w:rFonts w:ascii="Times New Roman" w:eastAsia="Times New Roman" w:hAnsi="Times New Roman" w:cs="Times New Roman"/>
            <w:b/>
            <w:bCs/>
            <w:sz w:val="24"/>
            <w:szCs w:val="24"/>
          </w:rPr>
          <w:delText>Fig</w:delText>
        </w:r>
        <w:r w:rsidR="001A3966" w:rsidRPr="001A3966" w:rsidDel="00492705">
          <w:rPr>
            <w:rFonts w:ascii="Times New Roman" w:eastAsia="Times New Roman" w:hAnsi="Times New Roman" w:cs="Times New Roman"/>
            <w:b/>
            <w:bCs/>
            <w:sz w:val="24"/>
            <w:szCs w:val="24"/>
          </w:rPr>
          <w:delText>.</w:delText>
        </w:r>
        <w:r w:rsidRPr="001A3966" w:rsidDel="00492705">
          <w:rPr>
            <w:rFonts w:ascii="Times New Roman" w:eastAsia="Times New Roman" w:hAnsi="Times New Roman" w:cs="Times New Roman"/>
            <w:b/>
            <w:bCs/>
            <w:sz w:val="24"/>
            <w:szCs w:val="24"/>
          </w:rPr>
          <w:delText xml:space="preserve"> S</w:delText>
        </w:r>
        <w:r w:rsidR="00F63CF0" w:rsidRPr="001A3966" w:rsidDel="00492705">
          <w:rPr>
            <w:rFonts w:ascii="Times New Roman" w:eastAsia="Times New Roman" w:hAnsi="Times New Roman" w:cs="Times New Roman"/>
            <w:b/>
            <w:bCs/>
            <w:sz w:val="24"/>
            <w:szCs w:val="24"/>
          </w:rPr>
          <w:delText>6</w:delText>
        </w:r>
        <w:r w:rsidRPr="001A3966" w:rsidDel="00492705">
          <w:rPr>
            <w:rFonts w:ascii="Times New Roman" w:eastAsia="Times New Roman" w:hAnsi="Times New Roman" w:cs="Times New Roman"/>
            <w:b/>
            <w:bCs/>
            <w:sz w:val="24"/>
            <w:szCs w:val="24"/>
          </w:rPr>
          <w:delText>.</w:delText>
        </w:r>
        <w:r w:rsidDel="00492705">
          <w:rPr>
            <w:rFonts w:ascii="Times New Roman" w:eastAsia="Times New Roman" w:hAnsi="Times New Roman" w:cs="Times New Roman"/>
            <w:sz w:val="24"/>
            <w:szCs w:val="24"/>
          </w:rPr>
          <w:delText xml:space="preserve"> </w:delText>
        </w:r>
        <w:r w:rsidR="004C1337" w:rsidDel="00492705">
          <w:rPr>
            <w:rFonts w:ascii="Times New Roman" w:eastAsia="Times New Roman" w:hAnsi="Times New Roman" w:cs="Times New Roman"/>
            <w:sz w:val="24"/>
            <w:szCs w:val="24"/>
          </w:rPr>
          <w:delText>Prey mass (mg DM) per stomach of each fish species for a) total aquatic prey and b) total chironomid prey. The bottom row shows the proportion of all aquatic prey that were eaten as c) non-consumers or d) the proportion of all chironomids that were eaten as adults or pupae. Boxp</w:delText>
        </w:r>
        <w:r w:rsidR="00225AD3" w:rsidDel="00492705">
          <w:rPr>
            <w:rFonts w:ascii="Times New Roman" w:eastAsia="Times New Roman" w:hAnsi="Times New Roman" w:cs="Times New Roman"/>
            <w:sz w:val="24"/>
            <w:szCs w:val="24"/>
          </w:rPr>
          <w:delText>l</w:delText>
        </w:r>
        <w:r w:rsidR="004C1337" w:rsidDel="00492705">
          <w:rPr>
            <w:rFonts w:ascii="Times New Roman" w:eastAsia="Times New Roman" w:hAnsi="Times New Roman" w:cs="Times New Roman"/>
            <w:sz w:val="24"/>
            <w:szCs w:val="24"/>
          </w:rPr>
          <w:delText xml:space="preserve">ots show the posterior distribution for each fish species, including the median and interquartile range with lines ranging from the lowest to highest 1.5% </w:delText>
        </w:r>
        <w:r w:rsidR="0073706D" w:rsidDel="00492705">
          <w:rPr>
            <w:rFonts w:ascii="Times New Roman" w:eastAsia="Times New Roman" w:hAnsi="Times New Roman" w:cs="Times New Roman"/>
            <w:sz w:val="24"/>
            <w:szCs w:val="24"/>
          </w:rPr>
          <w:delText xml:space="preserve">posterior </w:delText>
        </w:r>
        <w:r w:rsidR="004C1337" w:rsidDel="00492705">
          <w:rPr>
            <w:rFonts w:ascii="Times New Roman" w:eastAsia="Times New Roman" w:hAnsi="Times New Roman" w:cs="Times New Roman"/>
            <w:sz w:val="24"/>
            <w:szCs w:val="24"/>
          </w:rPr>
          <w:delText>quantiles.</w:delText>
        </w:r>
        <w:r w:rsidR="0073706D" w:rsidDel="00492705">
          <w:rPr>
            <w:rFonts w:ascii="Times New Roman" w:eastAsia="Times New Roman" w:hAnsi="Times New Roman" w:cs="Times New Roman"/>
            <w:sz w:val="24"/>
            <w:szCs w:val="24"/>
          </w:rPr>
          <w:delText xml:space="preserve"> All panels are sorted by the median proportion of non-consumers in diets.</w:delText>
        </w:r>
      </w:del>
    </w:p>
    <w:p w14:paraId="7EEE9852" w14:textId="77777777" w:rsidR="0048309F" w:rsidRPr="00101815" w:rsidRDefault="0048309F" w:rsidP="003B1B60">
      <w:pPr>
        <w:rPr>
          <w:rFonts w:ascii="Times New Roman" w:eastAsia="Times New Roman" w:hAnsi="Times New Roman" w:cs="Times New Roman"/>
          <w:b/>
          <w:sz w:val="24"/>
          <w:szCs w:val="24"/>
        </w:rPr>
        <w:pPrChange w:id="750" w:author="Wesner, Jeff S" w:date="2021-08-11T15:41:00Z">
          <w:pPr/>
        </w:pPrChange>
      </w:pPr>
    </w:p>
    <w:sectPr w:rsidR="0048309F" w:rsidRPr="00101815" w:rsidSect="009D0C37">
      <w:footerReference w:type="default" r:id="rId28"/>
      <w:pgSz w:w="12240" w:h="15840"/>
      <w:pgMar w:top="1440" w:right="1440" w:bottom="1440" w:left="1440" w:header="720" w:footer="720" w:gutter="0"/>
      <w:lnNumType w:countBy="1" w:restart="continuous"/>
      <w:pgNumType w:start="1"/>
      <w:cols w:space="720" w:equalWidth="0">
        <w:col w:w="9360"/>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4" w:author="Wesner, Jeff S" w:date="2021-08-11T15:57:00Z" w:initials="WJS">
    <w:p w14:paraId="68A526AD" w14:textId="77777777" w:rsidR="000B78BA" w:rsidRDefault="000B78BA">
      <w:pPr>
        <w:pStyle w:val="CommentText"/>
      </w:pPr>
      <w:r>
        <w:rPr>
          <w:rStyle w:val="CommentReference"/>
        </w:rPr>
        <w:annotationRef/>
      </w:r>
      <w:r>
        <w:t>Will update</w:t>
      </w:r>
    </w:p>
    <w:p w14:paraId="3B93D467" w14:textId="096E5450" w:rsidR="000B78BA" w:rsidRDefault="000B78B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93D4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93D467" w16cid:durableId="24BE71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C208B" w14:textId="77777777" w:rsidR="00450879" w:rsidRDefault="00450879">
      <w:pPr>
        <w:spacing w:after="0" w:line="240" w:lineRule="auto"/>
      </w:pPr>
      <w:r>
        <w:separator/>
      </w:r>
    </w:p>
  </w:endnote>
  <w:endnote w:type="continuationSeparator" w:id="0">
    <w:p w14:paraId="13FEE9E2" w14:textId="77777777" w:rsidR="00450879" w:rsidRDefault="00450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70" w14:textId="1594E62F" w:rsidR="003B1B60" w:rsidRDefault="003B1B6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71" w14:textId="77777777" w:rsidR="003B1B60" w:rsidRDefault="003B1B6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85050" w14:textId="77777777" w:rsidR="00450879" w:rsidRDefault="00450879">
      <w:pPr>
        <w:spacing w:after="0" w:line="240" w:lineRule="auto"/>
      </w:pPr>
      <w:r>
        <w:separator/>
      </w:r>
    </w:p>
  </w:footnote>
  <w:footnote w:type="continuationSeparator" w:id="0">
    <w:p w14:paraId="69688CA5" w14:textId="77777777" w:rsidR="00450879" w:rsidRDefault="00450879">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nz, Abraham">
    <w15:presenceInfo w15:providerId="None" w15:userId="Kanz, Abraham"/>
  </w15:person>
  <w15:person w15:author="Wesner, Jeff S">
    <w15:presenceInfo w15:providerId="AD" w15:userId="S::Jeff.Wesner@usd.edu::03cd2d55-ec98-46a5-894b-dc5c67f932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381"/>
    <w:rsid w:val="0000249D"/>
    <w:rsid w:val="00006809"/>
    <w:rsid w:val="00010C3A"/>
    <w:rsid w:val="00011F40"/>
    <w:rsid w:val="00015D49"/>
    <w:rsid w:val="000200D8"/>
    <w:rsid w:val="000242B1"/>
    <w:rsid w:val="00030503"/>
    <w:rsid w:val="00033F2D"/>
    <w:rsid w:val="00042DBF"/>
    <w:rsid w:val="00044419"/>
    <w:rsid w:val="00051EF3"/>
    <w:rsid w:val="00053225"/>
    <w:rsid w:val="0005781F"/>
    <w:rsid w:val="000621E5"/>
    <w:rsid w:val="00062B52"/>
    <w:rsid w:val="00063F8F"/>
    <w:rsid w:val="0006702A"/>
    <w:rsid w:val="00073A33"/>
    <w:rsid w:val="00077F15"/>
    <w:rsid w:val="00084667"/>
    <w:rsid w:val="00084CD2"/>
    <w:rsid w:val="000911F1"/>
    <w:rsid w:val="0009136C"/>
    <w:rsid w:val="000972E4"/>
    <w:rsid w:val="00097643"/>
    <w:rsid w:val="000A2F41"/>
    <w:rsid w:val="000A4834"/>
    <w:rsid w:val="000B3970"/>
    <w:rsid w:val="000B78BA"/>
    <w:rsid w:val="000C0950"/>
    <w:rsid w:val="000C2313"/>
    <w:rsid w:val="000C355F"/>
    <w:rsid w:val="000C4E02"/>
    <w:rsid w:val="000C55BA"/>
    <w:rsid w:val="000D5875"/>
    <w:rsid w:val="000D69AD"/>
    <w:rsid w:val="000E26BD"/>
    <w:rsid w:val="000F26CC"/>
    <w:rsid w:val="00101815"/>
    <w:rsid w:val="00101924"/>
    <w:rsid w:val="001019B3"/>
    <w:rsid w:val="00101CC3"/>
    <w:rsid w:val="00115D0D"/>
    <w:rsid w:val="00124326"/>
    <w:rsid w:val="00150B72"/>
    <w:rsid w:val="0015444C"/>
    <w:rsid w:val="0015567A"/>
    <w:rsid w:val="001612A5"/>
    <w:rsid w:val="001622B2"/>
    <w:rsid w:val="00164933"/>
    <w:rsid w:val="00181A55"/>
    <w:rsid w:val="00183CE6"/>
    <w:rsid w:val="001A3966"/>
    <w:rsid w:val="001A684E"/>
    <w:rsid w:val="001B6369"/>
    <w:rsid w:val="001C401E"/>
    <w:rsid w:val="001C5C55"/>
    <w:rsid w:val="001D1238"/>
    <w:rsid w:val="001D2A68"/>
    <w:rsid w:val="001D3C79"/>
    <w:rsid w:val="001D41A8"/>
    <w:rsid w:val="001E31A0"/>
    <w:rsid w:val="001E39F3"/>
    <w:rsid w:val="001F4F35"/>
    <w:rsid w:val="001F53FD"/>
    <w:rsid w:val="001F5AA4"/>
    <w:rsid w:val="001F774D"/>
    <w:rsid w:val="00200666"/>
    <w:rsid w:val="00203166"/>
    <w:rsid w:val="002043F5"/>
    <w:rsid w:val="00205DC8"/>
    <w:rsid w:val="002205D3"/>
    <w:rsid w:val="0022390D"/>
    <w:rsid w:val="00225AD3"/>
    <w:rsid w:val="00226BA6"/>
    <w:rsid w:val="00227332"/>
    <w:rsid w:val="002346EC"/>
    <w:rsid w:val="002372A9"/>
    <w:rsid w:val="00244DC6"/>
    <w:rsid w:val="0024556B"/>
    <w:rsid w:val="00250C2D"/>
    <w:rsid w:val="00256AA0"/>
    <w:rsid w:val="00257936"/>
    <w:rsid w:val="00267761"/>
    <w:rsid w:val="0027218E"/>
    <w:rsid w:val="002730C1"/>
    <w:rsid w:val="0027557A"/>
    <w:rsid w:val="0028127C"/>
    <w:rsid w:val="002845B7"/>
    <w:rsid w:val="00285BF9"/>
    <w:rsid w:val="00287FD9"/>
    <w:rsid w:val="00295BDB"/>
    <w:rsid w:val="00297F48"/>
    <w:rsid w:val="002A13FA"/>
    <w:rsid w:val="002A161C"/>
    <w:rsid w:val="002B1717"/>
    <w:rsid w:val="002B6184"/>
    <w:rsid w:val="002C38D5"/>
    <w:rsid w:val="002C4AFA"/>
    <w:rsid w:val="002D1F76"/>
    <w:rsid w:val="002E0263"/>
    <w:rsid w:val="002F6269"/>
    <w:rsid w:val="003024FC"/>
    <w:rsid w:val="00315670"/>
    <w:rsid w:val="003225E9"/>
    <w:rsid w:val="003259A2"/>
    <w:rsid w:val="0032697B"/>
    <w:rsid w:val="003279AA"/>
    <w:rsid w:val="00335E83"/>
    <w:rsid w:val="00337584"/>
    <w:rsid w:val="00344597"/>
    <w:rsid w:val="003457F9"/>
    <w:rsid w:val="00350BBB"/>
    <w:rsid w:val="00353E28"/>
    <w:rsid w:val="00366574"/>
    <w:rsid w:val="003671E9"/>
    <w:rsid w:val="0038325B"/>
    <w:rsid w:val="00385B3D"/>
    <w:rsid w:val="003940C7"/>
    <w:rsid w:val="0039427B"/>
    <w:rsid w:val="00394F3E"/>
    <w:rsid w:val="003A1F4B"/>
    <w:rsid w:val="003A6961"/>
    <w:rsid w:val="003A7CF2"/>
    <w:rsid w:val="003B1B60"/>
    <w:rsid w:val="003B501B"/>
    <w:rsid w:val="003C120F"/>
    <w:rsid w:val="003C4D25"/>
    <w:rsid w:val="003C5979"/>
    <w:rsid w:val="003C6D59"/>
    <w:rsid w:val="003D12DA"/>
    <w:rsid w:val="003D1BFF"/>
    <w:rsid w:val="003D2551"/>
    <w:rsid w:val="003D3ED8"/>
    <w:rsid w:val="003D6C12"/>
    <w:rsid w:val="003F07BA"/>
    <w:rsid w:val="003F0BA9"/>
    <w:rsid w:val="003F148B"/>
    <w:rsid w:val="0040203E"/>
    <w:rsid w:val="00410A5C"/>
    <w:rsid w:val="00416BF7"/>
    <w:rsid w:val="00420CF6"/>
    <w:rsid w:val="00427E37"/>
    <w:rsid w:val="00437A5E"/>
    <w:rsid w:val="00441035"/>
    <w:rsid w:val="00445C9C"/>
    <w:rsid w:val="00450879"/>
    <w:rsid w:val="00452967"/>
    <w:rsid w:val="00456ADC"/>
    <w:rsid w:val="004660C3"/>
    <w:rsid w:val="0046797A"/>
    <w:rsid w:val="00471307"/>
    <w:rsid w:val="0047764A"/>
    <w:rsid w:val="00480F70"/>
    <w:rsid w:val="0048309F"/>
    <w:rsid w:val="00492705"/>
    <w:rsid w:val="004A2729"/>
    <w:rsid w:val="004A3C26"/>
    <w:rsid w:val="004A6A13"/>
    <w:rsid w:val="004B0EB0"/>
    <w:rsid w:val="004B3181"/>
    <w:rsid w:val="004B3EA5"/>
    <w:rsid w:val="004C1337"/>
    <w:rsid w:val="004C33E9"/>
    <w:rsid w:val="004C3A9E"/>
    <w:rsid w:val="004D08DC"/>
    <w:rsid w:val="004D27C3"/>
    <w:rsid w:val="004D3E99"/>
    <w:rsid w:val="004E2518"/>
    <w:rsid w:val="004E5851"/>
    <w:rsid w:val="004E6B77"/>
    <w:rsid w:val="004F1184"/>
    <w:rsid w:val="00500D47"/>
    <w:rsid w:val="0050119D"/>
    <w:rsid w:val="00502B3F"/>
    <w:rsid w:val="00503232"/>
    <w:rsid w:val="005071BB"/>
    <w:rsid w:val="005148F3"/>
    <w:rsid w:val="00537871"/>
    <w:rsid w:val="00542CD2"/>
    <w:rsid w:val="00542EEC"/>
    <w:rsid w:val="00551D7F"/>
    <w:rsid w:val="00556443"/>
    <w:rsid w:val="00556F71"/>
    <w:rsid w:val="00561323"/>
    <w:rsid w:val="00561521"/>
    <w:rsid w:val="00575086"/>
    <w:rsid w:val="00575A92"/>
    <w:rsid w:val="00580523"/>
    <w:rsid w:val="005805D3"/>
    <w:rsid w:val="00587DFE"/>
    <w:rsid w:val="0059034A"/>
    <w:rsid w:val="005916F3"/>
    <w:rsid w:val="00595DE1"/>
    <w:rsid w:val="005A0AF2"/>
    <w:rsid w:val="005A6669"/>
    <w:rsid w:val="005B2DF0"/>
    <w:rsid w:val="005B38E5"/>
    <w:rsid w:val="005B556C"/>
    <w:rsid w:val="005C01A6"/>
    <w:rsid w:val="005C2A24"/>
    <w:rsid w:val="005D76AD"/>
    <w:rsid w:val="005F065C"/>
    <w:rsid w:val="005F104B"/>
    <w:rsid w:val="005F2238"/>
    <w:rsid w:val="005F6903"/>
    <w:rsid w:val="006055A4"/>
    <w:rsid w:val="00614C2B"/>
    <w:rsid w:val="00614FA1"/>
    <w:rsid w:val="00615D2A"/>
    <w:rsid w:val="006162A6"/>
    <w:rsid w:val="00622372"/>
    <w:rsid w:val="0062550D"/>
    <w:rsid w:val="006411C0"/>
    <w:rsid w:val="00650BBD"/>
    <w:rsid w:val="00654C04"/>
    <w:rsid w:val="006575FB"/>
    <w:rsid w:val="00663842"/>
    <w:rsid w:val="00666915"/>
    <w:rsid w:val="0067003D"/>
    <w:rsid w:val="0067681A"/>
    <w:rsid w:val="0067717F"/>
    <w:rsid w:val="00677579"/>
    <w:rsid w:val="00692F18"/>
    <w:rsid w:val="00694A1B"/>
    <w:rsid w:val="00695B1C"/>
    <w:rsid w:val="006A0D4C"/>
    <w:rsid w:val="006A165A"/>
    <w:rsid w:val="006B0D28"/>
    <w:rsid w:val="006B264C"/>
    <w:rsid w:val="006B44BD"/>
    <w:rsid w:val="006B5892"/>
    <w:rsid w:val="006B78E7"/>
    <w:rsid w:val="006C18B6"/>
    <w:rsid w:val="006C2C80"/>
    <w:rsid w:val="006C347C"/>
    <w:rsid w:val="006C4871"/>
    <w:rsid w:val="006D2D2E"/>
    <w:rsid w:val="006D3C26"/>
    <w:rsid w:val="006E5674"/>
    <w:rsid w:val="006F504F"/>
    <w:rsid w:val="00704A1A"/>
    <w:rsid w:val="00721011"/>
    <w:rsid w:val="007234F6"/>
    <w:rsid w:val="007307CA"/>
    <w:rsid w:val="0073706D"/>
    <w:rsid w:val="007415E4"/>
    <w:rsid w:val="00741A8B"/>
    <w:rsid w:val="007424E3"/>
    <w:rsid w:val="00743486"/>
    <w:rsid w:val="0074793C"/>
    <w:rsid w:val="00763A08"/>
    <w:rsid w:val="00763F60"/>
    <w:rsid w:val="00765F7E"/>
    <w:rsid w:val="0077473D"/>
    <w:rsid w:val="00776091"/>
    <w:rsid w:val="00786AAA"/>
    <w:rsid w:val="007932D8"/>
    <w:rsid w:val="007A75F5"/>
    <w:rsid w:val="007B1A41"/>
    <w:rsid w:val="007C1C53"/>
    <w:rsid w:val="007C35B8"/>
    <w:rsid w:val="007C48CC"/>
    <w:rsid w:val="007C6179"/>
    <w:rsid w:val="007D6347"/>
    <w:rsid w:val="007D6506"/>
    <w:rsid w:val="007E1102"/>
    <w:rsid w:val="007F2466"/>
    <w:rsid w:val="007F6F7C"/>
    <w:rsid w:val="00814687"/>
    <w:rsid w:val="00823C14"/>
    <w:rsid w:val="0083362E"/>
    <w:rsid w:val="008453C9"/>
    <w:rsid w:val="00846718"/>
    <w:rsid w:val="00852C82"/>
    <w:rsid w:val="008532DD"/>
    <w:rsid w:val="00853887"/>
    <w:rsid w:val="00866E68"/>
    <w:rsid w:val="00867D97"/>
    <w:rsid w:val="008742F3"/>
    <w:rsid w:val="00877EA1"/>
    <w:rsid w:val="008867BC"/>
    <w:rsid w:val="00886E5D"/>
    <w:rsid w:val="00895A8E"/>
    <w:rsid w:val="00895C5E"/>
    <w:rsid w:val="008A5BCA"/>
    <w:rsid w:val="008B7C38"/>
    <w:rsid w:val="008C1F58"/>
    <w:rsid w:val="008D1D2A"/>
    <w:rsid w:val="008D3F95"/>
    <w:rsid w:val="008D5049"/>
    <w:rsid w:val="008E3F0F"/>
    <w:rsid w:val="008F0365"/>
    <w:rsid w:val="008F0836"/>
    <w:rsid w:val="008F2C72"/>
    <w:rsid w:val="008F39E5"/>
    <w:rsid w:val="008F5A22"/>
    <w:rsid w:val="008F6758"/>
    <w:rsid w:val="00903A81"/>
    <w:rsid w:val="00904DD7"/>
    <w:rsid w:val="009059B1"/>
    <w:rsid w:val="0091606D"/>
    <w:rsid w:val="00921C1C"/>
    <w:rsid w:val="0092356F"/>
    <w:rsid w:val="009371A6"/>
    <w:rsid w:val="00942573"/>
    <w:rsid w:val="009430E1"/>
    <w:rsid w:val="00963682"/>
    <w:rsid w:val="00977347"/>
    <w:rsid w:val="0098111B"/>
    <w:rsid w:val="00982B12"/>
    <w:rsid w:val="00983084"/>
    <w:rsid w:val="009845A6"/>
    <w:rsid w:val="00990502"/>
    <w:rsid w:val="00994BE4"/>
    <w:rsid w:val="0099580F"/>
    <w:rsid w:val="009A1CEF"/>
    <w:rsid w:val="009C174D"/>
    <w:rsid w:val="009C1B20"/>
    <w:rsid w:val="009D0C37"/>
    <w:rsid w:val="009D424D"/>
    <w:rsid w:val="009E1248"/>
    <w:rsid w:val="009E176A"/>
    <w:rsid w:val="009E7A63"/>
    <w:rsid w:val="009F1D71"/>
    <w:rsid w:val="009F27E6"/>
    <w:rsid w:val="009F376E"/>
    <w:rsid w:val="009F5D09"/>
    <w:rsid w:val="00A01730"/>
    <w:rsid w:val="00A02511"/>
    <w:rsid w:val="00A16C96"/>
    <w:rsid w:val="00A207E3"/>
    <w:rsid w:val="00A211A2"/>
    <w:rsid w:val="00A3352C"/>
    <w:rsid w:val="00A34DB3"/>
    <w:rsid w:val="00A355A4"/>
    <w:rsid w:val="00A4064A"/>
    <w:rsid w:val="00A409CC"/>
    <w:rsid w:val="00A42827"/>
    <w:rsid w:val="00A45D41"/>
    <w:rsid w:val="00A46329"/>
    <w:rsid w:val="00A533CB"/>
    <w:rsid w:val="00A55EAC"/>
    <w:rsid w:val="00A600B1"/>
    <w:rsid w:val="00A675AD"/>
    <w:rsid w:val="00A71E6B"/>
    <w:rsid w:val="00A723BD"/>
    <w:rsid w:val="00A77650"/>
    <w:rsid w:val="00A77EAB"/>
    <w:rsid w:val="00A814DA"/>
    <w:rsid w:val="00A8372D"/>
    <w:rsid w:val="00A849DD"/>
    <w:rsid w:val="00A85983"/>
    <w:rsid w:val="00A85DA0"/>
    <w:rsid w:val="00A92E04"/>
    <w:rsid w:val="00A93F1F"/>
    <w:rsid w:val="00AA01D7"/>
    <w:rsid w:val="00AA0C2C"/>
    <w:rsid w:val="00AA1173"/>
    <w:rsid w:val="00AA1A2E"/>
    <w:rsid w:val="00AA1F59"/>
    <w:rsid w:val="00AB163C"/>
    <w:rsid w:val="00AC2CE7"/>
    <w:rsid w:val="00AC69D4"/>
    <w:rsid w:val="00AD48E6"/>
    <w:rsid w:val="00AD532B"/>
    <w:rsid w:val="00AD561A"/>
    <w:rsid w:val="00AE0290"/>
    <w:rsid w:val="00AF2A64"/>
    <w:rsid w:val="00AF35DC"/>
    <w:rsid w:val="00B0022A"/>
    <w:rsid w:val="00B03811"/>
    <w:rsid w:val="00B109F9"/>
    <w:rsid w:val="00B148C6"/>
    <w:rsid w:val="00B150F0"/>
    <w:rsid w:val="00B26ED0"/>
    <w:rsid w:val="00B34C6E"/>
    <w:rsid w:val="00B37376"/>
    <w:rsid w:val="00B47EBF"/>
    <w:rsid w:val="00B71DEE"/>
    <w:rsid w:val="00B935F8"/>
    <w:rsid w:val="00B9653E"/>
    <w:rsid w:val="00BA1A16"/>
    <w:rsid w:val="00BA3F37"/>
    <w:rsid w:val="00BA566A"/>
    <w:rsid w:val="00BA6A41"/>
    <w:rsid w:val="00BB015B"/>
    <w:rsid w:val="00BB3C0C"/>
    <w:rsid w:val="00BD2795"/>
    <w:rsid w:val="00BD36AC"/>
    <w:rsid w:val="00BE0700"/>
    <w:rsid w:val="00BE6D50"/>
    <w:rsid w:val="00BE6D6A"/>
    <w:rsid w:val="00BF0D1B"/>
    <w:rsid w:val="00BF31BE"/>
    <w:rsid w:val="00C04F6F"/>
    <w:rsid w:val="00C0559B"/>
    <w:rsid w:val="00C1206E"/>
    <w:rsid w:val="00C21D0F"/>
    <w:rsid w:val="00C24F76"/>
    <w:rsid w:val="00C267FA"/>
    <w:rsid w:val="00C2792B"/>
    <w:rsid w:val="00C31994"/>
    <w:rsid w:val="00C3699B"/>
    <w:rsid w:val="00C3699D"/>
    <w:rsid w:val="00C37D34"/>
    <w:rsid w:val="00C4072A"/>
    <w:rsid w:val="00C511B2"/>
    <w:rsid w:val="00C51E7F"/>
    <w:rsid w:val="00C536BE"/>
    <w:rsid w:val="00C579F2"/>
    <w:rsid w:val="00C670FD"/>
    <w:rsid w:val="00C71BC5"/>
    <w:rsid w:val="00C71E62"/>
    <w:rsid w:val="00C7320C"/>
    <w:rsid w:val="00C747AB"/>
    <w:rsid w:val="00C771CF"/>
    <w:rsid w:val="00C77791"/>
    <w:rsid w:val="00C8377B"/>
    <w:rsid w:val="00C83D14"/>
    <w:rsid w:val="00C84AF1"/>
    <w:rsid w:val="00C85381"/>
    <w:rsid w:val="00C868ED"/>
    <w:rsid w:val="00C900DD"/>
    <w:rsid w:val="00C96185"/>
    <w:rsid w:val="00CA49AA"/>
    <w:rsid w:val="00CB0B7B"/>
    <w:rsid w:val="00CB18A9"/>
    <w:rsid w:val="00CB2103"/>
    <w:rsid w:val="00CC4A59"/>
    <w:rsid w:val="00CC562D"/>
    <w:rsid w:val="00CD7B17"/>
    <w:rsid w:val="00CE71A0"/>
    <w:rsid w:val="00CF2B33"/>
    <w:rsid w:val="00D043DA"/>
    <w:rsid w:val="00D10CAA"/>
    <w:rsid w:val="00D120A0"/>
    <w:rsid w:val="00D1226E"/>
    <w:rsid w:val="00D20A4A"/>
    <w:rsid w:val="00D2349D"/>
    <w:rsid w:val="00D41221"/>
    <w:rsid w:val="00D42B6E"/>
    <w:rsid w:val="00D64860"/>
    <w:rsid w:val="00D700A7"/>
    <w:rsid w:val="00D8594D"/>
    <w:rsid w:val="00D864F2"/>
    <w:rsid w:val="00D86B30"/>
    <w:rsid w:val="00D87A6D"/>
    <w:rsid w:val="00D952C1"/>
    <w:rsid w:val="00D961B9"/>
    <w:rsid w:val="00DA16D5"/>
    <w:rsid w:val="00DC1548"/>
    <w:rsid w:val="00DC6B55"/>
    <w:rsid w:val="00DD0324"/>
    <w:rsid w:val="00DD10FF"/>
    <w:rsid w:val="00DD2A7C"/>
    <w:rsid w:val="00DE3BF4"/>
    <w:rsid w:val="00DE4F8A"/>
    <w:rsid w:val="00DE6842"/>
    <w:rsid w:val="00DF0B16"/>
    <w:rsid w:val="00DF0F79"/>
    <w:rsid w:val="00DF2524"/>
    <w:rsid w:val="00E07252"/>
    <w:rsid w:val="00E131FA"/>
    <w:rsid w:val="00E159B6"/>
    <w:rsid w:val="00E22917"/>
    <w:rsid w:val="00E24694"/>
    <w:rsid w:val="00E25202"/>
    <w:rsid w:val="00E276D9"/>
    <w:rsid w:val="00E461A7"/>
    <w:rsid w:val="00E55930"/>
    <w:rsid w:val="00E76467"/>
    <w:rsid w:val="00E81431"/>
    <w:rsid w:val="00E8237A"/>
    <w:rsid w:val="00E82CB7"/>
    <w:rsid w:val="00E830B3"/>
    <w:rsid w:val="00E97BBD"/>
    <w:rsid w:val="00EA156E"/>
    <w:rsid w:val="00EA274D"/>
    <w:rsid w:val="00EA4D64"/>
    <w:rsid w:val="00EA570D"/>
    <w:rsid w:val="00EB2918"/>
    <w:rsid w:val="00EB431D"/>
    <w:rsid w:val="00EC68C6"/>
    <w:rsid w:val="00EC7F00"/>
    <w:rsid w:val="00ED2FA2"/>
    <w:rsid w:val="00ED676F"/>
    <w:rsid w:val="00ED6D93"/>
    <w:rsid w:val="00EE3DA1"/>
    <w:rsid w:val="00EF0AB5"/>
    <w:rsid w:val="00EF470E"/>
    <w:rsid w:val="00F00E4D"/>
    <w:rsid w:val="00F0115F"/>
    <w:rsid w:val="00F06C4B"/>
    <w:rsid w:val="00F12EA6"/>
    <w:rsid w:val="00F21C01"/>
    <w:rsid w:val="00F22801"/>
    <w:rsid w:val="00F301EF"/>
    <w:rsid w:val="00F37700"/>
    <w:rsid w:val="00F45107"/>
    <w:rsid w:val="00F5057B"/>
    <w:rsid w:val="00F605E0"/>
    <w:rsid w:val="00F61C1B"/>
    <w:rsid w:val="00F63839"/>
    <w:rsid w:val="00F63CF0"/>
    <w:rsid w:val="00F63DF1"/>
    <w:rsid w:val="00F6434C"/>
    <w:rsid w:val="00F6587C"/>
    <w:rsid w:val="00F66D3C"/>
    <w:rsid w:val="00F727A0"/>
    <w:rsid w:val="00F760C7"/>
    <w:rsid w:val="00F8071F"/>
    <w:rsid w:val="00F82BD4"/>
    <w:rsid w:val="00F8547A"/>
    <w:rsid w:val="00F90AE3"/>
    <w:rsid w:val="00F93505"/>
    <w:rsid w:val="00FA4034"/>
    <w:rsid w:val="00FA4305"/>
    <w:rsid w:val="00FA7266"/>
    <w:rsid w:val="00FB213C"/>
    <w:rsid w:val="00FB511E"/>
    <w:rsid w:val="00FB6DBB"/>
    <w:rsid w:val="00FC45EB"/>
    <w:rsid w:val="00FC6E0D"/>
    <w:rsid w:val="00FC7140"/>
    <w:rsid w:val="00FC7223"/>
    <w:rsid w:val="00FD00F3"/>
    <w:rsid w:val="00FD2F70"/>
    <w:rsid w:val="00FD6A6C"/>
    <w:rsid w:val="00FE1BD5"/>
    <w:rsid w:val="00FF2205"/>
    <w:rsid w:val="00FF5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72D60"/>
  <w15:docId w15:val="{BCDA00D8-D969-446E-B152-BDB6B3174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3D24"/>
    <w:pPr>
      <w:spacing w:after="0" w:line="240" w:lineRule="auto"/>
      <w:contextualSpacing/>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E30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000"/>
    <w:rPr>
      <w:rFonts w:ascii="Segoe UI" w:hAnsi="Segoe UI" w:cs="Segoe UI"/>
      <w:sz w:val="18"/>
      <w:szCs w:val="18"/>
    </w:rPr>
  </w:style>
  <w:style w:type="character" w:styleId="CommentReference">
    <w:name w:val="annotation reference"/>
    <w:basedOn w:val="DefaultParagraphFont"/>
    <w:uiPriority w:val="99"/>
    <w:semiHidden/>
    <w:unhideWhenUsed/>
    <w:rsid w:val="000E3000"/>
    <w:rPr>
      <w:sz w:val="16"/>
      <w:szCs w:val="16"/>
    </w:rPr>
  </w:style>
  <w:style w:type="paragraph" w:styleId="CommentText">
    <w:name w:val="annotation text"/>
    <w:basedOn w:val="Normal"/>
    <w:link w:val="CommentTextChar"/>
    <w:uiPriority w:val="99"/>
    <w:unhideWhenUsed/>
    <w:rsid w:val="000E3000"/>
    <w:pPr>
      <w:spacing w:line="240" w:lineRule="auto"/>
    </w:pPr>
    <w:rPr>
      <w:sz w:val="20"/>
      <w:szCs w:val="20"/>
    </w:rPr>
  </w:style>
  <w:style w:type="character" w:customStyle="1" w:styleId="CommentTextChar">
    <w:name w:val="Comment Text Char"/>
    <w:basedOn w:val="DefaultParagraphFont"/>
    <w:link w:val="CommentText"/>
    <w:uiPriority w:val="99"/>
    <w:rsid w:val="000E3000"/>
    <w:rPr>
      <w:sz w:val="20"/>
      <w:szCs w:val="20"/>
    </w:rPr>
  </w:style>
  <w:style w:type="paragraph" w:styleId="Header">
    <w:name w:val="header"/>
    <w:basedOn w:val="Normal"/>
    <w:link w:val="HeaderChar"/>
    <w:uiPriority w:val="99"/>
    <w:unhideWhenUsed/>
    <w:rsid w:val="00761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3BF"/>
  </w:style>
  <w:style w:type="paragraph" w:styleId="Footer">
    <w:name w:val="footer"/>
    <w:basedOn w:val="Normal"/>
    <w:link w:val="FooterChar"/>
    <w:uiPriority w:val="99"/>
    <w:unhideWhenUsed/>
    <w:rsid w:val="00761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3BF"/>
  </w:style>
  <w:style w:type="paragraph" w:styleId="CommentSubject">
    <w:name w:val="annotation subject"/>
    <w:basedOn w:val="CommentText"/>
    <w:next w:val="CommentText"/>
    <w:link w:val="CommentSubjectChar"/>
    <w:uiPriority w:val="99"/>
    <w:semiHidden/>
    <w:unhideWhenUsed/>
    <w:rsid w:val="007911A4"/>
    <w:rPr>
      <w:b/>
      <w:bCs/>
    </w:rPr>
  </w:style>
  <w:style w:type="character" w:customStyle="1" w:styleId="CommentSubjectChar">
    <w:name w:val="Comment Subject Char"/>
    <w:basedOn w:val="CommentTextChar"/>
    <w:link w:val="CommentSubject"/>
    <w:uiPriority w:val="99"/>
    <w:semiHidden/>
    <w:rsid w:val="007911A4"/>
    <w:rPr>
      <w:b/>
      <w:bCs/>
      <w:sz w:val="20"/>
      <w:szCs w:val="20"/>
    </w:rPr>
  </w:style>
  <w:style w:type="character" w:customStyle="1" w:styleId="TitleChar">
    <w:name w:val="Title Char"/>
    <w:basedOn w:val="DefaultParagraphFont"/>
    <w:link w:val="Title"/>
    <w:uiPriority w:val="10"/>
    <w:rsid w:val="000D3D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96324"/>
    <w:rPr>
      <w:color w:val="0000FF"/>
      <w:u w:val="single"/>
    </w:rPr>
  </w:style>
  <w:style w:type="character" w:customStyle="1" w:styleId="author">
    <w:name w:val="author"/>
    <w:basedOn w:val="DefaultParagraphFont"/>
    <w:rsid w:val="005B6ED0"/>
  </w:style>
  <w:style w:type="character" w:customStyle="1" w:styleId="pubyear">
    <w:name w:val="pubyear"/>
    <w:basedOn w:val="DefaultParagraphFont"/>
    <w:rsid w:val="005B6ED0"/>
  </w:style>
  <w:style w:type="character" w:customStyle="1" w:styleId="articletitle">
    <w:name w:val="articletitle"/>
    <w:basedOn w:val="DefaultParagraphFont"/>
    <w:rsid w:val="005B6ED0"/>
  </w:style>
  <w:style w:type="character" w:customStyle="1" w:styleId="vol">
    <w:name w:val="vol"/>
    <w:basedOn w:val="DefaultParagraphFont"/>
    <w:rsid w:val="005B6ED0"/>
  </w:style>
  <w:style w:type="character" w:customStyle="1" w:styleId="pagefirst">
    <w:name w:val="pagefirst"/>
    <w:basedOn w:val="DefaultParagraphFont"/>
    <w:rsid w:val="005B6ED0"/>
  </w:style>
  <w:style w:type="character" w:customStyle="1" w:styleId="pagelast">
    <w:name w:val="pagelast"/>
    <w:basedOn w:val="DefaultParagraphFont"/>
    <w:rsid w:val="005B6ED0"/>
  </w:style>
  <w:style w:type="character" w:styleId="LineNumber">
    <w:name w:val="line number"/>
    <w:basedOn w:val="DefaultParagraphFont"/>
    <w:uiPriority w:val="99"/>
    <w:semiHidden/>
    <w:unhideWhenUsed/>
    <w:rsid w:val="00D11005"/>
  </w:style>
  <w:style w:type="character" w:styleId="UnresolvedMention">
    <w:name w:val="Unresolved Mention"/>
    <w:basedOn w:val="DefaultParagraphFont"/>
    <w:uiPriority w:val="99"/>
    <w:semiHidden/>
    <w:unhideWhenUsed/>
    <w:rsid w:val="00B33DF7"/>
    <w:rPr>
      <w:color w:val="605E5C"/>
      <w:shd w:val="clear" w:color="auto" w:fill="E1DFDD"/>
    </w:rPr>
  </w:style>
  <w:style w:type="paragraph" w:styleId="NormalWeb">
    <w:name w:val="Normal (Web)"/>
    <w:basedOn w:val="Normal"/>
    <w:uiPriority w:val="99"/>
    <w:semiHidden/>
    <w:unhideWhenUsed/>
    <w:rsid w:val="00E65FEE"/>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B47EBF"/>
    <w:rPr>
      <w:b/>
      <w:bCs/>
    </w:rPr>
  </w:style>
  <w:style w:type="character" w:styleId="Emphasis">
    <w:name w:val="Emphasis"/>
    <w:basedOn w:val="DefaultParagraphFont"/>
    <w:uiPriority w:val="20"/>
    <w:qFormat/>
    <w:rsid w:val="00B47E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33633">
      <w:bodyDiv w:val="1"/>
      <w:marLeft w:val="0"/>
      <w:marRight w:val="0"/>
      <w:marTop w:val="0"/>
      <w:marBottom w:val="0"/>
      <w:divBdr>
        <w:top w:val="none" w:sz="0" w:space="0" w:color="auto"/>
        <w:left w:val="none" w:sz="0" w:space="0" w:color="auto"/>
        <w:bottom w:val="none" w:sz="0" w:space="0" w:color="auto"/>
        <w:right w:val="none" w:sz="0" w:space="0" w:color="auto"/>
      </w:divBdr>
    </w:div>
    <w:div w:id="186482453">
      <w:bodyDiv w:val="1"/>
      <w:marLeft w:val="0"/>
      <w:marRight w:val="0"/>
      <w:marTop w:val="0"/>
      <w:marBottom w:val="0"/>
      <w:divBdr>
        <w:top w:val="none" w:sz="0" w:space="0" w:color="auto"/>
        <w:left w:val="none" w:sz="0" w:space="0" w:color="auto"/>
        <w:bottom w:val="none" w:sz="0" w:space="0" w:color="auto"/>
        <w:right w:val="none" w:sz="0" w:space="0" w:color="auto"/>
      </w:divBdr>
    </w:div>
    <w:div w:id="558588132">
      <w:bodyDiv w:val="1"/>
      <w:marLeft w:val="0"/>
      <w:marRight w:val="0"/>
      <w:marTop w:val="0"/>
      <w:marBottom w:val="0"/>
      <w:divBdr>
        <w:top w:val="none" w:sz="0" w:space="0" w:color="auto"/>
        <w:left w:val="none" w:sz="0" w:space="0" w:color="auto"/>
        <w:bottom w:val="none" w:sz="0" w:space="0" w:color="auto"/>
        <w:right w:val="none" w:sz="0" w:space="0" w:color="auto"/>
      </w:divBdr>
    </w:div>
    <w:div w:id="590964563">
      <w:bodyDiv w:val="1"/>
      <w:marLeft w:val="0"/>
      <w:marRight w:val="0"/>
      <w:marTop w:val="0"/>
      <w:marBottom w:val="0"/>
      <w:divBdr>
        <w:top w:val="none" w:sz="0" w:space="0" w:color="auto"/>
        <w:left w:val="none" w:sz="0" w:space="0" w:color="auto"/>
        <w:bottom w:val="none" w:sz="0" w:space="0" w:color="auto"/>
        <w:right w:val="none" w:sz="0" w:space="0" w:color="auto"/>
      </w:divBdr>
    </w:div>
    <w:div w:id="1388921639">
      <w:bodyDiv w:val="1"/>
      <w:marLeft w:val="0"/>
      <w:marRight w:val="0"/>
      <w:marTop w:val="0"/>
      <w:marBottom w:val="0"/>
      <w:divBdr>
        <w:top w:val="none" w:sz="0" w:space="0" w:color="auto"/>
        <w:left w:val="none" w:sz="0" w:space="0" w:color="auto"/>
        <w:bottom w:val="none" w:sz="0" w:space="0" w:color="auto"/>
        <w:right w:val="none" w:sz="0" w:space="0" w:color="auto"/>
      </w:divBdr>
    </w:div>
    <w:div w:id="1422525322">
      <w:bodyDiv w:val="1"/>
      <w:marLeft w:val="0"/>
      <w:marRight w:val="0"/>
      <w:marTop w:val="0"/>
      <w:marBottom w:val="0"/>
      <w:divBdr>
        <w:top w:val="none" w:sz="0" w:space="0" w:color="auto"/>
        <w:left w:val="none" w:sz="0" w:space="0" w:color="auto"/>
        <w:bottom w:val="none" w:sz="0" w:space="0" w:color="auto"/>
        <w:right w:val="none" w:sz="0" w:space="0" w:color="auto"/>
      </w:divBdr>
    </w:div>
    <w:div w:id="1560942318">
      <w:bodyDiv w:val="1"/>
      <w:marLeft w:val="0"/>
      <w:marRight w:val="0"/>
      <w:marTop w:val="0"/>
      <w:marBottom w:val="0"/>
      <w:divBdr>
        <w:top w:val="none" w:sz="0" w:space="0" w:color="auto"/>
        <w:left w:val="none" w:sz="0" w:space="0" w:color="auto"/>
        <w:bottom w:val="none" w:sz="0" w:space="0" w:color="auto"/>
        <w:right w:val="none" w:sz="0" w:space="0" w:color="auto"/>
      </w:divBdr>
    </w:div>
    <w:div w:id="1590233826">
      <w:bodyDiv w:val="1"/>
      <w:marLeft w:val="0"/>
      <w:marRight w:val="0"/>
      <w:marTop w:val="0"/>
      <w:marBottom w:val="0"/>
      <w:divBdr>
        <w:top w:val="none" w:sz="0" w:space="0" w:color="auto"/>
        <w:left w:val="none" w:sz="0" w:space="0" w:color="auto"/>
        <w:bottom w:val="none" w:sz="0" w:space="0" w:color="auto"/>
        <w:right w:val="none" w:sz="0" w:space="0" w:color="auto"/>
      </w:divBdr>
    </w:div>
    <w:div w:id="1606692969">
      <w:bodyDiv w:val="1"/>
      <w:marLeft w:val="0"/>
      <w:marRight w:val="0"/>
      <w:marTop w:val="0"/>
      <w:marBottom w:val="0"/>
      <w:divBdr>
        <w:top w:val="none" w:sz="0" w:space="0" w:color="auto"/>
        <w:left w:val="none" w:sz="0" w:space="0" w:color="auto"/>
        <w:bottom w:val="none" w:sz="0" w:space="0" w:color="auto"/>
        <w:right w:val="none" w:sz="0" w:space="0" w:color="auto"/>
      </w:divBdr>
    </w:div>
    <w:div w:id="1837843221">
      <w:bodyDiv w:val="1"/>
      <w:marLeft w:val="0"/>
      <w:marRight w:val="0"/>
      <w:marTop w:val="0"/>
      <w:marBottom w:val="0"/>
      <w:divBdr>
        <w:top w:val="none" w:sz="0" w:space="0" w:color="auto"/>
        <w:left w:val="none" w:sz="0" w:space="0" w:color="auto"/>
        <w:bottom w:val="none" w:sz="0" w:space="0" w:color="auto"/>
        <w:right w:val="none" w:sz="0" w:space="0" w:color="auto"/>
      </w:divBdr>
    </w:div>
    <w:div w:id="2006349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sciencedirect.com/science/article/pii/S2352249618300430" TargetMode="External"/><Relationship Id="rId18" Type="http://schemas.openxmlformats.org/officeDocument/2006/relationships/image" Target="media/image1.jp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ettings" Target="settings.xml"/><Relationship Id="rId12" Type="http://schemas.openxmlformats.org/officeDocument/2006/relationships/hyperlink" Target="https://www.sciencedirect.com/science/article/pii/S2352249618300430" TargetMode="External"/><Relationship Id="rId17" Type="http://schemas.microsoft.com/office/2016/09/relationships/commentsIds" Target="commentsIds.xml"/><Relationship Id="rId25" Type="http://schemas.openxmlformats.org/officeDocument/2006/relationships/image" Target="media/image8.jpe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braham.kanz@okstate.edu" TargetMode="External"/><Relationship Id="rId24" Type="http://schemas.openxmlformats.org/officeDocument/2006/relationships/image" Target="media/image7.jpeg"/><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6.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ciencedirect.com/science/article/pii/S2352249618300430" TargetMode="External"/><Relationship Id="rId22" Type="http://schemas.openxmlformats.org/officeDocument/2006/relationships/image" Target="media/image5.jpeg"/><Relationship Id="rId27" Type="http://schemas.openxmlformats.org/officeDocument/2006/relationships/image" Target="media/image10.jpe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SK7bEB2z9CC0QNgZrUaxEhA6z0A==">AMUW2mUymwLd+UEF1TmNdoi1FouuX8Y3U5dG2MZHQVikBvLP2OT7e0RAonX5q5Wqd5qlhE20Y9jnpygjg7bT8rs5cUMOztDP8+PBvBr/WuHrDJ4gnPIYFfH/om1ZxJZABdXKaYklU+3P3Sc36Ey4hCzxUusTYbqCsDzM7vKCSLIn1KRq/zH87DgGvymwiHAYUHhG6oQahKjPEFTln1UjxHNgzAXbs5lzJe0pSJb1ef4vB2PZXjPYwgM=</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219FB-61D3-4B7E-B6A6-E21E44AC214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99CF8B0-84D2-4FDF-9617-AAA01F308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F53CD0-C204-44A6-BA84-2F3C87AF89FE}">
  <ds:schemaRefs>
    <ds:schemaRef ds:uri="http://schemas.microsoft.com/sharepoint/v3/contenttype/forms"/>
  </ds:schemaRefs>
</ds:datastoreItem>
</file>

<file path=customXml/itemProps5.xml><?xml version="1.0" encoding="utf-8"?>
<ds:datastoreItem xmlns:ds="http://schemas.openxmlformats.org/officeDocument/2006/customXml" ds:itemID="{1AAC0F26-C561-40F2-B006-5CE846BF9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36</Pages>
  <Words>7370</Words>
  <Characters>42011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Kanz</dc:creator>
  <cp:keywords/>
  <dc:description/>
  <cp:lastModifiedBy>Wesner, Jeff S</cp:lastModifiedBy>
  <cp:revision>22</cp:revision>
  <cp:lastPrinted>2021-05-21T15:26:00Z</cp:lastPrinted>
  <dcterms:created xsi:type="dcterms:W3CDTF">2021-08-09T16:05:00Z</dcterms:created>
  <dcterms:modified xsi:type="dcterms:W3CDTF">2021-08-11T20:57:00Z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ies>
</file>